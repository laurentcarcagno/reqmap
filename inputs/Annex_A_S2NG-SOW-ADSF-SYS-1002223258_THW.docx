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CA727" w14:textId="77777777" w:rsidR="0038348A" w:rsidRDefault="0038348A" w:rsidP="0038348A"/>
    <w:p w14:paraId="4435421C" w14:textId="2ABBACD5" w:rsidR="0038348A" w:rsidRPr="00515CAD" w:rsidRDefault="005F76B1" w:rsidP="0038348A">
      <w:pPr>
        <w:jc w:val="center"/>
        <w:rPr>
          <w:b/>
          <w:sz w:val="32"/>
          <w:szCs w:val="32"/>
        </w:rPr>
      </w:pPr>
      <w:r>
        <w:rPr>
          <w:b/>
          <w:sz w:val="32"/>
          <w:szCs w:val="32"/>
        </w:rPr>
        <w:t>Specific</w:t>
      </w:r>
      <w:r w:rsidR="002651B7">
        <w:rPr>
          <w:b/>
          <w:sz w:val="32"/>
          <w:szCs w:val="32"/>
        </w:rPr>
        <w:t xml:space="preserve"> </w:t>
      </w:r>
      <w:r w:rsidR="00515CAD">
        <w:rPr>
          <w:b/>
          <w:sz w:val="32"/>
          <w:szCs w:val="32"/>
        </w:rPr>
        <w:t>Statement of Work for the</w:t>
      </w:r>
      <w:r w:rsidR="0004244C">
        <w:rPr>
          <w:b/>
          <w:sz w:val="32"/>
          <w:szCs w:val="32"/>
        </w:rPr>
        <w:t xml:space="preserve"> </w:t>
      </w:r>
      <w:r w:rsidR="0004244C" w:rsidRPr="0004244C">
        <w:rPr>
          <w:b/>
          <w:sz w:val="32"/>
          <w:szCs w:val="32"/>
        </w:rPr>
        <w:t>Thermal Hardware</w:t>
      </w:r>
      <w:r w:rsidR="00515CAD">
        <w:rPr>
          <w:b/>
          <w:sz w:val="32"/>
          <w:szCs w:val="32"/>
        </w:rPr>
        <w:t xml:space="preserve"> </w:t>
      </w:r>
      <w:r w:rsidR="0004244C">
        <w:rPr>
          <w:b/>
          <w:sz w:val="32"/>
          <w:szCs w:val="32"/>
        </w:rPr>
        <w:t>(</w:t>
      </w:r>
      <w:r w:rsidR="0087034B">
        <w:rPr>
          <w:b/>
          <w:sz w:val="32"/>
          <w:szCs w:val="32"/>
        </w:rPr>
        <w:fldChar w:fldCharType="begin"/>
      </w:r>
      <w:r w:rsidR="0087034B">
        <w:rPr>
          <w:b/>
          <w:sz w:val="32"/>
          <w:szCs w:val="32"/>
        </w:rPr>
        <w:instrText xml:space="preserve"> DOCPROPERTY  Equipment  \* MERGEFORMAT </w:instrText>
      </w:r>
      <w:r w:rsidR="0087034B">
        <w:rPr>
          <w:b/>
          <w:sz w:val="32"/>
          <w:szCs w:val="32"/>
        </w:rPr>
        <w:fldChar w:fldCharType="separate"/>
      </w:r>
      <w:r w:rsidR="00DC585D">
        <w:rPr>
          <w:b/>
          <w:sz w:val="32"/>
          <w:szCs w:val="32"/>
        </w:rPr>
        <w:t>THW</w:t>
      </w:r>
      <w:r w:rsidR="0087034B">
        <w:rPr>
          <w:b/>
          <w:sz w:val="32"/>
          <w:szCs w:val="32"/>
        </w:rPr>
        <w:fldChar w:fldCharType="end"/>
      </w:r>
      <w:r w:rsidR="0004244C">
        <w:rPr>
          <w:b/>
          <w:sz w:val="32"/>
          <w:szCs w:val="32"/>
        </w:rPr>
        <w:t>)</w:t>
      </w:r>
      <w:r w:rsidR="000B445E">
        <w:rPr>
          <w:b/>
          <w:sz w:val="32"/>
          <w:szCs w:val="32"/>
        </w:rPr>
        <w:t xml:space="preserve"> </w:t>
      </w:r>
      <w:r w:rsidR="003C7468">
        <w:rPr>
          <w:b/>
          <w:sz w:val="32"/>
          <w:szCs w:val="32"/>
        </w:rPr>
        <w:t>f</w:t>
      </w:r>
      <w:r w:rsidR="002651B7" w:rsidRPr="004347C2">
        <w:rPr>
          <w:b/>
          <w:sz w:val="32"/>
          <w:szCs w:val="32"/>
        </w:rPr>
        <w:t xml:space="preserve">or the </w:t>
      </w:r>
      <w:r w:rsidR="00DB6733">
        <w:rPr>
          <w:b/>
          <w:sz w:val="32"/>
          <w:szCs w:val="32"/>
        </w:rPr>
        <w:fldChar w:fldCharType="begin"/>
      </w:r>
      <w:r w:rsidR="00DB6733">
        <w:rPr>
          <w:b/>
          <w:sz w:val="32"/>
          <w:szCs w:val="32"/>
        </w:rPr>
        <w:instrText xml:space="preserve"> DOCPROPERTY  Project  \* MERGEFORMAT </w:instrText>
      </w:r>
      <w:r w:rsidR="00DB6733">
        <w:rPr>
          <w:b/>
          <w:sz w:val="32"/>
          <w:szCs w:val="32"/>
        </w:rPr>
        <w:fldChar w:fldCharType="separate"/>
      </w:r>
      <w:r w:rsidR="00DC585D">
        <w:rPr>
          <w:b/>
          <w:sz w:val="32"/>
          <w:szCs w:val="32"/>
        </w:rPr>
        <w:t>S2NG</w:t>
      </w:r>
      <w:r w:rsidR="00DB6733">
        <w:rPr>
          <w:b/>
          <w:sz w:val="32"/>
          <w:szCs w:val="32"/>
        </w:rPr>
        <w:fldChar w:fldCharType="end"/>
      </w:r>
      <w:r w:rsidR="007D4BD5">
        <w:rPr>
          <w:b/>
          <w:sz w:val="32"/>
          <w:szCs w:val="32"/>
        </w:rPr>
        <w:t xml:space="preserve"> mission</w:t>
      </w:r>
    </w:p>
    <w:p w14:paraId="4A35F5D3" w14:textId="77777777" w:rsidR="0038348A" w:rsidRPr="00515CAD" w:rsidRDefault="0038348A" w:rsidP="0038348A"/>
    <w:p w14:paraId="13248EB3" w14:textId="77777777" w:rsidR="0038348A" w:rsidRPr="00515CAD" w:rsidRDefault="0038348A" w:rsidP="0038348A"/>
    <w:p w14:paraId="7C8323D8" w14:textId="7E48C50F" w:rsidR="0038348A" w:rsidRDefault="0038348A" w:rsidP="00F2730E">
      <w:pPr>
        <w:jc w:val="center"/>
      </w:pPr>
    </w:p>
    <w:p w14:paraId="48BCDE37" w14:textId="10A5B0EF" w:rsidR="000A69A0" w:rsidRDefault="000A69A0" w:rsidP="00F2730E">
      <w:pPr>
        <w:jc w:val="center"/>
      </w:pPr>
    </w:p>
    <w:p w14:paraId="3F818935" w14:textId="116545DB" w:rsidR="000A69A0" w:rsidRDefault="000A69A0" w:rsidP="00F2730E">
      <w:pPr>
        <w:jc w:val="center"/>
      </w:pPr>
    </w:p>
    <w:p w14:paraId="7535ADDC" w14:textId="77777777" w:rsidR="000A69A0" w:rsidRDefault="000A69A0" w:rsidP="00F2730E">
      <w:pPr>
        <w:jc w:val="center"/>
      </w:pPr>
    </w:p>
    <w:p w14:paraId="3A861DD4" w14:textId="463311AD" w:rsidR="000A69A0" w:rsidRDefault="000A69A0" w:rsidP="00F2730E">
      <w:pPr>
        <w:jc w:val="center"/>
      </w:pPr>
    </w:p>
    <w:p w14:paraId="3039F483" w14:textId="3A661730" w:rsidR="000A69A0" w:rsidRDefault="000A69A0" w:rsidP="00F2730E">
      <w:pPr>
        <w:jc w:val="center"/>
      </w:pPr>
    </w:p>
    <w:p w14:paraId="79945EDB" w14:textId="77777777" w:rsidR="000A69A0" w:rsidRPr="00515CAD" w:rsidRDefault="000A69A0" w:rsidP="00F2730E">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7"/>
      </w:tblGrid>
      <w:tr w:rsidR="00682E9A" w:rsidRPr="00F77F82" w14:paraId="11F0BC0E" w14:textId="77777777" w:rsidTr="00682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shd w:val="clear" w:color="auto" w:fill="auto"/>
          </w:tcPr>
          <w:p w14:paraId="776056BB" w14:textId="6472B4E9" w:rsidR="00682E9A" w:rsidRPr="00F77F82" w:rsidRDefault="00682E9A" w:rsidP="00F77F82">
            <w:pPr>
              <w:pStyle w:val="CORP-Normal"/>
              <w:spacing w:before="240"/>
              <w:rPr>
                <w:b w:val="0"/>
                <w:sz w:val="22"/>
                <w:szCs w:val="22"/>
                <w:lang w:val="de-DE"/>
              </w:rPr>
            </w:pPr>
            <w:r w:rsidRPr="00F77F82">
              <w:rPr>
                <w:sz w:val="22"/>
                <w:szCs w:val="22"/>
                <w:lang w:val="de-DE"/>
              </w:rPr>
              <w:t>DRL-</w:t>
            </w:r>
            <w:proofErr w:type="spellStart"/>
            <w:r w:rsidRPr="00F77F82">
              <w:rPr>
                <w:sz w:val="22"/>
                <w:szCs w:val="22"/>
                <w:lang w:val="de-DE"/>
              </w:rPr>
              <w:t>No</w:t>
            </w:r>
            <w:proofErr w:type="spellEnd"/>
            <w:r w:rsidRPr="00F77F82">
              <w:rPr>
                <w:b w:val="0"/>
                <w:sz w:val="22"/>
                <w:szCs w:val="22"/>
                <w:lang w:val="de-DE"/>
              </w:rPr>
              <w:t>.:</w:t>
            </w:r>
            <w:r w:rsidRPr="00F77F82">
              <w:rPr>
                <w:b w:val="0"/>
                <w:sz w:val="22"/>
                <w:szCs w:val="22"/>
                <w:lang w:val="de-DE"/>
              </w:rPr>
              <w:tab/>
            </w:r>
            <w:r w:rsidR="00F77F82" w:rsidRPr="00F77F82">
              <w:rPr>
                <w:b w:val="0"/>
                <w:sz w:val="22"/>
                <w:szCs w:val="22"/>
              </w:rPr>
              <w:t>N/A</w:t>
            </w:r>
          </w:p>
        </w:tc>
        <w:tc>
          <w:tcPr>
            <w:tcW w:w="5777" w:type="dxa"/>
            <w:vMerge w:val="restart"/>
            <w:shd w:val="clear" w:color="auto" w:fill="auto"/>
          </w:tcPr>
          <w:p w14:paraId="45EC366D" w14:textId="77777777" w:rsidR="00682E9A" w:rsidRPr="00F77F82" w:rsidRDefault="00682E9A" w:rsidP="004712EE">
            <w:pPr>
              <w:spacing w:before="240"/>
              <w:jc w:val="left"/>
              <w:cnfStyle w:val="100000000000" w:firstRow="1" w:lastRow="0" w:firstColumn="0" w:lastColumn="0" w:oddVBand="0" w:evenVBand="0" w:oddHBand="0" w:evenHBand="0" w:firstRowFirstColumn="0" w:firstRowLastColumn="0" w:lastRowFirstColumn="0" w:lastRowLastColumn="0"/>
              <w:rPr>
                <w:lang w:val="de-DE"/>
              </w:rPr>
            </w:pPr>
            <w:r w:rsidRPr="00610EF8">
              <w:rPr>
                <w:vanish/>
                <w:color w:val="FF0000"/>
                <w:szCs w:val="18"/>
                <w:lang w:val="en-US"/>
              </w:rPr>
              <w:t xml:space="preserve">This text is for additional project specific information as required, e.g. CI-No. or DRL-No. </w:t>
            </w:r>
            <w:r w:rsidRPr="00F77F82">
              <w:rPr>
                <w:vanish/>
                <w:color w:val="FF0000"/>
                <w:szCs w:val="18"/>
                <w:lang w:val="de-DE"/>
              </w:rPr>
              <w:t xml:space="preserve">Enter </w:t>
            </w:r>
            <w:proofErr w:type="spellStart"/>
            <w:r w:rsidRPr="00F77F82">
              <w:rPr>
                <w:vanish/>
                <w:color w:val="FF0000"/>
                <w:szCs w:val="18"/>
                <w:lang w:val="de-DE"/>
              </w:rPr>
              <w:t>specific</w:t>
            </w:r>
            <w:proofErr w:type="spellEnd"/>
            <w:r w:rsidRPr="00F77F82">
              <w:rPr>
                <w:vanish/>
                <w:color w:val="FF0000"/>
                <w:szCs w:val="18"/>
                <w:lang w:val="de-DE"/>
              </w:rPr>
              <w:t xml:space="preserve"> IDs </w:t>
            </w:r>
            <w:proofErr w:type="spellStart"/>
            <w:r w:rsidRPr="00F77F82">
              <w:rPr>
                <w:vanish/>
                <w:color w:val="FF0000"/>
                <w:szCs w:val="18"/>
                <w:lang w:val="de-DE"/>
              </w:rPr>
              <w:t>here</w:t>
            </w:r>
            <w:proofErr w:type="spellEnd"/>
            <w:r w:rsidRPr="00F77F82">
              <w:rPr>
                <w:vanish/>
                <w:color w:val="FF0000"/>
                <w:szCs w:val="18"/>
                <w:lang w:val="de-DE"/>
              </w:rPr>
              <w:t xml:space="preserve">. </w:t>
            </w:r>
            <w:proofErr w:type="spellStart"/>
            <w:r w:rsidRPr="00F77F82">
              <w:rPr>
                <w:vanish/>
                <w:color w:val="FF0000"/>
                <w:szCs w:val="18"/>
                <w:lang w:val="de-DE"/>
              </w:rPr>
              <w:t>If</w:t>
            </w:r>
            <w:proofErr w:type="spellEnd"/>
            <w:r w:rsidRPr="00F77F82">
              <w:rPr>
                <w:vanish/>
                <w:color w:val="FF0000"/>
                <w:szCs w:val="18"/>
                <w:lang w:val="de-DE"/>
              </w:rPr>
              <w:t xml:space="preserve"> not </w:t>
            </w:r>
            <w:proofErr w:type="spellStart"/>
            <w:r w:rsidRPr="00F77F82">
              <w:rPr>
                <w:vanish/>
                <w:color w:val="FF0000"/>
                <w:szCs w:val="18"/>
                <w:lang w:val="de-DE"/>
              </w:rPr>
              <w:t>needed</w:t>
            </w:r>
            <w:proofErr w:type="spellEnd"/>
            <w:r w:rsidRPr="00F77F82">
              <w:rPr>
                <w:vanish/>
                <w:color w:val="FF0000"/>
                <w:szCs w:val="18"/>
                <w:lang w:val="de-DE"/>
              </w:rPr>
              <w:t xml:space="preserve">, </w:t>
            </w:r>
            <w:proofErr w:type="spellStart"/>
            <w:r w:rsidRPr="00F77F82">
              <w:rPr>
                <w:vanish/>
                <w:color w:val="FF0000"/>
                <w:szCs w:val="18"/>
                <w:lang w:val="de-DE"/>
              </w:rPr>
              <w:t>insert</w:t>
            </w:r>
            <w:proofErr w:type="spellEnd"/>
            <w:r w:rsidRPr="00F77F82">
              <w:rPr>
                <w:vanish/>
                <w:color w:val="FF0000"/>
                <w:szCs w:val="18"/>
                <w:lang w:val="de-DE"/>
              </w:rPr>
              <w:t xml:space="preserve"> NA.</w:t>
            </w:r>
          </w:p>
        </w:tc>
      </w:tr>
      <w:tr w:rsidR="00682E9A" w:rsidRPr="00CE5471" w14:paraId="66880FBE" w14:textId="77777777" w:rsidTr="00682E9A">
        <w:tc>
          <w:tcPr>
            <w:cnfStyle w:val="001000000000" w:firstRow="0" w:lastRow="0" w:firstColumn="1" w:lastColumn="0" w:oddVBand="0" w:evenVBand="0" w:oddHBand="0" w:evenHBand="0" w:firstRowFirstColumn="0" w:firstRowLastColumn="0" w:lastRowFirstColumn="0" w:lastRowLastColumn="0"/>
            <w:tcW w:w="3510" w:type="dxa"/>
            <w:shd w:val="clear" w:color="auto" w:fill="auto"/>
          </w:tcPr>
          <w:p w14:paraId="5B6B315D" w14:textId="0A8EA554" w:rsidR="00682E9A" w:rsidRPr="006B2F98" w:rsidRDefault="00682E9A" w:rsidP="004712EE">
            <w:pPr>
              <w:pStyle w:val="CORP-Normal"/>
              <w:rPr>
                <w:sz w:val="22"/>
                <w:szCs w:val="22"/>
                <w:lang w:val="fr-FR"/>
              </w:rPr>
            </w:pPr>
            <w:r w:rsidRPr="006B2F98">
              <w:rPr>
                <w:b/>
                <w:sz w:val="22"/>
                <w:szCs w:val="22"/>
                <w:lang w:val="fr-FR"/>
              </w:rPr>
              <w:t>CI-No</w:t>
            </w:r>
            <w:proofErr w:type="gramStart"/>
            <w:r w:rsidRPr="006B2F98">
              <w:rPr>
                <w:b/>
                <w:sz w:val="22"/>
                <w:szCs w:val="22"/>
                <w:lang w:val="fr-FR"/>
              </w:rPr>
              <w:t>.:</w:t>
            </w:r>
            <w:proofErr w:type="gramEnd"/>
            <w:r w:rsidRPr="006B2F98">
              <w:rPr>
                <w:b/>
                <w:sz w:val="22"/>
                <w:szCs w:val="22"/>
                <w:lang w:val="fr-FR"/>
              </w:rPr>
              <w:tab/>
            </w:r>
            <w:r w:rsidRPr="00161865">
              <w:rPr>
                <w:sz w:val="22"/>
                <w:szCs w:val="22"/>
                <w:lang w:val="es-ES"/>
              </w:rPr>
              <w:fldChar w:fldCharType="begin"/>
            </w:r>
            <w:r w:rsidRPr="00161865">
              <w:rPr>
                <w:sz w:val="22"/>
                <w:szCs w:val="22"/>
                <w:lang w:val="fr-FR"/>
              </w:rPr>
              <w:instrText xml:space="preserve"> DOCPROPERTY  "CI Code"  \* MERGEFORMAT </w:instrText>
            </w:r>
            <w:r w:rsidRPr="00161865">
              <w:rPr>
                <w:sz w:val="22"/>
                <w:szCs w:val="22"/>
                <w:lang w:val="es-ES"/>
              </w:rPr>
              <w:fldChar w:fldCharType="separate"/>
            </w:r>
            <w:r w:rsidR="00DC585D">
              <w:rPr>
                <w:sz w:val="22"/>
                <w:szCs w:val="22"/>
                <w:lang w:val="fr-FR"/>
              </w:rPr>
              <w:t>TBC</w:t>
            </w:r>
            <w:r w:rsidRPr="00161865">
              <w:rPr>
                <w:sz w:val="22"/>
                <w:szCs w:val="22"/>
                <w:lang w:val="es-ES"/>
              </w:rPr>
              <w:fldChar w:fldCharType="end"/>
            </w:r>
          </w:p>
        </w:tc>
        <w:tc>
          <w:tcPr>
            <w:tcW w:w="5777" w:type="dxa"/>
            <w:vMerge/>
            <w:shd w:val="clear" w:color="auto" w:fill="auto"/>
          </w:tcPr>
          <w:p w14:paraId="3A51932E" w14:textId="77777777" w:rsidR="00682E9A" w:rsidRPr="006B2F98" w:rsidRDefault="00682E9A" w:rsidP="004712EE">
            <w:pPr>
              <w:pStyle w:val="CORP-Normal"/>
              <w:cnfStyle w:val="000000000000" w:firstRow="0" w:lastRow="0" w:firstColumn="0" w:lastColumn="0" w:oddVBand="0" w:evenVBand="0" w:oddHBand="0" w:evenHBand="0" w:firstRowFirstColumn="0" w:firstRowLastColumn="0" w:lastRowFirstColumn="0" w:lastRowLastColumn="0"/>
              <w:rPr>
                <w:lang w:val="fr-FR"/>
              </w:rPr>
            </w:pPr>
          </w:p>
        </w:tc>
      </w:tr>
    </w:tbl>
    <w:p w14:paraId="0CD0E988" w14:textId="77777777" w:rsidR="00682E9A" w:rsidRPr="005C4F4D" w:rsidRDefault="00682E9A" w:rsidP="00682E9A">
      <w:pPr>
        <w:pStyle w:val="CORP-Normal"/>
        <w:rPr>
          <w:lang w:val="fr-FR"/>
        </w:rPr>
      </w:pPr>
    </w:p>
    <w:p w14:paraId="459BC366" w14:textId="77777777" w:rsidR="00682E9A" w:rsidRPr="005C4F4D" w:rsidRDefault="00682E9A" w:rsidP="00682E9A">
      <w:pPr>
        <w:pStyle w:val="CORP-Normal"/>
        <w:rPr>
          <w:lang w:val="fr-FR"/>
        </w:rPr>
      </w:pPr>
    </w:p>
    <w:tbl>
      <w:tblPr>
        <w:tblW w:w="9895" w:type="dxa"/>
        <w:tblInd w:w="-34" w:type="dxa"/>
        <w:tblLook w:val="01E0" w:firstRow="1" w:lastRow="1" w:firstColumn="1" w:lastColumn="1" w:noHBand="0" w:noVBand="0"/>
      </w:tblPr>
      <w:tblGrid>
        <w:gridCol w:w="1418"/>
        <w:gridCol w:w="1843"/>
        <w:gridCol w:w="4286"/>
        <w:gridCol w:w="817"/>
        <w:gridCol w:w="1531"/>
      </w:tblGrid>
      <w:tr w:rsidR="00E06C2C" w:rsidRPr="00B86E21" w14:paraId="6DA9DC83" w14:textId="77777777" w:rsidTr="008E1F12">
        <w:tc>
          <w:tcPr>
            <w:tcW w:w="1418" w:type="dxa"/>
            <w:shd w:val="clear" w:color="auto" w:fill="auto"/>
          </w:tcPr>
          <w:p w14:paraId="01E7B89D" w14:textId="77777777" w:rsidR="00E06C2C" w:rsidRPr="00D136DC" w:rsidRDefault="00E06C2C" w:rsidP="008E1F12">
            <w:pPr>
              <w:pStyle w:val="CORP-Normal"/>
              <w:rPr>
                <w:rFonts w:cs="Arial"/>
                <w:b/>
                <w:bCs/>
                <w:i/>
                <w:sz w:val="18"/>
                <w:szCs w:val="18"/>
              </w:rPr>
            </w:pPr>
            <w:bookmarkStart w:id="0" w:name="_Hlk215655607"/>
            <w:r w:rsidRPr="00D136DC">
              <w:t>Prepared</w:t>
            </w:r>
            <w:r>
              <w:t xml:space="preserve"> by:</w:t>
            </w:r>
          </w:p>
        </w:tc>
        <w:tc>
          <w:tcPr>
            <w:tcW w:w="1843" w:type="dxa"/>
            <w:shd w:val="clear" w:color="auto" w:fill="auto"/>
          </w:tcPr>
          <w:p w14:paraId="31A21B21" w14:textId="77777777" w:rsidR="00E06C2C" w:rsidRPr="00D136DC" w:rsidRDefault="00E06C2C" w:rsidP="008E1F12">
            <w:pPr>
              <w:pStyle w:val="CORP-Normal"/>
              <w:rPr>
                <w:b/>
                <w:bCs/>
              </w:rPr>
            </w:pPr>
          </w:p>
        </w:tc>
        <w:tc>
          <w:tcPr>
            <w:tcW w:w="4286" w:type="dxa"/>
            <w:tcBorders>
              <w:bottom w:val="single" w:sz="4" w:space="0" w:color="auto"/>
            </w:tcBorders>
            <w:shd w:val="clear" w:color="auto" w:fill="auto"/>
          </w:tcPr>
          <w:p w14:paraId="32F78E65" w14:textId="77777777" w:rsidR="00E06C2C" w:rsidRPr="008325F1" w:rsidRDefault="00E06C2C" w:rsidP="008E1F12">
            <w:pPr>
              <w:pStyle w:val="CORP-Normal"/>
              <w:rPr>
                <w:b/>
                <w:bCs/>
              </w:rPr>
            </w:pPr>
          </w:p>
        </w:tc>
        <w:tc>
          <w:tcPr>
            <w:tcW w:w="817" w:type="dxa"/>
            <w:shd w:val="clear" w:color="auto" w:fill="auto"/>
          </w:tcPr>
          <w:p w14:paraId="5E1E7528" w14:textId="77777777" w:rsidR="00E06C2C" w:rsidRPr="00D136DC" w:rsidRDefault="00E06C2C" w:rsidP="008E1F12">
            <w:pPr>
              <w:pStyle w:val="CORP-Normal"/>
            </w:pPr>
            <w:proofErr w:type="gramStart"/>
            <w:r w:rsidRPr="00D136DC">
              <w:t>Date :</w:t>
            </w:r>
            <w:proofErr w:type="gramEnd"/>
          </w:p>
        </w:tc>
        <w:tc>
          <w:tcPr>
            <w:tcW w:w="1531" w:type="dxa"/>
            <w:tcBorders>
              <w:bottom w:val="single" w:sz="4" w:space="0" w:color="auto"/>
            </w:tcBorders>
            <w:shd w:val="clear" w:color="auto" w:fill="auto"/>
          </w:tcPr>
          <w:p w14:paraId="51816FC6" w14:textId="77777777" w:rsidR="00E06C2C" w:rsidRPr="00D136DC" w:rsidRDefault="00E06C2C" w:rsidP="008E1F12">
            <w:pPr>
              <w:pStyle w:val="CORP-Normal"/>
              <w:rPr>
                <w:b/>
                <w:bCs/>
              </w:rPr>
            </w:pPr>
          </w:p>
        </w:tc>
      </w:tr>
      <w:tr w:rsidR="00E06C2C" w:rsidRPr="005C4F4D" w14:paraId="627C9EFC" w14:textId="77777777" w:rsidTr="008E1F12">
        <w:tc>
          <w:tcPr>
            <w:tcW w:w="1418" w:type="dxa"/>
            <w:shd w:val="clear" w:color="auto" w:fill="auto"/>
          </w:tcPr>
          <w:p w14:paraId="287D88C6" w14:textId="77777777" w:rsidR="00E06C2C" w:rsidRPr="00D136DC" w:rsidRDefault="00E06C2C" w:rsidP="008E1F12">
            <w:pPr>
              <w:pStyle w:val="CORP-Normal"/>
              <w:rPr>
                <w:rFonts w:cs="Arial"/>
                <w:b/>
                <w:bCs/>
                <w:sz w:val="18"/>
                <w:szCs w:val="18"/>
              </w:rPr>
            </w:pPr>
          </w:p>
        </w:tc>
        <w:tc>
          <w:tcPr>
            <w:tcW w:w="1843" w:type="dxa"/>
            <w:shd w:val="clear" w:color="auto" w:fill="auto"/>
          </w:tcPr>
          <w:p w14:paraId="72F4DF14" w14:textId="77777777" w:rsidR="00E06C2C" w:rsidRPr="00D136DC" w:rsidRDefault="00E06C2C" w:rsidP="008E1F12">
            <w:pPr>
              <w:pStyle w:val="CORP-Normal"/>
              <w:rPr>
                <w:b/>
              </w:rPr>
            </w:pPr>
            <w:r w:rsidRPr="00244F01">
              <w:t>Name / Function</w:t>
            </w:r>
            <w:r w:rsidRPr="001A6921">
              <w:t>:</w:t>
            </w:r>
          </w:p>
        </w:tc>
        <w:tc>
          <w:tcPr>
            <w:tcW w:w="4286" w:type="dxa"/>
            <w:shd w:val="clear" w:color="auto" w:fill="auto"/>
          </w:tcPr>
          <w:p w14:paraId="371F0996" w14:textId="5F7F7CFF" w:rsidR="00E06C2C" w:rsidRPr="008C6C9F" w:rsidRDefault="007D3B83" w:rsidP="008E1F12">
            <w:pPr>
              <w:pStyle w:val="CORP-Normal"/>
            </w:pPr>
            <w:r>
              <w:t xml:space="preserve">Christopher Speidel / Thermal </w:t>
            </w:r>
            <w:r w:rsidR="00391E14">
              <w:t>Architect</w:t>
            </w:r>
          </w:p>
        </w:tc>
        <w:tc>
          <w:tcPr>
            <w:tcW w:w="817" w:type="dxa"/>
            <w:shd w:val="clear" w:color="auto" w:fill="auto"/>
          </w:tcPr>
          <w:p w14:paraId="3CBF9B21" w14:textId="77777777" w:rsidR="00E06C2C" w:rsidRPr="008C6C9F" w:rsidRDefault="00E06C2C" w:rsidP="008E1F12">
            <w:pPr>
              <w:pStyle w:val="CORP-Normal"/>
              <w:rPr>
                <w:b/>
                <w:bCs/>
              </w:rPr>
            </w:pPr>
          </w:p>
        </w:tc>
        <w:tc>
          <w:tcPr>
            <w:tcW w:w="1531" w:type="dxa"/>
            <w:shd w:val="clear" w:color="auto" w:fill="auto"/>
          </w:tcPr>
          <w:p w14:paraId="1DAF2073" w14:textId="77777777" w:rsidR="00E06C2C" w:rsidRPr="008C6C9F" w:rsidRDefault="00E06C2C" w:rsidP="008E1F12">
            <w:pPr>
              <w:pStyle w:val="CORP-Normal"/>
              <w:rPr>
                <w:b/>
                <w:bCs/>
              </w:rPr>
            </w:pPr>
          </w:p>
        </w:tc>
      </w:tr>
      <w:tr w:rsidR="00E06C2C" w:rsidRPr="005C4F4D" w14:paraId="2E2C7608" w14:textId="77777777" w:rsidTr="008E1F12">
        <w:tc>
          <w:tcPr>
            <w:tcW w:w="1418" w:type="dxa"/>
            <w:shd w:val="clear" w:color="auto" w:fill="auto"/>
          </w:tcPr>
          <w:p w14:paraId="61EC2720" w14:textId="77777777" w:rsidR="00E06C2C" w:rsidRPr="008C6C9F" w:rsidRDefault="00E06C2C" w:rsidP="008E1F12">
            <w:pPr>
              <w:pStyle w:val="CORP-Normal"/>
              <w:rPr>
                <w:rFonts w:cs="Arial"/>
                <w:b/>
                <w:bCs/>
                <w:sz w:val="18"/>
                <w:szCs w:val="18"/>
              </w:rPr>
            </w:pPr>
          </w:p>
        </w:tc>
        <w:tc>
          <w:tcPr>
            <w:tcW w:w="1843" w:type="dxa"/>
            <w:shd w:val="clear" w:color="auto" w:fill="auto"/>
          </w:tcPr>
          <w:p w14:paraId="3BA5E0F3" w14:textId="77777777" w:rsidR="00E06C2C" w:rsidRPr="008C6C9F" w:rsidRDefault="00E06C2C" w:rsidP="008E1F12">
            <w:pPr>
              <w:pStyle w:val="CORP-Normal"/>
              <w:rPr>
                <w:b/>
                <w:bCs/>
              </w:rPr>
            </w:pPr>
          </w:p>
        </w:tc>
        <w:tc>
          <w:tcPr>
            <w:tcW w:w="4286" w:type="dxa"/>
            <w:shd w:val="clear" w:color="auto" w:fill="auto"/>
          </w:tcPr>
          <w:p w14:paraId="65B39A73" w14:textId="77777777" w:rsidR="00E06C2C" w:rsidRPr="008C6C9F" w:rsidRDefault="00E06C2C" w:rsidP="008E1F12">
            <w:pPr>
              <w:pStyle w:val="CORP-Normal"/>
              <w:rPr>
                <w:b/>
                <w:bCs/>
              </w:rPr>
            </w:pPr>
          </w:p>
        </w:tc>
        <w:tc>
          <w:tcPr>
            <w:tcW w:w="817" w:type="dxa"/>
            <w:shd w:val="clear" w:color="auto" w:fill="auto"/>
          </w:tcPr>
          <w:p w14:paraId="36391541" w14:textId="77777777" w:rsidR="00E06C2C" w:rsidRPr="008C6C9F" w:rsidRDefault="00E06C2C" w:rsidP="008E1F12">
            <w:pPr>
              <w:pStyle w:val="CORP-Normal"/>
              <w:rPr>
                <w:b/>
                <w:bCs/>
              </w:rPr>
            </w:pPr>
          </w:p>
        </w:tc>
        <w:tc>
          <w:tcPr>
            <w:tcW w:w="1531" w:type="dxa"/>
            <w:shd w:val="clear" w:color="auto" w:fill="auto"/>
          </w:tcPr>
          <w:p w14:paraId="46F13288" w14:textId="77777777" w:rsidR="00E06C2C" w:rsidRPr="008C6C9F" w:rsidRDefault="00E06C2C" w:rsidP="008E1F12">
            <w:pPr>
              <w:pStyle w:val="CORP-Normal"/>
              <w:rPr>
                <w:b/>
                <w:bCs/>
              </w:rPr>
            </w:pPr>
          </w:p>
        </w:tc>
      </w:tr>
      <w:tr w:rsidR="00E06C2C" w:rsidRPr="005C4F4D" w14:paraId="439B8E33" w14:textId="77777777" w:rsidTr="008E1F12">
        <w:tc>
          <w:tcPr>
            <w:tcW w:w="1418" w:type="dxa"/>
            <w:shd w:val="clear" w:color="auto" w:fill="auto"/>
          </w:tcPr>
          <w:p w14:paraId="7AB8D696" w14:textId="77777777" w:rsidR="00E06C2C" w:rsidRPr="008C6C9F" w:rsidRDefault="00E06C2C" w:rsidP="008E1F12">
            <w:pPr>
              <w:pStyle w:val="CORP-Normal"/>
              <w:rPr>
                <w:rFonts w:cs="Arial"/>
                <w:b/>
                <w:bCs/>
                <w:sz w:val="18"/>
                <w:szCs w:val="18"/>
              </w:rPr>
            </w:pPr>
            <w:r w:rsidRPr="00D136DC">
              <w:t>Approved</w:t>
            </w:r>
            <w:r>
              <w:t xml:space="preserve"> by:</w:t>
            </w:r>
          </w:p>
        </w:tc>
        <w:tc>
          <w:tcPr>
            <w:tcW w:w="1843" w:type="dxa"/>
            <w:shd w:val="clear" w:color="auto" w:fill="auto"/>
          </w:tcPr>
          <w:p w14:paraId="200D35D9" w14:textId="77777777" w:rsidR="00E06C2C" w:rsidRPr="008C6C9F" w:rsidRDefault="00E06C2C" w:rsidP="008E1F12">
            <w:pPr>
              <w:pStyle w:val="CORP-Normal"/>
              <w:rPr>
                <w:b/>
                <w:bCs/>
              </w:rPr>
            </w:pPr>
          </w:p>
        </w:tc>
        <w:tc>
          <w:tcPr>
            <w:tcW w:w="4286" w:type="dxa"/>
            <w:tcBorders>
              <w:bottom w:val="single" w:sz="4" w:space="0" w:color="auto"/>
            </w:tcBorders>
            <w:shd w:val="clear" w:color="auto" w:fill="auto"/>
          </w:tcPr>
          <w:p w14:paraId="35D79B53" w14:textId="77777777" w:rsidR="00E06C2C" w:rsidRPr="008C6C9F" w:rsidRDefault="00E06C2C" w:rsidP="008E1F12">
            <w:pPr>
              <w:pStyle w:val="CORP-Normal"/>
              <w:rPr>
                <w:b/>
                <w:bCs/>
              </w:rPr>
            </w:pPr>
          </w:p>
        </w:tc>
        <w:tc>
          <w:tcPr>
            <w:tcW w:w="817" w:type="dxa"/>
            <w:shd w:val="clear" w:color="auto" w:fill="auto"/>
          </w:tcPr>
          <w:p w14:paraId="2B6EA2A9" w14:textId="77777777" w:rsidR="00E06C2C" w:rsidRPr="008C6C9F" w:rsidRDefault="00E06C2C" w:rsidP="008E1F12">
            <w:pPr>
              <w:pStyle w:val="CORP-Normal"/>
              <w:rPr>
                <w:b/>
                <w:bCs/>
              </w:rPr>
            </w:pPr>
            <w:proofErr w:type="gramStart"/>
            <w:r w:rsidRPr="00D136DC">
              <w:t>Date :</w:t>
            </w:r>
            <w:proofErr w:type="gramEnd"/>
          </w:p>
        </w:tc>
        <w:tc>
          <w:tcPr>
            <w:tcW w:w="1531" w:type="dxa"/>
            <w:tcBorders>
              <w:bottom w:val="single" w:sz="4" w:space="0" w:color="auto"/>
            </w:tcBorders>
            <w:shd w:val="clear" w:color="auto" w:fill="auto"/>
          </w:tcPr>
          <w:p w14:paraId="4E62E943" w14:textId="77777777" w:rsidR="00E06C2C" w:rsidRPr="008C6C9F" w:rsidRDefault="00E06C2C" w:rsidP="008E1F12">
            <w:pPr>
              <w:pStyle w:val="CORP-Normal"/>
              <w:rPr>
                <w:b/>
                <w:bCs/>
              </w:rPr>
            </w:pPr>
          </w:p>
        </w:tc>
      </w:tr>
      <w:tr w:rsidR="00E06C2C" w:rsidRPr="005C4F4D" w14:paraId="48CD1816" w14:textId="77777777" w:rsidTr="008E1F12">
        <w:tc>
          <w:tcPr>
            <w:tcW w:w="1418" w:type="dxa"/>
            <w:shd w:val="clear" w:color="auto" w:fill="auto"/>
          </w:tcPr>
          <w:p w14:paraId="41AB12B8" w14:textId="77777777" w:rsidR="00E06C2C" w:rsidRPr="008C6C9F" w:rsidRDefault="00E06C2C" w:rsidP="008E1F12">
            <w:pPr>
              <w:pStyle w:val="CORP-Normal"/>
              <w:rPr>
                <w:rFonts w:cs="Arial"/>
                <w:b/>
                <w:bCs/>
                <w:sz w:val="18"/>
                <w:szCs w:val="18"/>
              </w:rPr>
            </w:pPr>
          </w:p>
        </w:tc>
        <w:tc>
          <w:tcPr>
            <w:tcW w:w="1843" w:type="dxa"/>
            <w:shd w:val="clear" w:color="auto" w:fill="auto"/>
          </w:tcPr>
          <w:p w14:paraId="5AF9EEAA" w14:textId="77777777" w:rsidR="00E06C2C" w:rsidRPr="008C6C9F" w:rsidRDefault="00E06C2C" w:rsidP="008E1F12">
            <w:pPr>
              <w:pStyle w:val="CORP-Normal"/>
              <w:rPr>
                <w:b/>
                <w:bCs/>
              </w:rPr>
            </w:pPr>
            <w:r w:rsidRPr="00244F01">
              <w:t>Name / Function:</w:t>
            </w:r>
          </w:p>
        </w:tc>
        <w:tc>
          <w:tcPr>
            <w:tcW w:w="4286" w:type="dxa"/>
            <w:tcBorders>
              <w:top w:val="single" w:sz="4" w:space="0" w:color="auto"/>
            </w:tcBorders>
            <w:shd w:val="clear" w:color="auto" w:fill="auto"/>
          </w:tcPr>
          <w:p w14:paraId="4145D716" w14:textId="58FBD2B3" w:rsidR="00E06C2C" w:rsidRPr="008C6C9F" w:rsidRDefault="007A5181" w:rsidP="008E1F12">
            <w:pPr>
              <w:pStyle w:val="CORP-Normal"/>
              <w:rPr>
                <w:b/>
                <w:bCs/>
              </w:rPr>
            </w:pPr>
            <w:r>
              <w:t>Sabine Pr</w:t>
            </w:r>
            <w:r w:rsidR="00391E14">
              <w:t>ö</w:t>
            </w:r>
            <w:r>
              <w:t>ll</w:t>
            </w:r>
            <w:r w:rsidR="00E06C2C">
              <w:t xml:space="preserve"> / </w:t>
            </w:r>
            <w:r>
              <w:t>Industrial Management</w:t>
            </w:r>
          </w:p>
        </w:tc>
        <w:tc>
          <w:tcPr>
            <w:tcW w:w="817" w:type="dxa"/>
            <w:shd w:val="clear" w:color="auto" w:fill="auto"/>
          </w:tcPr>
          <w:p w14:paraId="2F592CFA" w14:textId="77777777" w:rsidR="00E06C2C" w:rsidRPr="008C6C9F" w:rsidRDefault="00E06C2C" w:rsidP="008E1F12">
            <w:pPr>
              <w:pStyle w:val="CORP-Normal"/>
              <w:rPr>
                <w:b/>
                <w:bCs/>
              </w:rPr>
            </w:pPr>
          </w:p>
        </w:tc>
        <w:tc>
          <w:tcPr>
            <w:tcW w:w="1531" w:type="dxa"/>
            <w:tcBorders>
              <w:top w:val="single" w:sz="4" w:space="0" w:color="auto"/>
            </w:tcBorders>
            <w:shd w:val="clear" w:color="auto" w:fill="auto"/>
          </w:tcPr>
          <w:p w14:paraId="0B1F3F53" w14:textId="77777777" w:rsidR="00E06C2C" w:rsidRPr="008C6C9F" w:rsidRDefault="00E06C2C" w:rsidP="008E1F12">
            <w:pPr>
              <w:pStyle w:val="CORP-Normal"/>
              <w:rPr>
                <w:b/>
                <w:bCs/>
              </w:rPr>
            </w:pPr>
          </w:p>
        </w:tc>
      </w:tr>
      <w:tr w:rsidR="00E06C2C" w:rsidRPr="005C4F4D" w14:paraId="2761C21B" w14:textId="77777777" w:rsidTr="008E1F12">
        <w:trPr>
          <w:trHeight w:val="622"/>
        </w:trPr>
        <w:tc>
          <w:tcPr>
            <w:tcW w:w="1418" w:type="dxa"/>
            <w:shd w:val="clear" w:color="auto" w:fill="auto"/>
            <w:vAlign w:val="bottom"/>
          </w:tcPr>
          <w:p w14:paraId="7F21E206" w14:textId="77777777" w:rsidR="00E06C2C" w:rsidRPr="008C6C9F" w:rsidRDefault="00E06C2C" w:rsidP="008E1F12">
            <w:pPr>
              <w:pStyle w:val="CORP-Normal"/>
              <w:rPr>
                <w:rFonts w:cs="Arial"/>
                <w:b/>
                <w:bCs/>
                <w:sz w:val="18"/>
                <w:szCs w:val="18"/>
              </w:rPr>
            </w:pPr>
            <w:r w:rsidRPr="00D136DC">
              <w:t>Approved</w:t>
            </w:r>
            <w:r>
              <w:t xml:space="preserve"> by:</w:t>
            </w:r>
          </w:p>
        </w:tc>
        <w:tc>
          <w:tcPr>
            <w:tcW w:w="1843" w:type="dxa"/>
            <w:shd w:val="clear" w:color="auto" w:fill="auto"/>
          </w:tcPr>
          <w:p w14:paraId="51E8FECF" w14:textId="77777777" w:rsidR="00E06C2C" w:rsidRPr="00244F01" w:rsidRDefault="00E06C2C" w:rsidP="008E1F12">
            <w:pPr>
              <w:pStyle w:val="CORP-Normal"/>
            </w:pPr>
          </w:p>
        </w:tc>
        <w:tc>
          <w:tcPr>
            <w:tcW w:w="4286" w:type="dxa"/>
            <w:shd w:val="clear" w:color="auto" w:fill="auto"/>
          </w:tcPr>
          <w:p w14:paraId="72842423" w14:textId="77777777" w:rsidR="00E06C2C" w:rsidRDefault="00E06C2C" w:rsidP="008E1F12">
            <w:pPr>
              <w:pStyle w:val="CORP-Normal"/>
            </w:pPr>
          </w:p>
        </w:tc>
        <w:tc>
          <w:tcPr>
            <w:tcW w:w="817" w:type="dxa"/>
            <w:shd w:val="clear" w:color="auto" w:fill="auto"/>
            <w:vAlign w:val="bottom"/>
          </w:tcPr>
          <w:p w14:paraId="526B43DB" w14:textId="77777777" w:rsidR="00E06C2C" w:rsidRPr="008C6C9F" w:rsidRDefault="00E06C2C" w:rsidP="008E1F12">
            <w:pPr>
              <w:pStyle w:val="CORP-Normal"/>
              <w:rPr>
                <w:b/>
                <w:bCs/>
              </w:rPr>
            </w:pPr>
            <w:proofErr w:type="gramStart"/>
            <w:r w:rsidRPr="00D136DC">
              <w:t>Date :</w:t>
            </w:r>
            <w:proofErr w:type="gramEnd"/>
          </w:p>
        </w:tc>
        <w:tc>
          <w:tcPr>
            <w:tcW w:w="1531" w:type="dxa"/>
            <w:shd w:val="clear" w:color="auto" w:fill="auto"/>
          </w:tcPr>
          <w:p w14:paraId="78170D2F" w14:textId="77777777" w:rsidR="00E06C2C" w:rsidRPr="008C6C9F" w:rsidRDefault="00E06C2C" w:rsidP="008E1F12">
            <w:pPr>
              <w:pStyle w:val="CORP-Normal"/>
              <w:rPr>
                <w:b/>
                <w:bCs/>
              </w:rPr>
            </w:pPr>
          </w:p>
        </w:tc>
      </w:tr>
      <w:tr w:rsidR="00E06C2C" w:rsidRPr="005C4F4D" w14:paraId="26C744EC" w14:textId="77777777" w:rsidTr="008E1F12">
        <w:tc>
          <w:tcPr>
            <w:tcW w:w="1418" w:type="dxa"/>
            <w:shd w:val="clear" w:color="auto" w:fill="auto"/>
          </w:tcPr>
          <w:p w14:paraId="6C604D5D" w14:textId="77777777" w:rsidR="00E06C2C" w:rsidRPr="008C6C9F" w:rsidRDefault="00E06C2C" w:rsidP="008E1F12">
            <w:pPr>
              <w:pStyle w:val="CORP-Normal"/>
              <w:rPr>
                <w:rFonts w:cs="Arial"/>
                <w:b/>
                <w:bCs/>
                <w:sz w:val="18"/>
                <w:szCs w:val="18"/>
              </w:rPr>
            </w:pPr>
          </w:p>
        </w:tc>
        <w:tc>
          <w:tcPr>
            <w:tcW w:w="1843" w:type="dxa"/>
            <w:shd w:val="clear" w:color="auto" w:fill="auto"/>
          </w:tcPr>
          <w:p w14:paraId="4584D488" w14:textId="77777777" w:rsidR="00E06C2C" w:rsidRPr="00244F01" w:rsidRDefault="00E06C2C" w:rsidP="008E1F12">
            <w:pPr>
              <w:pStyle w:val="CORP-Normal"/>
            </w:pPr>
            <w:r w:rsidRPr="00244F01">
              <w:t>Name / Function:</w:t>
            </w:r>
          </w:p>
        </w:tc>
        <w:tc>
          <w:tcPr>
            <w:tcW w:w="4286" w:type="dxa"/>
            <w:tcBorders>
              <w:top w:val="single" w:sz="4" w:space="0" w:color="auto"/>
            </w:tcBorders>
            <w:shd w:val="clear" w:color="auto" w:fill="auto"/>
          </w:tcPr>
          <w:p w14:paraId="13DA470A" w14:textId="289BF5B7" w:rsidR="00E06C2C" w:rsidRDefault="007D3B83" w:rsidP="008E1F12">
            <w:pPr>
              <w:pStyle w:val="CORP-Normal"/>
            </w:pPr>
            <w:r>
              <w:t>Mart</w:t>
            </w:r>
            <w:r w:rsidR="007A5181">
              <w:t>ij</w:t>
            </w:r>
            <w:r>
              <w:t xml:space="preserve">n </w:t>
            </w:r>
            <w:r w:rsidR="007A5181">
              <w:t>Theunissen</w:t>
            </w:r>
            <w:r w:rsidR="00E06C2C">
              <w:t xml:space="preserve"> </w:t>
            </w:r>
            <w:r w:rsidR="00E06C2C" w:rsidRPr="001A6921">
              <w:t xml:space="preserve">/ </w:t>
            </w:r>
            <w:r w:rsidR="00391E14">
              <w:t>Chief</w:t>
            </w:r>
            <w:r w:rsidR="00E06C2C">
              <w:t xml:space="preserve"> Engineer</w:t>
            </w:r>
          </w:p>
        </w:tc>
        <w:tc>
          <w:tcPr>
            <w:tcW w:w="817" w:type="dxa"/>
            <w:shd w:val="clear" w:color="auto" w:fill="auto"/>
          </w:tcPr>
          <w:p w14:paraId="37E4181C" w14:textId="77777777" w:rsidR="00E06C2C" w:rsidRPr="008C6C9F" w:rsidRDefault="00E06C2C" w:rsidP="008E1F12">
            <w:pPr>
              <w:pStyle w:val="CORP-Normal"/>
              <w:rPr>
                <w:b/>
                <w:bCs/>
              </w:rPr>
            </w:pPr>
          </w:p>
        </w:tc>
        <w:tc>
          <w:tcPr>
            <w:tcW w:w="1531" w:type="dxa"/>
            <w:tcBorders>
              <w:top w:val="single" w:sz="4" w:space="0" w:color="auto"/>
            </w:tcBorders>
            <w:shd w:val="clear" w:color="auto" w:fill="auto"/>
          </w:tcPr>
          <w:p w14:paraId="447DBCF8" w14:textId="77777777" w:rsidR="00E06C2C" w:rsidRPr="008C6C9F" w:rsidRDefault="00E06C2C" w:rsidP="008E1F12">
            <w:pPr>
              <w:pStyle w:val="CORP-Normal"/>
              <w:rPr>
                <w:b/>
                <w:bCs/>
              </w:rPr>
            </w:pPr>
          </w:p>
        </w:tc>
      </w:tr>
      <w:tr w:rsidR="00E06C2C" w:rsidRPr="00B86E21" w14:paraId="347CAFE2" w14:textId="77777777" w:rsidTr="008E1F12">
        <w:tc>
          <w:tcPr>
            <w:tcW w:w="1418" w:type="dxa"/>
            <w:shd w:val="clear" w:color="auto" w:fill="auto"/>
          </w:tcPr>
          <w:p w14:paraId="45ABC882" w14:textId="77777777" w:rsidR="00E06C2C" w:rsidRDefault="00E06C2C" w:rsidP="008E1F12">
            <w:pPr>
              <w:pStyle w:val="CORP-Normal"/>
            </w:pPr>
          </w:p>
        </w:tc>
        <w:tc>
          <w:tcPr>
            <w:tcW w:w="1843" w:type="dxa"/>
            <w:shd w:val="clear" w:color="auto" w:fill="auto"/>
          </w:tcPr>
          <w:p w14:paraId="6A37F499" w14:textId="77777777" w:rsidR="00E06C2C" w:rsidRPr="00D136DC" w:rsidRDefault="00E06C2C" w:rsidP="008E1F12">
            <w:pPr>
              <w:pStyle w:val="CORP-Normal"/>
              <w:rPr>
                <w:b/>
                <w:bCs/>
              </w:rPr>
            </w:pPr>
          </w:p>
        </w:tc>
        <w:tc>
          <w:tcPr>
            <w:tcW w:w="4286" w:type="dxa"/>
            <w:shd w:val="clear" w:color="auto" w:fill="auto"/>
          </w:tcPr>
          <w:p w14:paraId="7FAF7575" w14:textId="77777777" w:rsidR="00E06C2C" w:rsidRPr="00D136DC" w:rsidRDefault="00E06C2C" w:rsidP="008E1F12">
            <w:pPr>
              <w:pStyle w:val="CORP-Normal"/>
              <w:rPr>
                <w:b/>
                <w:bCs/>
              </w:rPr>
            </w:pPr>
          </w:p>
        </w:tc>
        <w:tc>
          <w:tcPr>
            <w:tcW w:w="817" w:type="dxa"/>
            <w:shd w:val="clear" w:color="auto" w:fill="auto"/>
          </w:tcPr>
          <w:p w14:paraId="093A0E95" w14:textId="77777777" w:rsidR="00E06C2C" w:rsidRPr="00D136DC" w:rsidRDefault="00E06C2C" w:rsidP="008E1F12">
            <w:pPr>
              <w:pStyle w:val="CORP-Normal"/>
            </w:pPr>
          </w:p>
        </w:tc>
        <w:tc>
          <w:tcPr>
            <w:tcW w:w="1531" w:type="dxa"/>
            <w:shd w:val="clear" w:color="auto" w:fill="auto"/>
          </w:tcPr>
          <w:p w14:paraId="134E0E06" w14:textId="77777777" w:rsidR="00E06C2C" w:rsidRPr="00D136DC" w:rsidRDefault="00E06C2C" w:rsidP="008E1F12">
            <w:pPr>
              <w:pStyle w:val="CORP-Normal"/>
              <w:rPr>
                <w:b/>
                <w:bCs/>
              </w:rPr>
            </w:pPr>
          </w:p>
        </w:tc>
      </w:tr>
      <w:tr w:rsidR="00E06C2C" w:rsidRPr="00CA508C" w14:paraId="2E44AFDC" w14:textId="77777777" w:rsidTr="008E1F12">
        <w:tc>
          <w:tcPr>
            <w:tcW w:w="1418" w:type="dxa"/>
            <w:shd w:val="clear" w:color="auto" w:fill="auto"/>
          </w:tcPr>
          <w:p w14:paraId="2E743151" w14:textId="77777777" w:rsidR="00E06C2C" w:rsidRPr="00D136DC" w:rsidRDefault="00E06C2C" w:rsidP="008E1F12">
            <w:pPr>
              <w:pStyle w:val="CORP-Normal"/>
              <w:rPr>
                <w:b/>
                <w:bCs/>
              </w:rPr>
            </w:pPr>
            <w:r w:rsidRPr="00D136DC">
              <w:t>Released</w:t>
            </w:r>
            <w:r>
              <w:t xml:space="preserve"> by:</w:t>
            </w:r>
          </w:p>
        </w:tc>
        <w:tc>
          <w:tcPr>
            <w:tcW w:w="1843" w:type="dxa"/>
            <w:shd w:val="clear" w:color="auto" w:fill="auto"/>
          </w:tcPr>
          <w:p w14:paraId="3A94BD74" w14:textId="77777777" w:rsidR="00E06C2C" w:rsidRPr="00D136DC" w:rsidRDefault="00E06C2C" w:rsidP="008E1F12">
            <w:pPr>
              <w:pStyle w:val="CORP-Normal"/>
              <w:rPr>
                <w:b/>
                <w:bCs/>
              </w:rPr>
            </w:pPr>
          </w:p>
        </w:tc>
        <w:tc>
          <w:tcPr>
            <w:tcW w:w="4286" w:type="dxa"/>
            <w:tcBorders>
              <w:bottom w:val="single" w:sz="4" w:space="0" w:color="auto"/>
            </w:tcBorders>
            <w:shd w:val="clear" w:color="auto" w:fill="auto"/>
          </w:tcPr>
          <w:p w14:paraId="7734DA7D" w14:textId="77777777" w:rsidR="00E06C2C" w:rsidRPr="00D136DC" w:rsidRDefault="00E06C2C" w:rsidP="008E1F12">
            <w:pPr>
              <w:pStyle w:val="CORP-Normal"/>
              <w:rPr>
                <w:b/>
                <w:bCs/>
              </w:rPr>
            </w:pPr>
          </w:p>
        </w:tc>
        <w:tc>
          <w:tcPr>
            <w:tcW w:w="817" w:type="dxa"/>
            <w:shd w:val="clear" w:color="auto" w:fill="auto"/>
          </w:tcPr>
          <w:p w14:paraId="41AED4F6" w14:textId="77777777" w:rsidR="00E06C2C" w:rsidRPr="00D136DC" w:rsidRDefault="00E06C2C" w:rsidP="008E1F12">
            <w:pPr>
              <w:pStyle w:val="CORP-Normal"/>
            </w:pPr>
            <w:proofErr w:type="gramStart"/>
            <w:r w:rsidRPr="00D136DC">
              <w:t>Date :</w:t>
            </w:r>
            <w:proofErr w:type="gramEnd"/>
          </w:p>
        </w:tc>
        <w:tc>
          <w:tcPr>
            <w:tcW w:w="1531" w:type="dxa"/>
            <w:tcBorders>
              <w:bottom w:val="single" w:sz="4" w:space="0" w:color="auto"/>
            </w:tcBorders>
            <w:shd w:val="clear" w:color="auto" w:fill="auto"/>
          </w:tcPr>
          <w:p w14:paraId="6B2CBC67" w14:textId="77777777" w:rsidR="00E06C2C" w:rsidRPr="00D136DC" w:rsidRDefault="00E06C2C" w:rsidP="008E1F12">
            <w:pPr>
              <w:pStyle w:val="CORP-Normal"/>
              <w:rPr>
                <w:b/>
                <w:bCs/>
              </w:rPr>
            </w:pPr>
          </w:p>
        </w:tc>
      </w:tr>
      <w:tr w:rsidR="00E06C2C" w:rsidRPr="00CA508C" w14:paraId="4BA83856" w14:textId="77777777" w:rsidTr="008E1F12">
        <w:tc>
          <w:tcPr>
            <w:tcW w:w="1418" w:type="dxa"/>
            <w:shd w:val="clear" w:color="auto" w:fill="auto"/>
          </w:tcPr>
          <w:p w14:paraId="1C1B48E4" w14:textId="77777777" w:rsidR="00E06C2C" w:rsidRPr="00D136DC" w:rsidRDefault="00E06C2C" w:rsidP="008E1F12">
            <w:pPr>
              <w:pStyle w:val="CORP-Normal"/>
              <w:rPr>
                <w:b/>
                <w:bCs/>
              </w:rPr>
            </w:pPr>
          </w:p>
        </w:tc>
        <w:tc>
          <w:tcPr>
            <w:tcW w:w="1843" w:type="dxa"/>
            <w:shd w:val="clear" w:color="auto" w:fill="auto"/>
          </w:tcPr>
          <w:p w14:paraId="5DC80E9F" w14:textId="77777777" w:rsidR="00E06C2C" w:rsidRPr="00244F01" w:rsidRDefault="00E06C2C" w:rsidP="008E1F12">
            <w:pPr>
              <w:pStyle w:val="CORP-Normal"/>
            </w:pPr>
            <w:r w:rsidRPr="00244F01">
              <w:t>Name / Function:</w:t>
            </w:r>
          </w:p>
        </w:tc>
        <w:tc>
          <w:tcPr>
            <w:tcW w:w="4286" w:type="dxa"/>
            <w:shd w:val="clear" w:color="auto" w:fill="auto"/>
          </w:tcPr>
          <w:p w14:paraId="5EE5C1A7" w14:textId="38C101E3" w:rsidR="00E06C2C" w:rsidRPr="00D136DC" w:rsidRDefault="007D3B83" w:rsidP="008E1F12">
            <w:pPr>
              <w:pStyle w:val="CORP-Normal"/>
            </w:pPr>
            <w:r>
              <w:t>Marcus Glatt</w:t>
            </w:r>
            <w:r w:rsidR="00E06C2C">
              <w:t xml:space="preserve"> / </w:t>
            </w:r>
            <w:r w:rsidR="00391E14">
              <w:t>Project</w:t>
            </w:r>
            <w:r>
              <w:t xml:space="preserve"> Manager</w:t>
            </w:r>
          </w:p>
        </w:tc>
        <w:tc>
          <w:tcPr>
            <w:tcW w:w="817" w:type="dxa"/>
            <w:shd w:val="clear" w:color="auto" w:fill="auto"/>
          </w:tcPr>
          <w:p w14:paraId="2F42FFFB" w14:textId="77777777" w:rsidR="00E06C2C" w:rsidRPr="00D136DC" w:rsidRDefault="00E06C2C" w:rsidP="008E1F12">
            <w:pPr>
              <w:pStyle w:val="CORP-Normal"/>
              <w:rPr>
                <w:b/>
                <w:bCs/>
              </w:rPr>
            </w:pPr>
          </w:p>
        </w:tc>
        <w:tc>
          <w:tcPr>
            <w:tcW w:w="1531" w:type="dxa"/>
            <w:shd w:val="clear" w:color="auto" w:fill="auto"/>
          </w:tcPr>
          <w:p w14:paraId="386311A2" w14:textId="77777777" w:rsidR="00E06C2C" w:rsidRPr="00D136DC" w:rsidRDefault="00E06C2C" w:rsidP="008E1F12">
            <w:pPr>
              <w:pStyle w:val="CORP-Normal"/>
              <w:rPr>
                <w:b/>
                <w:bCs/>
              </w:rPr>
            </w:pPr>
          </w:p>
        </w:tc>
      </w:tr>
      <w:tr w:rsidR="00E06C2C" w:rsidRPr="00CA508C" w14:paraId="31434241" w14:textId="77777777" w:rsidTr="008E1F12">
        <w:tc>
          <w:tcPr>
            <w:tcW w:w="1418" w:type="dxa"/>
            <w:shd w:val="clear" w:color="auto" w:fill="auto"/>
          </w:tcPr>
          <w:p w14:paraId="0F8615D5" w14:textId="77777777" w:rsidR="00E06C2C" w:rsidRPr="00D136DC" w:rsidRDefault="00E06C2C" w:rsidP="008E1F12">
            <w:pPr>
              <w:pStyle w:val="CORP-Normal"/>
              <w:rPr>
                <w:b/>
                <w:bCs/>
              </w:rPr>
            </w:pPr>
          </w:p>
        </w:tc>
        <w:tc>
          <w:tcPr>
            <w:tcW w:w="1843" w:type="dxa"/>
            <w:shd w:val="clear" w:color="auto" w:fill="auto"/>
          </w:tcPr>
          <w:p w14:paraId="26005702" w14:textId="77777777" w:rsidR="00E06C2C" w:rsidRPr="00D136DC" w:rsidRDefault="00E06C2C" w:rsidP="008E1F12">
            <w:pPr>
              <w:pStyle w:val="CORP-Normal"/>
              <w:rPr>
                <w:b/>
                <w:bCs/>
              </w:rPr>
            </w:pPr>
          </w:p>
        </w:tc>
        <w:tc>
          <w:tcPr>
            <w:tcW w:w="4286" w:type="dxa"/>
            <w:shd w:val="clear" w:color="auto" w:fill="auto"/>
          </w:tcPr>
          <w:p w14:paraId="7616BE44" w14:textId="77777777" w:rsidR="00E06C2C" w:rsidRPr="00D136DC" w:rsidRDefault="00E06C2C" w:rsidP="008E1F12">
            <w:pPr>
              <w:pStyle w:val="CORP-Normal"/>
              <w:rPr>
                <w:b/>
                <w:bCs/>
              </w:rPr>
            </w:pPr>
          </w:p>
        </w:tc>
        <w:tc>
          <w:tcPr>
            <w:tcW w:w="817" w:type="dxa"/>
            <w:shd w:val="clear" w:color="auto" w:fill="auto"/>
          </w:tcPr>
          <w:p w14:paraId="618E2F09" w14:textId="77777777" w:rsidR="00E06C2C" w:rsidRPr="00D136DC" w:rsidRDefault="00E06C2C" w:rsidP="008E1F12">
            <w:pPr>
              <w:pStyle w:val="CORP-Normal"/>
              <w:rPr>
                <w:b/>
                <w:bCs/>
              </w:rPr>
            </w:pPr>
          </w:p>
        </w:tc>
        <w:tc>
          <w:tcPr>
            <w:tcW w:w="1531" w:type="dxa"/>
            <w:shd w:val="clear" w:color="auto" w:fill="auto"/>
          </w:tcPr>
          <w:p w14:paraId="26AF61AF" w14:textId="77777777" w:rsidR="00E06C2C" w:rsidRPr="00D136DC" w:rsidRDefault="00E06C2C" w:rsidP="008E1F12">
            <w:pPr>
              <w:pStyle w:val="CORP-Normal"/>
              <w:rPr>
                <w:b/>
                <w:bCs/>
              </w:rPr>
            </w:pPr>
          </w:p>
        </w:tc>
      </w:tr>
      <w:bookmarkEnd w:id="0"/>
    </w:tbl>
    <w:p w14:paraId="6AE82D0E" w14:textId="054BDE93" w:rsidR="00682E9A" w:rsidRDefault="00682E9A" w:rsidP="00682E9A">
      <w:pPr>
        <w:pStyle w:val="CORP-Normal"/>
      </w:pPr>
    </w:p>
    <w:p w14:paraId="4AA6600E" w14:textId="4204089F" w:rsidR="000A69A0" w:rsidRDefault="000A69A0" w:rsidP="00682E9A">
      <w:pPr>
        <w:pStyle w:val="CORP-Normal"/>
      </w:pPr>
    </w:p>
    <w:p w14:paraId="2FCB9933" w14:textId="7A8B1828" w:rsidR="000A69A0" w:rsidRDefault="000A69A0" w:rsidP="00682E9A">
      <w:pPr>
        <w:pStyle w:val="CORP-Normal"/>
      </w:pPr>
    </w:p>
    <w:p w14:paraId="452AAB92" w14:textId="1104CF64" w:rsidR="000A69A0" w:rsidRDefault="000A69A0" w:rsidP="00682E9A">
      <w:pPr>
        <w:pStyle w:val="CORP-Normal"/>
      </w:pPr>
    </w:p>
    <w:p w14:paraId="0094F085" w14:textId="6CDBD2D7" w:rsidR="000A69A0" w:rsidRDefault="000A69A0" w:rsidP="00682E9A">
      <w:pPr>
        <w:pStyle w:val="CORP-Normal"/>
      </w:pPr>
    </w:p>
    <w:p w14:paraId="36327A59" w14:textId="557B5BD3" w:rsidR="000A69A0" w:rsidRDefault="000A69A0" w:rsidP="00682E9A">
      <w:pPr>
        <w:pStyle w:val="CORP-Normal"/>
      </w:pPr>
    </w:p>
    <w:p w14:paraId="787E8E4F" w14:textId="2A2652AE" w:rsidR="000A69A0" w:rsidRDefault="000A69A0" w:rsidP="00682E9A">
      <w:pPr>
        <w:pStyle w:val="CORP-Normal"/>
      </w:pPr>
    </w:p>
    <w:p w14:paraId="1B3E98EE" w14:textId="2C19E7A7" w:rsidR="000A69A0" w:rsidRDefault="000A69A0" w:rsidP="00682E9A">
      <w:pPr>
        <w:pStyle w:val="CORP-Normal"/>
      </w:pPr>
    </w:p>
    <w:p w14:paraId="78D8BA6C" w14:textId="5505CC82" w:rsidR="000A69A0" w:rsidRDefault="000A69A0" w:rsidP="00682E9A">
      <w:pPr>
        <w:pStyle w:val="CORP-Normal"/>
      </w:pPr>
    </w:p>
    <w:p w14:paraId="5A8368F9" w14:textId="77777777" w:rsidR="000A69A0" w:rsidRDefault="000A69A0" w:rsidP="00682E9A">
      <w:pPr>
        <w:pStyle w:val="CORP-Normal"/>
      </w:pPr>
    </w:p>
    <w:p w14:paraId="6815755C" w14:textId="77777777" w:rsidR="00682E9A" w:rsidRPr="008F490A" w:rsidRDefault="00682E9A" w:rsidP="00682E9A">
      <w:pPr>
        <w:pStyle w:val="CORP-Normal"/>
        <w:rPr>
          <w:b/>
        </w:rPr>
      </w:pPr>
      <w:r w:rsidRPr="008F490A">
        <w:rPr>
          <w:b/>
        </w:rPr>
        <w:t>Approval and release information:</w:t>
      </w:r>
    </w:p>
    <w:p w14:paraId="1A442D41" w14:textId="77777777" w:rsidR="00682E9A" w:rsidRDefault="00682E9A" w:rsidP="00682E9A">
      <w:pPr>
        <w:pStyle w:val="CORP-Normal"/>
      </w:pPr>
      <w:r w:rsidRPr="001A6921">
        <w:t>This document has been approved either by manual signatures as shown above, or via electronic workflow as shown on the cover page</w:t>
      </w:r>
      <w:r>
        <w:t xml:space="preserve"> preceding this page. </w:t>
      </w:r>
    </w:p>
    <w:p w14:paraId="47C1F018" w14:textId="77777777" w:rsidR="00A24A78" w:rsidRPr="008D3535" w:rsidRDefault="00A24A78" w:rsidP="00A24A78">
      <w:pPr>
        <w:pStyle w:val="CORP-Normal"/>
        <w:rPr>
          <w:b/>
        </w:rPr>
      </w:pPr>
      <w:r w:rsidRPr="008D3535">
        <w:rPr>
          <w:b/>
        </w:rPr>
        <w:t>Security information:</w:t>
      </w:r>
    </w:p>
    <w:p w14:paraId="5E8C74CF" w14:textId="1D32F6DD" w:rsidR="0038348A" w:rsidRDefault="00A24A78" w:rsidP="000A69A0">
      <w:pPr>
        <w:pStyle w:val="CORP-Normal"/>
      </w:pPr>
      <w:r w:rsidRPr="002D249D">
        <w:t xml:space="preserve">Security information applies </w:t>
      </w:r>
      <w:proofErr w:type="gramStart"/>
      <w:r w:rsidRPr="002D249D">
        <w:t>either  by</w:t>
      </w:r>
      <w:proofErr w:type="gramEnd"/>
      <w:r w:rsidRPr="002D249D">
        <w:t xml:space="preserve"> manual signatures in the box below or by electronic workflow as shown in the box on the cover page preceding this page.</w:t>
      </w:r>
    </w:p>
    <w:p w14:paraId="4D6A214F" w14:textId="77777777" w:rsidR="00DF179D" w:rsidRDefault="009D1BDE" w:rsidP="000455A4">
      <w:r w:rsidRPr="0038348A">
        <w:br w:type="page"/>
      </w:r>
    </w:p>
    <w:p w14:paraId="7B8CB40E" w14:textId="77777777" w:rsidR="00364B69" w:rsidRPr="00152DD3" w:rsidRDefault="00364B69" w:rsidP="00364B69">
      <w:pPr>
        <w:pStyle w:val="Sous-Titre"/>
        <w:rPr>
          <w:color w:val="365F91" w:themeColor="accent1" w:themeShade="BF"/>
        </w:rPr>
      </w:pPr>
      <w:r w:rsidRPr="00152DD3">
        <w:rPr>
          <w:color w:val="365F91" w:themeColor="accent1" w:themeShade="BF"/>
        </w:rPr>
        <w:lastRenderedPageBreak/>
        <w:t>Export Control Information concerning this document’s content</w:t>
      </w:r>
    </w:p>
    <w:p w14:paraId="25C786A8" w14:textId="77777777" w:rsidR="003A6C3B" w:rsidRPr="007F373B" w:rsidRDefault="003A6C3B" w:rsidP="003A6C3B">
      <w:pPr>
        <w:spacing w:line="276" w:lineRule="auto"/>
        <w:textAlignment w:val="baseline"/>
        <w:rPr>
          <w:rFonts w:cs="Arial"/>
          <w:b/>
          <w:color w:val="000000" w:themeColor="text1"/>
          <w:sz w:val="22"/>
          <w:szCs w:val="22"/>
          <w:u w:val="single"/>
          <w:lang w:val="en-US" w:eastAsia="fr-FR"/>
        </w:rPr>
      </w:pPr>
      <w:r w:rsidRPr="007F373B">
        <w:rPr>
          <w:rFonts w:cs="Arial"/>
          <w:b/>
          <w:color w:val="000000" w:themeColor="text1"/>
          <w:u w:val="single"/>
          <w:lang w:val="en-US" w:eastAsia="fr-FR"/>
        </w:rPr>
        <w:t>Section 1</w:t>
      </w:r>
      <w:r w:rsidRPr="007F373B">
        <w:rPr>
          <w:rFonts w:cs="Arial"/>
          <w:b/>
          <w:color w:val="000000" w:themeColor="text1"/>
          <w:sz w:val="22"/>
          <w:szCs w:val="22"/>
          <w:u w:val="single"/>
          <w:lang w:val="en-US" w:eastAsia="fr-FR"/>
        </w:rPr>
        <w:t xml:space="preserve"> </w:t>
      </w:r>
      <w:r w:rsidRPr="007F373B">
        <w:rPr>
          <w:rFonts w:cs="Arial"/>
          <w:b/>
          <w:color w:val="000000" w:themeColor="text1"/>
          <w:sz w:val="16"/>
          <w:szCs w:val="16"/>
          <w:u w:val="single"/>
          <w:lang w:val="en-US" w:eastAsia="fr-FR"/>
        </w:rPr>
        <w:t>(not applicable in France, please go to section 3)</w:t>
      </w:r>
    </w:p>
    <w:p w14:paraId="7285A150" w14:textId="77777777" w:rsidR="003A6C3B" w:rsidRPr="007F373B" w:rsidRDefault="003A6C3B" w:rsidP="003A6C3B">
      <w:pPr>
        <w:pBdr>
          <w:top w:val="single" w:sz="4" w:space="1" w:color="auto"/>
          <w:left w:val="single" w:sz="4" w:space="4" w:color="auto"/>
          <w:bottom w:val="single" w:sz="4" w:space="1" w:color="auto"/>
          <w:right w:val="single" w:sz="4" w:space="4" w:color="auto"/>
        </w:pBdr>
        <w:spacing w:before="60" w:after="60" w:line="276" w:lineRule="auto"/>
        <w:textAlignment w:val="baseline"/>
        <w:rPr>
          <w:b/>
          <w:color w:val="000000" w:themeColor="text1"/>
          <w:sz w:val="18"/>
          <w:szCs w:val="18"/>
          <w:lang w:val="fr-FR"/>
        </w:rPr>
      </w:pPr>
      <w:r w:rsidRPr="007F373B">
        <w:rPr>
          <w:color w:val="000000" w:themeColor="text1"/>
          <w:sz w:val="18"/>
          <w:szCs w:val="18"/>
          <w:lang w:val="fr-FR"/>
        </w:rPr>
        <w:t xml:space="preserve">This document </w:t>
      </w:r>
      <w:proofErr w:type="spellStart"/>
      <w:r w:rsidRPr="007F373B">
        <w:rPr>
          <w:color w:val="000000" w:themeColor="text1"/>
          <w:sz w:val="18"/>
          <w:szCs w:val="18"/>
          <w:lang w:val="fr-FR"/>
        </w:rPr>
        <w:t>contains</w:t>
      </w:r>
      <w:proofErr w:type="spellEnd"/>
      <w:r w:rsidRPr="007F373B">
        <w:rPr>
          <w:color w:val="000000" w:themeColor="text1"/>
          <w:sz w:val="18"/>
          <w:szCs w:val="18"/>
          <w:lang w:val="fr-FR"/>
        </w:rPr>
        <w:t xml:space="preserve"> </w:t>
      </w:r>
      <w:proofErr w:type="spellStart"/>
      <w:r w:rsidRPr="007F373B">
        <w:rPr>
          <w:color w:val="000000" w:themeColor="text1"/>
          <w:sz w:val="18"/>
          <w:szCs w:val="18"/>
          <w:lang w:val="fr-FR"/>
        </w:rPr>
        <w:t>Technical</w:t>
      </w:r>
      <w:proofErr w:type="spellEnd"/>
      <w:r w:rsidRPr="007F373B">
        <w:rPr>
          <w:color w:val="000000" w:themeColor="text1"/>
          <w:sz w:val="18"/>
          <w:szCs w:val="18"/>
          <w:lang w:val="fr-FR"/>
        </w:rPr>
        <w:t xml:space="preserve"> </w:t>
      </w:r>
      <w:proofErr w:type="gramStart"/>
      <w:r w:rsidRPr="007F373B">
        <w:rPr>
          <w:color w:val="000000" w:themeColor="text1"/>
          <w:sz w:val="18"/>
          <w:szCs w:val="18"/>
          <w:lang w:val="fr-FR"/>
        </w:rPr>
        <w:t>Information</w:t>
      </w:r>
      <w:r w:rsidRPr="007F373B">
        <w:rPr>
          <w:b/>
          <w:color w:val="000000" w:themeColor="text1"/>
          <w:sz w:val="18"/>
          <w:szCs w:val="18"/>
          <w:lang w:val="fr-FR"/>
        </w:rPr>
        <w:t>:</w:t>
      </w:r>
      <w:proofErr w:type="gramEnd"/>
    </w:p>
    <w:p w14:paraId="0B8A6271" w14:textId="77777777" w:rsidR="003A6C3B" w:rsidRPr="007F373B" w:rsidRDefault="003A6C3B" w:rsidP="003A6C3B">
      <w:pPr>
        <w:pBdr>
          <w:top w:val="single" w:sz="4" w:space="1" w:color="auto"/>
          <w:left w:val="single" w:sz="4" w:space="4" w:color="auto"/>
          <w:bottom w:val="single" w:sz="4" w:space="1" w:color="auto"/>
          <w:right w:val="single" w:sz="4" w:space="4" w:color="auto"/>
        </w:pBdr>
        <w:tabs>
          <w:tab w:val="left" w:pos="709"/>
        </w:tabs>
        <w:spacing w:before="60" w:after="60" w:line="276" w:lineRule="auto"/>
        <w:ind w:left="426" w:hanging="426"/>
        <w:textAlignment w:val="baseline"/>
        <w:rPr>
          <w:rFonts w:cs="Arial"/>
          <w:color w:val="000000" w:themeColor="text1"/>
          <w:sz w:val="18"/>
          <w:szCs w:val="18"/>
          <w:lang w:val="en-US"/>
        </w:rPr>
      </w:pPr>
      <w:r w:rsidRPr="007F373B">
        <w:rPr>
          <w:rFonts w:cs="Arial"/>
          <w:b/>
          <w:color w:val="000000" w:themeColor="text1"/>
          <w:sz w:val="18"/>
          <w:szCs w:val="18"/>
          <w:lang w:val="en-US"/>
        </w:rPr>
        <w:t>Yes</w:t>
      </w:r>
      <w:r w:rsidRPr="007F373B">
        <w:rPr>
          <w:rFonts w:cs="Arial"/>
          <w:color w:val="000000" w:themeColor="text1"/>
          <w:sz w:val="18"/>
          <w:szCs w:val="18"/>
          <w:lang w:val="en-US"/>
        </w:rPr>
        <w:t xml:space="preserve"> </w:t>
      </w:r>
      <w:r w:rsidRPr="007F373B">
        <w:rPr>
          <w:rFonts w:cs="Arial"/>
          <w:color w:val="000000" w:themeColor="text1"/>
          <w:sz w:val="18"/>
          <w:szCs w:val="18"/>
        </w:rPr>
        <w:fldChar w:fldCharType="begin">
          <w:ffData>
            <w:name w:val="CaseACocher1"/>
            <w:enabled/>
            <w:calcOnExit w:val="0"/>
            <w:checkBox>
              <w:sizeAuto/>
              <w:default w:val="0"/>
            </w:checkBox>
          </w:ffData>
        </w:fldChar>
      </w:r>
      <w:r w:rsidRPr="007F373B">
        <w:rPr>
          <w:rFonts w:cs="Arial"/>
          <w:color w:val="000000" w:themeColor="text1"/>
          <w:sz w:val="18"/>
          <w:szCs w:val="18"/>
          <w:lang w:val="en-US"/>
        </w:rPr>
        <w:instrText xml:space="preserve"> FORMCHECKBOX </w:instrText>
      </w:r>
      <w:r w:rsidR="007B75C3">
        <w:rPr>
          <w:rFonts w:cs="Arial"/>
          <w:color w:val="000000" w:themeColor="text1"/>
          <w:sz w:val="18"/>
          <w:szCs w:val="18"/>
        </w:rPr>
      </w:r>
      <w:r w:rsidR="007B75C3">
        <w:rPr>
          <w:rFonts w:cs="Arial"/>
          <w:color w:val="000000" w:themeColor="text1"/>
          <w:sz w:val="18"/>
          <w:szCs w:val="18"/>
        </w:rPr>
        <w:fldChar w:fldCharType="separate"/>
      </w:r>
      <w:r w:rsidRPr="007F373B">
        <w:rPr>
          <w:rFonts w:cs="Arial"/>
          <w:color w:val="000000" w:themeColor="text1"/>
          <w:sz w:val="18"/>
          <w:szCs w:val="18"/>
        </w:rPr>
        <w:fldChar w:fldCharType="end"/>
      </w:r>
      <w:r w:rsidRPr="007F373B">
        <w:rPr>
          <w:rFonts w:cs="Arial"/>
          <w:color w:val="000000" w:themeColor="text1"/>
          <w:sz w:val="18"/>
          <w:szCs w:val="18"/>
          <w:lang w:val="en-US"/>
        </w:rPr>
        <w:t xml:space="preserve">     </w:t>
      </w:r>
      <w:r w:rsidRPr="007F373B">
        <w:rPr>
          <w:rFonts w:cs="Arial"/>
          <w:b/>
          <w:color w:val="000000" w:themeColor="text1"/>
          <w:sz w:val="18"/>
          <w:szCs w:val="18"/>
          <w:lang w:val="en-US"/>
        </w:rPr>
        <w:t>No</w:t>
      </w:r>
      <w:r w:rsidRPr="007F373B">
        <w:rPr>
          <w:rFonts w:cs="Arial"/>
          <w:color w:val="000000" w:themeColor="text1"/>
          <w:sz w:val="18"/>
          <w:szCs w:val="18"/>
          <w:lang w:val="en-US"/>
        </w:rPr>
        <w:t xml:space="preserve"> </w:t>
      </w:r>
      <w:r w:rsidRPr="007F373B">
        <w:rPr>
          <w:rFonts w:cs="Arial"/>
          <w:color w:val="000000" w:themeColor="text1"/>
          <w:sz w:val="18"/>
          <w:szCs w:val="18"/>
        </w:rPr>
        <w:fldChar w:fldCharType="begin">
          <w:ffData>
            <w:name w:val=""/>
            <w:enabled/>
            <w:calcOnExit w:val="0"/>
            <w:checkBox>
              <w:sizeAuto/>
              <w:default w:val="1"/>
            </w:checkBox>
          </w:ffData>
        </w:fldChar>
      </w:r>
      <w:r w:rsidRPr="007F373B">
        <w:rPr>
          <w:rFonts w:cs="Arial"/>
          <w:color w:val="000000" w:themeColor="text1"/>
          <w:sz w:val="18"/>
          <w:szCs w:val="18"/>
          <w:lang w:val="en-US"/>
        </w:rPr>
        <w:instrText xml:space="preserve"> FORMCHECKBOX </w:instrText>
      </w:r>
      <w:r w:rsidR="007B75C3">
        <w:rPr>
          <w:rFonts w:cs="Arial"/>
          <w:color w:val="000000" w:themeColor="text1"/>
          <w:sz w:val="18"/>
          <w:szCs w:val="18"/>
        </w:rPr>
      </w:r>
      <w:r w:rsidR="007B75C3">
        <w:rPr>
          <w:rFonts w:cs="Arial"/>
          <w:color w:val="000000" w:themeColor="text1"/>
          <w:sz w:val="18"/>
          <w:szCs w:val="18"/>
        </w:rPr>
        <w:fldChar w:fldCharType="separate"/>
      </w:r>
      <w:r w:rsidRPr="007F373B">
        <w:rPr>
          <w:rFonts w:cs="Arial"/>
          <w:color w:val="000000" w:themeColor="text1"/>
          <w:sz w:val="18"/>
          <w:szCs w:val="18"/>
        </w:rPr>
        <w:fldChar w:fldCharType="end"/>
      </w:r>
    </w:p>
    <w:p w14:paraId="56EF3D93" w14:textId="77777777" w:rsidR="003A6C3B" w:rsidRPr="007F373B" w:rsidRDefault="003A6C3B" w:rsidP="003A6C3B">
      <w:pPr>
        <w:spacing w:line="276" w:lineRule="auto"/>
        <w:textAlignment w:val="baseline"/>
        <w:rPr>
          <w:rFonts w:cs="Arial"/>
          <w:color w:val="000000" w:themeColor="text1"/>
          <w:sz w:val="18"/>
          <w:szCs w:val="18"/>
          <w:lang w:val="en-US" w:eastAsia="fr-FR"/>
        </w:rPr>
      </w:pPr>
      <w:r w:rsidRPr="007F373B">
        <w:rPr>
          <w:rFonts w:cs="Arial"/>
          <w:b/>
          <w:color w:val="000000" w:themeColor="text1"/>
          <w:sz w:val="18"/>
          <w:szCs w:val="18"/>
          <w:u w:val="single"/>
          <w:lang w:val="en-US" w:eastAsia="fr-FR"/>
        </w:rPr>
        <w:t xml:space="preserve">If </w:t>
      </w:r>
      <w:proofErr w:type="gramStart"/>
      <w:r w:rsidRPr="007F373B">
        <w:rPr>
          <w:rFonts w:cs="Arial"/>
          <w:b/>
          <w:color w:val="000000" w:themeColor="text1"/>
          <w:sz w:val="18"/>
          <w:szCs w:val="18"/>
          <w:u w:val="single"/>
          <w:lang w:val="en-US" w:eastAsia="fr-FR"/>
        </w:rPr>
        <w:t>No</w:t>
      </w:r>
      <w:proofErr w:type="gramEnd"/>
      <w:r w:rsidRPr="007F373B">
        <w:rPr>
          <w:rFonts w:cs="Arial"/>
          <w:b/>
          <w:color w:val="000000" w:themeColor="text1"/>
          <w:sz w:val="18"/>
          <w:szCs w:val="18"/>
          <w:u w:val="single"/>
          <w:lang w:val="en-US" w:eastAsia="fr-FR"/>
        </w:rPr>
        <w:t xml:space="preserve"> to section 1</w:t>
      </w:r>
      <w:r w:rsidRPr="007F373B">
        <w:rPr>
          <w:rFonts w:cs="Arial"/>
          <w:b/>
          <w:color w:val="000000" w:themeColor="text1"/>
          <w:sz w:val="18"/>
          <w:szCs w:val="18"/>
          <w:lang w:val="en-US" w:eastAsia="fr-FR"/>
        </w:rPr>
        <w:t xml:space="preserve">: </w:t>
      </w:r>
      <w:r w:rsidRPr="007F373B">
        <w:rPr>
          <w:rFonts w:cs="Arial"/>
          <w:color w:val="000000" w:themeColor="text1"/>
          <w:sz w:val="18"/>
          <w:szCs w:val="18"/>
          <w:lang w:val="en-US" w:eastAsia="fr-FR"/>
        </w:rPr>
        <w:t>Please complete section 2</w:t>
      </w:r>
    </w:p>
    <w:p w14:paraId="331A16E8" w14:textId="77777777" w:rsidR="003A6C3B" w:rsidRPr="007F373B" w:rsidRDefault="003A6C3B" w:rsidP="003A6C3B">
      <w:pPr>
        <w:spacing w:line="276" w:lineRule="auto"/>
        <w:textAlignment w:val="baseline"/>
        <w:rPr>
          <w:rFonts w:cs="Arial"/>
          <w:color w:val="000000" w:themeColor="text1"/>
          <w:sz w:val="18"/>
          <w:szCs w:val="18"/>
          <w:lang w:val="en-US" w:eastAsia="fr-FR"/>
        </w:rPr>
      </w:pPr>
      <w:r w:rsidRPr="007F373B">
        <w:rPr>
          <w:rFonts w:cs="Arial"/>
          <w:b/>
          <w:color w:val="000000" w:themeColor="text1"/>
          <w:sz w:val="18"/>
          <w:szCs w:val="18"/>
          <w:u w:val="single"/>
          <w:lang w:val="en-US" w:eastAsia="fr-FR"/>
        </w:rPr>
        <w:t xml:space="preserve">If </w:t>
      </w:r>
      <w:proofErr w:type="gramStart"/>
      <w:r w:rsidRPr="007F373B">
        <w:rPr>
          <w:rFonts w:cs="Arial"/>
          <w:b/>
          <w:color w:val="000000" w:themeColor="text1"/>
          <w:sz w:val="18"/>
          <w:szCs w:val="18"/>
          <w:u w:val="single"/>
          <w:lang w:val="en-US" w:eastAsia="fr-FR"/>
        </w:rPr>
        <w:t>Yes</w:t>
      </w:r>
      <w:proofErr w:type="gramEnd"/>
      <w:r w:rsidRPr="007F373B">
        <w:rPr>
          <w:rFonts w:cs="Arial"/>
          <w:b/>
          <w:color w:val="000000" w:themeColor="text1"/>
          <w:sz w:val="18"/>
          <w:szCs w:val="18"/>
          <w:u w:val="single"/>
          <w:lang w:val="en-US" w:eastAsia="fr-FR"/>
        </w:rPr>
        <w:t xml:space="preserve"> to section 1:</w:t>
      </w:r>
      <w:r w:rsidRPr="007F373B">
        <w:rPr>
          <w:rFonts w:cs="Arial"/>
          <w:b/>
          <w:color w:val="000000" w:themeColor="text1"/>
          <w:sz w:val="18"/>
          <w:szCs w:val="18"/>
          <w:lang w:val="en-US" w:eastAsia="fr-FR"/>
        </w:rPr>
        <w:t xml:space="preserve"> </w:t>
      </w:r>
      <w:r w:rsidRPr="007F373B">
        <w:rPr>
          <w:rFonts w:cs="Arial"/>
          <w:color w:val="000000" w:themeColor="text1"/>
          <w:sz w:val="18"/>
          <w:szCs w:val="18"/>
          <w:lang w:val="en-US" w:eastAsia="fr-FR"/>
        </w:rPr>
        <w:t>Please complete section 3 as applicable</w:t>
      </w:r>
    </w:p>
    <w:p w14:paraId="0AED8858" w14:textId="77777777" w:rsidR="003A6C3B" w:rsidRPr="007F373B" w:rsidRDefault="003A6C3B" w:rsidP="003A6C3B">
      <w:pPr>
        <w:spacing w:before="240" w:line="276" w:lineRule="auto"/>
        <w:textAlignment w:val="baseline"/>
        <w:rPr>
          <w:rFonts w:cs="Arial"/>
          <w:b/>
          <w:color w:val="000000" w:themeColor="text1"/>
          <w:sz w:val="22"/>
          <w:szCs w:val="22"/>
          <w:u w:val="single"/>
          <w:lang w:val="en-US" w:eastAsia="fr-FR"/>
        </w:rPr>
      </w:pPr>
      <w:r w:rsidRPr="007F373B">
        <w:rPr>
          <w:rFonts w:cs="Arial"/>
          <w:b/>
          <w:color w:val="000000" w:themeColor="text1"/>
          <w:u w:val="single"/>
          <w:lang w:val="en-US" w:eastAsia="fr-FR"/>
        </w:rPr>
        <w:t>Section 2</w:t>
      </w:r>
      <w:r w:rsidRPr="007F373B">
        <w:rPr>
          <w:rFonts w:cs="Arial"/>
          <w:b/>
          <w:color w:val="000000" w:themeColor="text1"/>
          <w:sz w:val="22"/>
          <w:szCs w:val="22"/>
          <w:u w:val="single"/>
          <w:lang w:val="en-US" w:eastAsia="fr-FR"/>
        </w:rPr>
        <w:t xml:space="preserve"> </w:t>
      </w:r>
      <w:r w:rsidRPr="007F373B">
        <w:rPr>
          <w:rFonts w:cs="Arial"/>
          <w:b/>
          <w:color w:val="000000" w:themeColor="text1"/>
          <w:sz w:val="16"/>
          <w:szCs w:val="16"/>
          <w:u w:val="single"/>
          <w:lang w:val="en-US" w:eastAsia="fr-FR"/>
        </w:rPr>
        <w:t>(not applicable in France, please go to section 3)</w:t>
      </w:r>
    </w:p>
    <w:p w14:paraId="55944513"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jc w:val="left"/>
        <w:textAlignment w:val="baseline"/>
        <w:rPr>
          <w:rFonts w:cs="Arial"/>
          <w:b/>
          <w:color w:val="000000"/>
          <w:sz w:val="18"/>
          <w:szCs w:val="18"/>
          <w:lang w:val="en-US" w:eastAsia="fr-FR"/>
        </w:rPr>
      </w:pPr>
      <w:r w:rsidRPr="00F86457">
        <w:rPr>
          <w:rFonts w:cs="Arial"/>
          <w:color w:val="000000"/>
          <w:sz w:val="18"/>
          <w:szCs w:val="18"/>
          <w:lang w:val="en-US" w:eastAsia="fr-FR"/>
        </w:rPr>
        <w:t xml:space="preserve">I confirm the document does not contain Technical Information and is </w:t>
      </w:r>
      <w:r w:rsidRPr="00F86457">
        <w:rPr>
          <w:rFonts w:cs="Arial"/>
          <w:b/>
          <w:color w:val="000000"/>
          <w:sz w:val="18"/>
          <w:szCs w:val="18"/>
          <w:lang w:val="en-US" w:eastAsia="fr-FR"/>
        </w:rPr>
        <w:t>“Not-Technical”</w:t>
      </w:r>
      <w:r w:rsidRPr="00F86457">
        <w:rPr>
          <w:rFonts w:cs="Arial"/>
          <w:color w:val="000000"/>
          <w:sz w:val="18"/>
          <w:szCs w:val="18"/>
          <w:lang w:val="en-US" w:eastAsia="fr-FR"/>
        </w:rPr>
        <w:t>.</w:t>
      </w:r>
    </w:p>
    <w:p w14:paraId="1A70F18D" w14:textId="3E84F47E" w:rsidR="00FF079A" w:rsidRDefault="003A6C3B" w:rsidP="003A6C3B">
      <w:pPr>
        <w:pBdr>
          <w:top w:val="single" w:sz="4" w:space="1" w:color="auto"/>
          <w:left w:val="single" w:sz="4" w:space="4" w:color="auto"/>
          <w:bottom w:val="single" w:sz="4" w:space="1" w:color="auto"/>
          <w:right w:val="single" w:sz="4" w:space="4" w:color="auto"/>
        </w:pBdr>
        <w:spacing w:before="60" w:after="60" w:line="276" w:lineRule="auto"/>
        <w:textAlignment w:val="baseline"/>
        <w:rPr>
          <w:rFonts w:cs="Arial"/>
          <w:b/>
          <w:color w:val="000000"/>
          <w:sz w:val="18"/>
          <w:szCs w:val="18"/>
          <w:lang w:val="en-US" w:eastAsia="fr-FR"/>
        </w:rPr>
      </w:pPr>
      <w:r w:rsidRPr="00F86457">
        <w:rPr>
          <w:rFonts w:cs="Arial"/>
          <w:b/>
          <w:color w:val="000000"/>
          <w:sz w:val="18"/>
          <w:szCs w:val="18"/>
          <w:lang w:val="en-US" w:eastAsia="fr-FR"/>
        </w:rPr>
        <w:t>Name:</w:t>
      </w:r>
      <w:r w:rsidRPr="00F86457">
        <w:rPr>
          <w:rFonts w:cs="Arial"/>
          <w:b/>
          <w:color w:val="000000"/>
          <w:sz w:val="18"/>
          <w:szCs w:val="18"/>
          <w:lang w:val="en-US" w:eastAsia="fr-FR"/>
        </w:rPr>
        <w:tab/>
      </w:r>
      <w:r w:rsidR="00816AF2">
        <w:rPr>
          <w:rFonts w:cs="Arial"/>
          <w:b/>
          <w:color w:val="000000"/>
          <w:sz w:val="18"/>
          <w:szCs w:val="18"/>
          <w:lang w:eastAsia="fr-FR"/>
        </w:rPr>
        <w:t>Sabine Pröll</w:t>
      </w:r>
    </w:p>
    <w:p w14:paraId="69A3CAAC" w14:textId="54B29762"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textAlignment w:val="baseline"/>
        <w:rPr>
          <w:rFonts w:cs="Arial"/>
          <w:color w:val="000000"/>
          <w:sz w:val="18"/>
          <w:szCs w:val="18"/>
          <w:lang w:val="en-US"/>
        </w:rPr>
      </w:pPr>
      <w:r w:rsidRPr="00F86457">
        <w:rPr>
          <w:rFonts w:cs="Arial"/>
          <w:b/>
          <w:color w:val="000000"/>
          <w:sz w:val="18"/>
          <w:szCs w:val="18"/>
          <w:lang w:val="en-US" w:eastAsia="fr-FR"/>
        </w:rPr>
        <w:t>Date:</w:t>
      </w:r>
      <w:r w:rsidRPr="00F86457">
        <w:rPr>
          <w:rFonts w:cs="Arial"/>
          <w:b/>
          <w:color w:val="000000"/>
          <w:sz w:val="18"/>
          <w:szCs w:val="18"/>
          <w:lang w:val="en-US" w:eastAsia="fr-FR"/>
        </w:rPr>
        <w:tab/>
      </w:r>
      <w:r w:rsidR="00391E14">
        <w:rPr>
          <w:rFonts w:cs="Arial"/>
          <w:b/>
          <w:color w:val="000000"/>
          <w:sz w:val="18"/>
          <w:szCs w:val="18"/>
          <w:lang w:val="en-US" w:eastAsia="fr-FR"/>
        </w:rPr>
        <w:t>04.03.2026</w:t>
      </w:r>
    </w:p>
    <w:p w14:paraId="4BA32397" w14:textId="77777777" w:rsidR="003A6C3B" w:rsidRPr="00F86457" w:rsidRDefault="003A6C3B" w:rsidP="003A6C3B">
      <w:pPr>
        <w:spacing w:before="240" w:line="276" w:lineRule="auto"/>
        <w:textAlignment w:val="baseline"/>
        <w:rPr>
          <w:rFonts w:cs="Arial"/>
          <w:b/>
          <w:u w:val="single"/>
          <w:lang w:val="en-US" w:eastAsia="fr-FR"/>
        </w:rPr>
      </w:pPr>
      <w:r w:rsidRPr="00F86457">
        <w:rPr>
          <w:rFonts w:cs="Arial"/>
          <w:b/>
          <w:u w:val="single"/>
          <w:lang w:val="en-US" w:eastAsia="fr-FR"/>
        </w:rPr>
        <w:t>Section 3</w:t>
      </w:r>
    </w:p>
    <w:p w14:paraId="4C994267" w14:textId="77777777" w:rsidR="003A6C3B" w:rsidRPr="00F86457" w:rsidRDefault="003A6C3B" w:rsidP="003A6C3B">
      <w:pPr>
        <w:spacing w:line="276" w:lineRule="auto"/>
        <w:textAlignment w:val="baseline"/>
        <w:rPr>
          <w:rFonts w:cs="Arial"/>
          <w:b/>
          <w:sz w:val="18"/>
          <w:szCs w:val="18"/>
          <w:u w:val="single"/>
          <w:lang w:val="en-US"/>
        </w:rPr>
      </w:pPr>
      <w:r w:rsidRPr="00F86457">
        <w:rPr>
          <w:rFonts w:cs="Arial"/>
          <w:b/>
          <w:sz w:val="18"/>
          <w:szCs w:val="18"/>
          <w:u w:val="single"/>
          <w:lang w:val="en-US"/>
        </w:rPr>
        <w:t>3a. National and EU regulations Export Control Assessment</w:t>
      </w:r>
    </w:p>
    <w:p w14:paraId="2E954E7F" w14:textId="77777777" w:rsidR="003A6C3B" w:rsidRPr="00F86457" w:rsidRDefault="003A6C3B" w:rsidP="003A6C3B">
      <w:pPr>
        <w:pBdr>
          <w:top w:val="single" w:sz="4" w:space="1" w:color="auto"/>
          <w:left w:val="single" w:sz="4" w:space="31" w:color="auto"/>
          <w:bottom w:val="single" w:sz="4" w:space="3" w:color="auto"/>
          <w:right w:val="single" w:sz="4" w:space="4" w:color="auto"/>
        </w:pBdr>
        <w:spacing w:before="60" w:after="60" w:line="276" w:lineRule="auto"/>
        <w:ind w:left="567"/>
        <w:textAlignment w:val="baseline"/>
        <w:rPr>
          <w:rFonts w:cs="Arial"/>
          <w:color w:val="000000"/>
          <w:sz w:val="18"/>
          <w:szCs w:val="18"/>
          <w:lang w:val="en-US"/>
        </w:rPr>
      </w:pPr>
      <w:r w:rsidRPr="00F86457">
        <w:rPr>
          <w:rFonts w:cs="Arial"/>
          <w:color w:val="000000"/>
          <w:sz w:val="18"/>
          <w:szCs w:val="18"/>
          <w:lang w:val="en-US"/>
        </w:rPr>
        <w:t>This document has been assessed against applicable export control regulations in</w:t>
      </w:r>
    </w:p>
    <w:p w14:paraId="30F13940" w14:textId="77777777" w:rsidR="003A6C3B" w:rsidRPr="00F86457" w:rsidRDefault="003A6C3B" w:rsidP="003A6C3B">
      <w:pPr>
        <w:pBdr>
          <w:top w:val="single" w:sz="4" w:space="1" w:color="auto"/>
          <w:left w:val="single" w:sz="4" w:space="4" w:color="auto"/>
          <w:bottom w:val="single" w:sz="4" w:space="3" w:color="auto"/>
          <w:right w:val="single" w:sz="4" w:space="4" w:color="auto"/>
        </w:pBdr>
        <w:tabs>
          <w:tab w:val="left" w:pos="709"/>
        </w:tabs>
        <w:spacing w:before="60" w:after="60" w:line="276" w:lineRule="auto"/>
        <w:ind w:left="426" w:hanging="426"/>
        <w:textAlignment w:val="baseline"/>
        <w:rPr>
          <w:color w:val="000000"/>
          <w:sz w:val="18"/>
          <w:szCs w:val="18"/>
          <w:lang w:val="en-US"/>
        </w:rPr>
      </w:pPr>
      <w:r w:rsidRPr="00F86457">
        <w:rPr>
          <w:color w:val="000000"/>
          <w:sz w:val="18"/>
          <w:szCs w:val="18"/>
        </w:rPr>
        <w:fldChar w:fldCharType="begin">
          <w:ffData>
            <w:name w:val="CaseACocher1"/>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sz w:val="18"/>
          <w:szCs w:val="18"/>
          <w:lang w:val="en-US"/>
        </w:rPr>
        <w:t xml:space="preserve"> </w:t>
      </w:r>
      <w:r w:rsidRPr="00F86457">
        <w:rPr>
          <w:color w:val="000000"/>
          <w:sz w:val="18"/>
          <w:szCs w:val="18"/>
          <w:lang w:val="en-US"/>
        </w:rPr>
        <w:t xml:space="preserve">France      </w:t>
      </w:r>
      <w:r w:rsidRPr="00F86457">
        <w:rPr>
          <w:color w:val="000000"/>
          <w:sz w:val="18"/>
          <w:szCs w:val="18"/>
        </w:rPr>
        <w:fldChar w:fldCharType="begin">
          <w:ffData>
            <w:name w:val="CaseACocher1"/>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 xml:space="preserve"> Germany      </w:t>
      </w:r>
      <w:r w:rsidRPr="00F86457">
        <w:rPr>
          <w:color w:val="000000"/>
          <w:sz w:val="18"/>
          <w:szCs w:val="18"/>
        </w:rPr>
        <w:fldChar w:fldCharType="begin">
          <w:ffData>
            <w:name w:val="CaseACocher1"/>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 xml:space="preserve"> Spain      </w:t>
      </w:r>
      <w:r w:rsidRPr="00F86457">
        <w:rPr>
          <w:color w:val="000000"/>
          <w:sz w:val="18"/>
          <w:szCs w:val="18"/>
        </w:rPr>
        <w:fldChar w:fldCharType="begin">
          <w:ffData>
            <w:name w:val=""/>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 xml:space="preserve"> UK      </w:t>
      </w:r>
      <w:r w:rsidRPr="00F86457">
        <w:rPr>
          <w:color w:val="000000"/>
          <w:sz w:val="18"/>
          <w:szCs w:val="18"/>
        </w:rPr>
        <w:fldChar w:fldCharType="begin">
          <w:ffData>
            <w:name w:val=""/>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 xml:space="preserve"> Other: [specify country] </w:t>
      </w:r>
    </w:p>
    <w:p w14:paraId="312E214B" w14:textId="77777777" w:rsidR="003A6C3B" w:rsidRPr="00F86457" w:rsidRDefault="003A6C3B" w:rsidP="003A6C3B">
      <w:pPr>
        <w:pBdr>
          <w:top w:val="single" w:sz="4" w:space="1" w:color="auto"/>
          <w:left w:val="single" w:sz="4" w:space="4" w:color="auto"/>
          <w:bottom w:val="single" w:sz="4" w:space="3" w:color="auto"/>
          <w:right w:val="single" w:sz="4" w:space="4" w:color="auto"/>
        </w:pBdr>
        <w:spacing w:before="60" w:after="60" w:line="276" w:lineRule="auto"/>
        <w:ind w:left="425" w:hanging="425"/>
        <w:textAlignment w:val="baseline"/>
        <w:rPr>
          <w:sz w:val="18"/>
          <w:szCs w:val="18"/>
          <w:lang w:val="en-US"/>
        </w:rPr>
      </w:pPr>
      <w:r w:rsidRPr="00F86457">
        <w:rPr>
          <w:color w:val="000000"/>
          <w:sz w:val="18"/>
          <w:szCs w:val="18"/>
        </w:rPr>
        <w:fldChar w:fldCharType="begin">
          <w:ffData>
            <w:name w:val="CaseACocher3"/>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ab/>
        <w:t>and does not contain Controlled Technology</w:t>
      </w:r>
      <w:r w:rsidRPr="00F86457">
        <w:rPr>
          <w:rStyle w:val="FootnoteReference"/>
          <w:b/>
          <w:color w:val="000000"/>
          <w:sz w:val="18"/>
          <w:szCs w:val="18"/>
          <w:lang w:val="en-US"/>
        </w:rPr>
        <w:t>1</w:t>
      </w:r>
      <w:r w:rsidRPr="00F86457">
        <w:rPr>
          <w:color w:val="000000"/>
          <w:sz w:val="18"/>
          <w:szCs w:val="18"/>
          <w:lang w:val="en-US"/>
        </w:rPr>
        <w:t xml:space="preserve"> and is</w:t>
      </w:r>
      <w:r w:rsidRPr="00F86457">
        <w:rPr>
          <w:sz w:val="18"/>
          <w:szCs w:val="18"/>
          <w:lang w:val="en-US"/>
        </w:rPr>
        <w:t xml:space="preserve"> therefore </w:t>
      </w:r>
      <w:r w:rsidRPr="00F86457">
        <w:rPr>
          <w:b/>
          <w:sz w:val="18"/>
          <w:szCs w:val="18"/>
          <w:lang w:val="en-US"/>
        </w:rPr>
        <w:t>“Not Listed / Not Controlled”</w:t>
      </w:r>
      <w:r w:rsidRPr="00F86457">
        <w:rPr>
          <w:sz w:val="18"/>
          <w:szCs w:val="18"/>
          <w:lang w:val="en-US"/>
        </w:rPr>
        <w:t>.</w:t>
      </w:r>
    </w:p>
    <w:p w14:paraId="51C01A4E" w14:textId="77777777" w:rsidR="003A6C3B" w:rsidRPr="00F86457" w:rsidRDefault="003A6C3B" w:rsidP="003A6C3B">
      <w:pPr>
        <w:pBdr>
          <w:top w:val="single" w:sz="4" w:space="1" w:color="auto"/>
          <w:left w:val="single" w:sz="4" w:space="4" w:color="auto"/>
          <w:bottom w:val="single" w:sz="4" w:space="3" w:color="auto"/>
          <w:right w:val="single" w:sz="4" w:space="4" w:color="auto"/>
        </w:pBdr>
        <w:spacing w:before="60" w:after="60" w:line="276" w:lineRule="auto"/>
        <w:ind w:left="425" w:hanging="425"/>
        <w:textAlignment w:val="baseline"/>
        <w:rPr>
          <w:color w:val="000000"/>
          <w:sz w:val="18"/>
          <w:szCs w:val="18"/>
          <w:lang w:val="en-US"/>
        </w:rPr>
      </w:pPr>
      <w:r w:rsidRPr="00F86457">
        <w:rPr>
          <w:color w:val="000000"/>
          <w:sz w:val="18"/>
          <w:szCs w:val="18"/>
        </w:rPr>
        <w:fldChar w:fldCharType="begin">
          <w:ffData>
            <w:name w:val="CaseACocher3"/>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ab/>
        <w:t xml:space="preserve">and contains Controlled Technology with export control classification [insert classification number, </w:t>
      </w:r>
      <w:proofErr w:type="gramStart"/>
      <w:r w:rsidRPr="00F86457">
        <w:rPr>
          <w:color w:val="000000"/>
          <w:sz w:val="18"/>
          <w:szCs w:val="18"/>
          <w:lang w:val="en-US"/>
        </w:rPr>
        <w:t>e.g.</w:t>
      </w:r>
      <w:proofErr w:type="gramEnd"/>
      <w:r w:rsidRPr="00F86457">
        <w:rPr>
          <w:color w:val="000000"/>
          <w:sz w:val="18"/>
          <w:szCs w:val="18"/>
          <w:lang w:val="en-US"/>
        </w:rPr>
        <w:t xml:space="preserve"> ML22x, </w:t>
      </w:r>
      <w:proofErr w:type="spellStart"/>
      <w:r w:rsidRPr="00F86457">
        <w:rPr>
          <w:color w:val="000000"/>
          <w:sz w:val="18"/>
          <w:szCs w:val="18"/>
          <w:lang w:val="en-US"/>
        </w:rPr>
        <w:t>xExxx</w:t>
      </w:r>
      <w:proofErr w:type="spellEnd"/>
      <w:r w:rsidRPr="00F86457">
        <w:rPr>
          <w:color w:val="000000"/>
          <w:sz w:val="18"/>
          <w:szCs w:val="18"/>
          <w:lang w:val="en-US"/>
        </w:rPr>
        <w:t xml:space="preserve">, </w:t>
      </w:r>
      <w:proofErr w:type="spellStart"/>
      <w:r w:rsidRPr="00F86457">
        <w:rPr>
          <w:color w:val="000000"/>
          <w:sz w:val="18"/>
          <w:szCs w:val="18"/>
          <w:lang w:val="en-US"/>
        </w:rPr>
        <w:t>AMAx</w:t>
      </w:r>
      <w:proofErr w:type="spellEnd"/>
      <w:r w:rsidRPr="00F86457">
        <w:rPr>
          <w:color w:val="000000"/>
          <w:sz w:val="18"/>
          <w:szCs w:val="18"/>
          <w:lang w:val="en-US"/>
        </w:rPr>
        <w:t>].</w:t>
      </w:r>
    </w:p>
    <w:p w14:paraId="51BDF6EE" w14:textId="77777777" w:rsidR="003A6C3B" w:rsidRPr="00F86457" w:rsidRDefault="003A6C3B" w:rsidP="003A6C3B">
      <w:pPr>
        <w:pBdr>
          <w:top w:val="single" w:sz="4" w:space="1" w:color="auto"/>
          <w:left w:val="single" w:sz="4" w:space="4" w:color="auto"/>
          <w:bottom w:val="single" w:sz="4" w:space="3" w:color="auto"/>
          <w:right w:val="single" w:sz="4" w:space="4" w:color="auto"/>
        </w:pBdr>
        <w:spacing w:before="60" w:after="60" w:line="276" w:lineRule="auto"/>
        <w:ind w:left="720" w:hanging="720"/>
        <w:textAlignment w:val="baseline"/>
        <w:rPr>
          <w:color w:val="000000"/>
          <w:sz w:val="18"/>
          <w:szCs w:val="18"/>
          <w:lang w:val="en-US"/>
        </w:rPr>
      </w:pPr>
      <w:r w:rsidRPr="00F86457">
        <w:rPr>
          <w:b/>
          <w:color w:val="002060"/>
          <w:sz w:val="18"/>
          <w:szCs w:val="18"/>
          <w:u w:val="single"/>
          <w:lang w:val="en-US"/>
        </w:rPr>
        <w:t>Note:</w:t>
      </w:r>
      <w:r w:rsidRPr="00F86457">
        <w:rPr>
          <w:color w:val="000000"/>
          <w:sz w:val="18"/>
          <w:szCs w:val="18"/>
          <w:lang w:val="en-US"/>
        </w:rPr>
        <w:tab/>
        <w:t xml:space="preserve">Any transfer of this document in part or in whole must be made in accordance with the appropriate export control regulations. Prior to any transfer outside of the responsible legal entity, confirmation of an applicable export </w:t>
      </w:r>
      <w:proofErr w:type="spellStart"/>
      <w:r w:rsidRPr="00F86457">
        <w:rPr>
          <w:color w:val="000000"/>
          <w:sz w:val="18"/>
          <w:szCs w:val="18"/>
          <w:lang w:val="en-US"/>
        </w:rPr>
        <w:t>licence</w:t>
      </w:r>
      <w:proofErr w:type="spellEnd"/>
      <w:r w:rsidRPr="00F86457">
        <w:rPr>
          <w:color w:val="000000"/>
          <w:sz w:val="18"/>
          <w:szCs w:val="18"/>
          <w:lang w:val="en-US"/>
        </w:rPr>
        <w:t xml:space="preserve"> or </w:t>
      </w:r>
      <w:proofErr w:type="spellStart"/>
      <w:r w:rsidRPr="00F86457">
        <w:rPr>
          <w:color w:val="000000"/>
          <w:sz w:val="18"/>
          <w:szCs w:val="18"/>
          <w:lang w:val="en-US"/>
        </w:rPr>
        <w:t>authorisation</w:t>
      </w:r>
      <w:proofErr w:type="spellEnd"/>
      <w:r w:rsidRPr="00F86457">
        <w:rPr>
          <w:color w:val="000000"/>
          <w:sz w:val="18"/>
          <w:szCs w:val="18"/>
          <w:lang w:val="en-US"/>
        </w:rPr>
        <w:t xml:space="preserve"> must be obtained from the local Export Control Officer (ECO).</w:t>
      </w:r>
    </w:p>
    <w:p w14:paraId="7FB6E512" w14:textId="77777777" w:rsidR="003A6C3B" w:rsidRPr="00F86457" w:rsidRDefault="003A6C3B" w:rsidP="003A6C3B">
      <w:pPr>
        <w:spacing w:before="120" w:line="276" w:lineRule="auto"/>
        <w:textAlignment w:val="baseline"/>
        <w:rPr>
          <w:rFonts w:ascii="Calibri"/>
          <w:b/>
          <w:sz w:val="18"/>
          <w:szCs w:val="18"/>
          <w:u w:val="single"/>
          <w:lang w:val="en-US"/>
        </w:rPr>
      </w:pPr>
      <w:r w:rsidRPr="00F86457">
        <w:rPr>
          <w:b/>
          <w:sz w:val="18"/>
          <w:szCs w:val="18"/>
          <w:u w:val="single"/>
          <w:lang w:val="en-US"/>
        </w:rPr>
        <w:t>3b. US (ITAR / EAR) Export Control Assessment</w:t>
      </w:r>
    </w:p>
    <w:p w14:paraId="267ED0DD"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ind w:left="425" w:hanging="425"/>
        <w:textAlignment w:val="baseline"/>
        <w:rPr>
          <w:color w:val="000000"/>
          <w:sz w:val="18"/>
          <w:szCs w:val="18"/>
          <w:lang w:val="en-US"/>
        </w:rPr>
      </w:pPr>
      <w:r w:rsidRPr="00F86457">
        <w:rPr>
          <w:color w:val="000000"/>
          <w:sz w:val="18"/>
          <w:szCs w:val="18"/>
        </w:rPr>
        <w:fldChar w:fldCharType="begin">
          <w:ffData>
            <w:name w:val="CaseACocher3"/>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ab/>
        <w:t>This document does not contain US origin Technical Data (Technology)</w:t>
      </w:r>
    </w:p>
    <w:p w14:paraId="6A1F625C"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ind w:left="425" w:hanging="425"/>
        <w:textAlignment w:val="baseline"/>
        <w:rPr>
          <w:color w:val="000000"/>
          <w:sz w:val="18"/>
          <w:szCs w:val="18"/>
          <w:lang w:val="en-US"/>
        </w:rPr>
      </w:pPr>
      <w:r w:rsidRPr="00F86457">
        <w:rPr>
          <w:color w:val="000000"/>
          <w:sz w:val="18"/>
          <w:szCs w:val="18"/>
        </w:rPr>
        <w:fldChar w:fldCharType="begin">
          <w:ffData>
            <w:name w:val="CaseACocher3"/>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ab/>
        <w:t>This document contains “Technology” which is controlled by the U.S. government under [USML category number / ECCN] and which has been received by [legal entity] under the authority of [</w:t>
      </w:r>
      <w:proofErr w:type="spellStart"/>
      <w:r w:rsidRPr="00F86457">
        <w:rPr>
          <w:color w:val="000000"/>
          <w:sz w:val="18"/>
          <w:szCs w:val="18"/>
          <w:lang w:val="en-US"/>
        </w:rPr>
        <w:t>licence</w:t>
      </w:r>
      <w:proofErr w:type="spellEnd"/>
      <w:r w:rsidRPr="00F86457">
        <w:rPr>
          <w:color w:val="000000"/>
          <w:sz w:val="18"/>
          <w:szCs w:val="18"/>
          <w:lang w:val="en-US"/>
        </w:rPr>
        <w:t xml:space="preserve"> number / ITAR exemption / EAR </w:t>
      </w:r>
      <w:proofErr w:type="spellStart"/>
      <w:r w:rsidRPr="00F86457">
        <w:rPr>
          <w:color w:val="000000"/>
          <w:sz w:val="18"/>
          <w:szCs w:val="18"/>
          <w:lang w:val="en-US"/>
        </w:rPr>
        <w:t>licence</w:t>
      </w:r>
      <w:proofErr w:type="spellEnd"/>
      <w:r w:rsidRPr="00F86457">
        <w:rPr>
          <w:color w:val="000000"/>
          <w:sz w:val="18"/>
          <w:szCs w:val="18"/>
          <w:lang w:val="en-US"/>
        </w:rPr>
        <w:t xml:space="preserve"> exception / NLR].</w:t>
      </w:r>
    </w:p>
    <w:p w14:paraId="510D467A"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ind w:left="425" w:hanging="425"/>
        <w:textAlignment w:val="baseline"/>
        <w:rPr>
          <w:color w:val="000000"/>
          <w:sz w:val="18"/>
          <w:szCs w:val="18"/>
          <w:lang w:val="en-US"/>
        </w:rPr>
      </w:pPr>
      <w:r w:rsidRPr="00F86457">
        <w:rPr>
          <w:color w:val="000000"/>
          <w:sz w:val="18"/>
          <w:szCs w:val="18"/>
        </w:rPr>
        <w:fldChar w:fldCharType="begin">
          <w:ffData>
            <w:name w:val="CaseACocher3"/>
            <w:enabled/>
            <w:calcOnExit w:val="0"/>
            <w:checkBox>
              <w:sizeAuto/>
              <w:default w:val="0"/>
            </w:checkBox>
          </w:ffData>
        </w:fldChar>
      </w:r>
      <w:r w:rsidRPr="00F86457">
        <w:rPr>
          <w:color w:val="000000"/>
          <w:sz w:val="18"/>
          <w:szCs w:val="18"/>
          <w:lang w:val="en-US"/>
        </w:rPr>
        <w:instrText xml:space="preserve"> FORMCHECKBOX </w:instrText>
      </w:r>
      <w:r w:rsidR="007B75C3">
        <w:rPr>
          <w:color w:val="000000"/>
          <w:sz w:val="18"/>
          <w:szCs w:val="18"/>
        </w:rPr>
      </w:r>
      <w:r w:rsidR="007B75C3">
        <w:rPr>
          <w:color w:val="000000"/>
          <w:sz w:val="18"/>
          <w:szCs w:val="18"/>
        </w:rPr>
        <w:fldChar w:fldCharType="separate"/>
      </w:r>
      <w:r w:rsidRPr="00F86457">
        <w:rPr>
          <w:color w:val="000000"/>
          <w:sz w:val="18"/>
          <w:szCs w:val="18"/>
        </w:rPr>
        <w:fldChar w:fldCharType="end"/>
      </w:r>
      <w:r w:rsidRPr="00F86457">
        <w:rPr>
          <w:color w:val="000000"/>
          <w:sz w:val="18"/>
          <w:szCs w:val="18"/>
          <w:lang w:val="en-US"/>
        </w:rPr>
        <w:tab/>
        <w:t>This document contains technology which is designated as EAR99 (subject to EAR and not listed on the USML/CCL).</w:t>
      </w:r>
    </w:p>
    <w:p w14:paraId="0555951C"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before="60" w:after="60" w:line="276" w:lineRule="auto"/>
        <w:ind w:left="720" w:hanging="720"/>
        <w:textAlignment w:val="baseline"/>
        <w:rPr>
          <w:color w:val="000000"/>
          <w:sz w:val="18"/>
          <w:szCs w:val="18"/>
          <w:lang w:val="en-US"/>
        </w:rPr>
      </w:pPr>
      <w:r w:rsidRPr="00F86457">
        <w:rPr>
          <w:b/>
          <w:color w:val="002060"/>
          <w:sz w:val="18"/>
          <w:szCs w:val="18"/>
          <w:u w:val="single"/>
          <w:lang w:val="en-US"/>
        </w:rPr>
        <w:t>Note:</w:t>
      </w:r>
      <w:r w:rsidRPr="00F86457">
        <w:rPr>
          <w:color w:val="FF0000"/>
          <w:sz w:val="18"/>
          <w:szCs w:val="18"/>
          <w:lang w:val="en-US"/>
        </w:rPr>
        <w:tab/>
      </w:r>
      <w:r w:rsidRPr="00F86457">
        <w:rPr>
          <w:color w:val="000000"/>
          <w:sz w:val="18"/>
          <w:szCs w:val="18"/>
          <w:lang w:val="en-US"/>
        </w:rPr>
        <w:t xml:space="preserve">Any re-export or re-transfer of this document in part or in whole must be made in accordance with the appropriate regulation (ITAR or EAR) and applicable authorization. </w:t>
      </w:r>
      <w:r w:rsidRPr="00F86457">
        <w:rPr>
          <w:sz w:val="18"/>
          <w:szCs w:val="18"/>
          <w:lang w:val="en-US"/>
        </w:rPr>
        <w:t>If in any doubt please contact your local ECO.</w:t>
      </w:r>
    </w:p>
    <w:p w14:paraId="3F45FE08" w14:textId="77777777" w:rsidR="003A6C3B" w:rsidRPr="00F86457" w:rsidRDefault="003A6C3B" w:rsidP="003A6C3B">
      <w:pPr>
        <w:spacing w:before="120"/>
        <w:rPr>
          <w:b/>
          <w:sz w:val="18"/>
          <w:szCs w:val="18"/>
          <w:u w:val="single"/>
          <w:lang w:val="en-US"/>
        </w:rPr>
      </w:pPr>
      <w:r w:rsidRPr="00F86457">
        <w:rPr>
          <w:b/>
          <w:sz w:val="18"/>
          <w:szCs w:val="18"/>
          <w:u w:val="single"/>
          <w:lang w:val="en-US"/>
        </w:rPr>
        <w:t>3c. Technical Rater Information</w:t>
      </w:r>
    </w:p>
    <w:p w14:paraId="7B2F4ED9"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after="60" w:line="276" w:lineRule="auto"/>
        <w:textAlignment w:val="baseline"/>
        <w:rPr>
          <w:rFonts w:cs="Arial"/>
          <w:color w:val="000000"/>
          <w:sz w:val="18"/>
          <w:szCs w:val="18"/>
          <w:lang w:val="en-US" w:eastAsia="fr-FR"/>
        </w:rPr>
      </w:pPr>
      <w:r w:rsidRPr="00F86457">
        <w:rPr>
          <w:rFonts w:cs="Arial"/>
          <w:color w:val="000000"/>
          <w:sz w:val="18"/>
          <w:szCs w:val="18"/>
          <w:lang w:val="en-US" w:eastAsia="fr-FR"/>
        </w:rPr>
        <w:t>This document has been assessed by the following Technical Rater:</w:t>
      </w:r>
    </w:p>
    <w:p w14:paraId="60F0C1C8"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after="60" w:line="276" w:lineRule="auto"/>
        <w:textAlignment w:val="baseline"/>
        <w:rPr>
          <w:rFonts w:cs="Arial"/>
          <w:b/>
          <w:color w:val="000000"/>
          <w:sz w:val="18"/>
          <w:szCs w:val="18"/>
          <w:lang w:val="en-US" w:eastAsia="fr-FR"/>
        </w:rPr>
      </w:pPr>
      <w:r w:rsidRPr="00F86457">
        <w:rPr>
          <w:rFonts w:cs="Arial"/>
          <w:b/>
          <w:color w:val="000000"/>
          <w:sz w:val="18"/>
          <w:szCs w:val="18"/>
          <w:lang w:val="en-US" w:eastAsia="fr-FR"/>
        </w:rPr>
        <w:t>Assessed and classified by:</w:t>
      </w:r>
    </w:p>
    <w:p w14:paraId="0F4705AD" w14:textId="77777777" w:rsidR="003A6C3B" w:rsidRPr="00F86457" w:rsidRDefault="003A6C3B" w:rsidP="003A6C3B">
      <w:pPr>
        <w:pBdr>
          <w:top w:val="single" w:sz="4" w:space="1" w:color="auto"/>
          <w:left w:val="single" w:sz="4" w:space="4" w:color="auto"/>
          <w:bottom w:val="single" w:sz="4" w:space="1" w:color="auto"/>
          <w:right w:val="single" w:sz="4" w:space="4" w:color="auto"/>
        </w:pBdr>
        <w:spacing w:after="110" w:line="276" w:lineRule="auto"/>
        <w:textAlignment w:val="baseline"/>
        <w:rPr>
          <w:rFonts w:cs="Arial"/>
          <w:color w:val="000000"/>
          <w:sz w:val="18"/>
          <w:szCs w:val="18"/>
          <w:lang w:val="en-US" w:eastAsia="fr-FR"/>
        </w:rPr>
      </w:pPr>
      <w:r w:rsidRPr="00F86457">
        <w:rPr>
          <w:rFonts w:cs="Arial"/>
          <w:b/>
          <w:color w:val="000000"/>
          <w:sz w:val="18"/>
          <w:szCs w:val="18"/>
          <w:lang w:val="en-US" w:eastAsia="fr-FR"/>
        </w:rPr>
        <w:t>Date classification completed:</w:t>
      </w:r>
    </w:p>
    <w:p w14:paraId="32B18687" w14:textId="77777777" w:rsidR="003A6C3B" w:rsidRPr="00684B74" w:rsidRDefault="003A6C3B" w:rsidP="003A6C3B">
      <w:pPr>
        <w:rPr>
          <w:rFonts w:ascii="Georgia" w:hAnsi="Georgia"/>
          <w:sz w:val="22"/>
          <w:szCs w:val="22"/>
          <w:lang w:val="en-US"/>
        </w:rPr>
      </w:pPr>
      <w:r w:rsidRPr="00D366DC">
        <w:rPr>
          <w:rStyle w:val="FootnoteReference"/>
          <w:szCs w:val="16"/>
        </w:rPr>
        <w:footnoteRef/>
      </w:r>
      <w:r w:rsidRPr="00D366DC">
        <w:rPr>
          <w:sz w:val="16"/>
          <w:szCs w:val="16"/>
        </w:rPr>
        <w:t xml:space="preserve"> “Controlled Technology” is defined as any Information necessary for the design, development, production, use, operation, maintenance or repair of </w:t>
      </w:r>
      <w:proofErr w:type="gramStart"/>
      <w:r w:rsidRPr="00D366DC">
        <w:rPr>
          <w:sz w:val="16"/>
          <w:szCs w:val="16"/>
        </w:rPr>
        <w:t>export controlled</w:t>
      </w:r>
      <w:proofErr w:type="gramEnd"/>
      <w:r w:rsidRPr="00D366DC">
        <w:rPr>
          <w:sz w:val="16"/>
          <w:szCs w:val="16"/>
        </w:rPr>
        <w:t xml:space="preserve"> goods. Examples of such Information are blueprints, plans, diagrams, models, engineering designs, manuals, requirements specifications and instructions etc. If in any doubt please contact your local Export Control Officer (ECO).</w:t>
      </w:r>
    </w:p>
    <w:p w14:paraId="5D79658A" w14:textId="77777777" w:rsidR="00364B69" w:rsidRDefault="00364B69">
      <w:pPr>
        <w:spacing w:line="240" w:lineRule="auto"/>
        <w:jc w:val="left"/>
      </w:pPr>
    </w:p>
    <w:p w14:paraId="15394AF5" w14:textId="77777777" w:rsidR="000318D8" w:rsidRDefault="00DF179D">
      <w:pPr>
        <w:spacing w:line="240" w:lineRule="auto"/>
        <w:jc w:val="left"/>
      </w:pPr>
      <w:r>
        <w:br w:type="page"/>
      </w:r>
    </w:p>
    <w:p w14:paraId="7F9C6322" w14:textId="77777777" w:rsidR="000318D8" w:rsidRDefault="000318D8" w:rsidP="000318D8">
      <w:pPr>
        <w:rPr>
          <w:b/>
          <w:sz w:val="22"/>
          <w:szCs w:val="22"/>
        </w:rPr>
      </w:pPr>
      <w:r w:rsidRPr="00DC4F2F">
        <w:rPr>
          <w:b/>
          <w:sz w:val="22"/>
          <w:szCs w:val="22"/>
        </w:rPr>
        <w:lastRenderedPageBreak/>
        <w:t>DOCUMENT CHANGE DETAILS</w:t>
      </w:r>
    </w:p>
    <w:p w14:paraId="14D6D942" w14:textId="77777777" w:rsidR="00DB6733" w:rsidRPr="00DC4F2F" w:rsidRDefault="00DB6733" w:rsidP="000318D8">
      <w:pPr>
        <w:rPr>
          <w:b/>
          <w:sz w:val="22"/>
          <w:szCs w:val="22"/>
        </w:rPr>
      </w:pPr>
    </w:p>
    <w:tbl>
      <w:tblPr>
        <w:tblStyle w:val="CORP-Table-Layout"/>
        <w:tblW w:w="5000" w:type="pct"/>
        <w:tblLook w:val="01E0" w:firstRow="1" w:lastRow="1" w:firstColumn="1" w:lastColumn="1" w:noHBand="0" w:noVBand="0"/>
      </w:tblPr>
      <w:tblGrid>
        <w:gridCol w:w="856"/>
        <w:gridCol w:w="1514"/>
        <w:gridCol w:w="1618"/>
        <w:gridCol w:w="5585"/>
      </w:tblGrid>
      <w:tr w:rsidR="000318D8" w:rsidRPr="00DC4F2F" w14:paraId="7C68CE60" w14:textId="77777777" w:rsidTr="00E4208B">
        <w:trPr>
          <w:cnfStyle w:val="100000000000" w:firstRow="1" w:lastRow="0" w:firstColumn="0" w:lastColumn="0" w:oddVBand="0" w:evenVBand="0" w:oddHBand="0" w:evenHBand="0" w:firstRowFirstColumn="0" w:firstRowLastColumn="0" w:lastRowFirstColumn="0" w:lastRowLastColumn="0"/>
          <w:trHeight w:val="340"/>
        </w:trPr>
        <w:tc>
          <w:tcPr>
            <w:tcW w:w="447" w:type="pct"/>
          </w:tcPr>
          <w:p w14:paraId="2D941121" w14:textId="77777777" w:rsidR="000318D8" w:rsidRPr="00DC4F2F" w:rsidRDefault="000318D8" w:rsidP="00E4208B">
            <w:pPr>
              <w:pStyle w:val="CORP-Tabletext"/>
            </w:pPr>
            <w:bookmarkStart w:id="1" w:name="DoorsChangeHistory"/>
            <w:bookmarkEnd w:id="1"/>
            <w:r w:rsidRPr="00DC4F2F">
              <w:t>Version</w:t>
            </w:r>
          </w:p>
        </w:tc>
        <w:tc>
          <w:tcPr>
            <w:tcW w:w="791" w:type="pct"/>
          </w:tcPr>
          <w:p w14:paraId="2461E98B" w14:textId="77777777" w:rsidR="000318D8" w:rsidRPr="00DC4F2F" w:rsidRDefault="000318D8" w:rsidP="00E4208B">
            <w:pPr>
              <w:pStyle w:val="CORP-Tabletext"/>
            </w:pPr>
            <w:r w:rsidRPr="00DC4F2F">
              <w:t>Date</w:t>
            </w:r>
          </w:p>
        </w:tc>
        <w:tc>
          <w:tcPr>
            <w:tcW w:w="845" w:type="pct"/>
          </w:tcPr>
          <w:p w14:paraId="5B494912" w14:textId="77777777" w:rsidR="000318D8" w:rsidRPr="00DC4F2F" w:rsidRDefault="000318D8" w:rsidP="00E4208B">
            <w:pPr>
              <w:pStyle w:val="CORP-Tabletext"/>
            </w:pPr>
            <w:proofErr w:type="spellStart"/>
            <w:r w:rsidRPr="00DC4F2F">
              <w:t>Modified</w:t>
            </w:r>
            <w:proofErr w:type="spellEnd"/>
            <w:r w:rsidRPr="00DC4F2F">
              <w:t xml:space="preserve"> Pages</w:t>
            </w:r>
          </w:p>
        </w:tc>
        <w:tc>
          <w:tcPr>
            <w:tcW w:w="2918" w:type="pct"/>
          </w:tcPr>
          <w:p w14:paraId="25850DA2" w14:textId="77777777" w:rsidR="000318D8" w:rsidRPr="00DC4F2F" w:rsidRDefault="000318D8" w:rsidP="00E4208B">
            <w:pPr>
              <w:pStyle w:val="CORP-Tabletext"/>
            </w:pPr>
            <w:r w:rsidRPr="00DC4F2F">
              <w:t>Description of Change</w:t>
            </w:r>
          </w:p>
        </w:tc>
      </w:tr>
      <w:tr w:rsidR="000318D8" w:rsidRPr="00DC4F2F" w14:paraId="40945346" w14:textId="77777777" w:rsidTr="00E4208B">
        <w:tc>
          <w:tcPr>
            <w:tcW w:w="447" w:type="pct"/>
          </w:tcPr>
          <w:p w14:paraId="5BC22080" w14:textId="77777777" w:rsidR="000318D8" w:rsidRPr="00DC4F2F" w:rsidRDefault="000318D8" w:rsidP="00E4208B">
            <w:pPr>
              <w:pStyle w:val="CORP-Tabletext"/>
            </w:pPr>
            <w:r w:rsidRPr="00DC4F2F">
              <w:t>1</w:t>
            </w:r>
          </w:p>
        </w:tc>
        <w:tc>
          <w:tcPr>
            <w:tcW w:w="791" w:type="pct"/>
          </w:tcPr>
          <w:p w14:paraId="4165B06E" w14:textId="5CC8B14D" w:rsidR="000318D8" w:rsidRPr="00E87A45" w:rsidRDefault="007D3B83" w:rsidP="00E45BC3">
            <w:pPr>
              <w:pStyle w:val="CORP-Tabletext"/>
              <w:rPr>
                <w:lang w:val="en-GB"/>
              </w:rPr>
            </w:pPr>
            <w:r>
              <w:rPr>
                <w:lang w:eastAsia="fr-FR"/>
              </w:rPr>
              <w:t>04</w:t>
            </w:r>
            <w:r w:rsidR="00816AF2">
              <w:rPr>
                <w:lang w:eastAsia="fr-FR"/>
              </w:rPr>
              <w:t>/0</w:t>
            </w:r>
            <w:r>
              <w:rPr>
                <w:lang w:eastAsia="fr-FR"/>
              </w:rPr>
              <w:t>3</w:t>
            </w:r>
            <w:r w:rsidR="00816AF2">
              <w:rPr>
                <w:lang w:eastAsia="fr-FR"/>
              </w:rPr>
              <w:t>/2026</w:t>
            </w:r>
          </w:p>
        </w:tc>
        <w:tc>
          <w:tcPr>
            <w:tcW w:w="845" w:type="pct"/>
          </w:tcPr>
          <w:p w14:paraId="752E554F" w14:textId="77777777" w:rsidR="000318D8" w:rsidRPr="00DC4F2F" w:rsidRDefault="000318D8" w:rsidP="00E4208B">
            <w:pPr>
              <w:pStyle w:val="CORP-Tabletext"/>
            </w:pPr>
            <w:r w:rsidRPr="00DC4F2F">
              <w:t>All</w:t>
            </w:r>
          </w:p>
        </w:tc>
        <w:tc>
          <w:tcPr>
            <w:tcW w:w="2918" w:type="pct"/>
          </w:tcPr>
          <w:p w14:paraId="0D8BA061" w14:textId="541F15DA" w:rsidR="00B54F50" w:rsidRPr="00B54F50" w:rsidRDefault="000318D8" w:rsidP="005232BB">
            <w:pPr>
              <w:pStyle w:val="CORP-Tabletext"/>
              <w:rPr>
                <w:lang w:val="en-US"/>
              </w:rPr>
            </w:pPr>
            <w:r w:rsidRPr="006332A9">
              <w:rPr>
                <w:lang w:val="en-US"/>
              </w:rPr>
              <w:t>1st Issue</w:t>
            </w:r>
          </w:p>
        </w:tc>
      </w:tr>
      <w:tr w:rsidR="004C269C" w:rsidRPr="00DC4F2F" w14:paraId="24DC3B21" w14:textId="77777777" w:rsidTr="00E4208B">
        <w:trPr>
          <w:cnfStyle w:val="010000000000" w:firstRow="0" w:lastRow="1" w:firstColumn="0" w:lastColumn="0" w:oddVBand="0" w:evenVBand="0" w:oddHBand="0" w:evenHBand="0" w:firstRowFirstColumn="0" w:firstRowLastColumn="0" w:lastRowFirstColumn="0" w:lastRowLastColumn="0"/>
        </w:trPr>
        <w:tc>
          <w:tcPr>
            <w:tcW w:w="447" w:type="pct"/>
          </w:tcPr>
          <w:p w14:paraId="3C2DEADA" w14:textId="44DB25B9" w:rsidR="004C269C" w:rsidRPr="00B54F50" w:rsidRDefault="004C269C" w:rsidP="00E4208B">
            <w:pPr>
              <w:pStyle w:val="CORP-Tabletext"/>
              <w:rPr>
                <w:lang w:val="en-US"/>
              </w:rPr>
            </w:pPr>
          </w:p>
        </w:tc>
        <w:tc>
          <w:tcPr>
            <w:tcW w:w="791" w:type="pct"/>
          </w:tcPr>
          <w:p w14:paraId="48978E87" w14:textId="01C02F17" w:rsidR="004C269C" w:rsidRPr="00B54F50" w:rsidRDefault="004C269C" w:rsidP="00D7613F">
            <w:pPr>
              <w:pStyle w:val="CORP-Tabletext"/>
              <w:rPr>
                <w:sz w:val="18"/>
                <w:szCs w:val="18"/>
                <w:lang w:val="en-US" w:eastAsia="fr-FR"/>
              </w:rPr>
            </w:pPr>
          </w:p>
        </w:tc>
        <w:tc>
          <w:tcPr>
            <w:tcW w:w="845" w:type="pct"/>
          </w:tcPr>
          <w:p w14:paraId="7943A901" w14:textId="65AB9000" w:rsidR="004C269C" w:rsidRPr="00B54F50" w:rsidRDefault="004C269C" w:rsidP="00E4208B">
            <w:pPr>
              <w:pStyle w:val="CORP-Tabletext"/>
              <w:rPr>
                <w:lang w:val="en-US"/>
              </w:rPr>
            </w:pPr>
          </w:p>
        </w:tc>
        <w:tc>
          <w:tcPr>
            <w:tcW w:w="2918" w:type="pct"/>
          </w:tcPr>
          <w:p w14:paraId="33B79502" w14:textId="68823156" w:rsidR="004C269C" w:rsidRPr="00B54F50" w:rsidRDefault="004C269C" w:rsidP="00E4208B">
            <w:pPr>
              <w:pStyle w:val="CORP-Tabletext"/>
              <w:rPr>
                <w:lang w:val="en-US"/>
              </w:rPr>
            </w:pPr>
          </w:p>
        </w:tc>
      </w:tr>
    </w:tbl>
    <w:p w14:paraId="154B7A73" w14:textId="77777777" w:rsidR="000318D8" w:rsidRPr="00DC4F2F" w:rsidRDefault="000318D8" w:rsidP="000318D8">
      <w:pPr>
        <w:pStyle w:val="CORP-Normal"/>
      </w:pPr>
      <w:bookmarkStart w:id="2" w:name="JR1"/>
      <w:bookmarkEnd w:id="2"/>
    </w:p>
    <w:p w14:paraId="43E2AA6B" w14:textId="77777777" w:rsidR="000835A6" w:rsidRDefault="000835A6">
      <w:pPr>
        <w:spacing w:line="240" w:lineRule="auto"/>
        <w:jc w:val="left"/>
      </w:pPr>
    </w:p>
    <w:p w14:paraId="1814F310" w14:textId="77777777" w:rsidR="000835A6" w:rsidRDefault="000835A6">
      <w:pPr>
        <w:spacing w:line="240" w:lineRule="auto"/>
        <w:jc w:val="left"/>
      </w:pPr>
    </w:p>
    <w:p w14:paraId="2D807413" w14:textId="77777777" w:rsidR="000835A6" w:rsidRPr="00DC4F2F" w:rsidRDefault="000835A6" w:rsidP="000835A6">
      <w:pPr>
        <w:pStyle w:val="CORP-Normal"/>
      </w:pPr>
    </w:p>
    <w:p w14:paraId="33F1B8B2" w14:textId="77777777" w:rsidR="000835A6" w:rsidRDefault="000835A6" w:rsidP="000835A6">
      <w:pPr>
        <w:rPr>
          <w:b/>
          <w:sz w:val="22"/>
          <w:szCs w:val="22"/>
        </w:rPr>
      </w:pPr>
      <w:r w:rsidRPr="00DC4F2F">
        <w:rPr>
          <w:b/>
          <w:sz w:val="22"/>
          <w:szCs w:val="22"/>
        </w:rPr>
        <w:t>DISTRIBUTION</w:t>
      </w:r>
    </w:p>
    <w:p w14:paraId="7F665BA6" w14:textId="77777777" w:rsidR="00DB6733" w:rsidRPr="00DC4F2F" w:rsidRDefault="00DB6733" w:rsidP="000835A6">
      <w:pPr>
        <w:rPr>
          <w:b/>
          <w:sz w:val="22"/>
          <w:szCs w:val="22"/>
        </w:rPr>
      </w:pPr>
    </w:p>
    <w:tbl>
      <w:tblPr>
        <w:tblStyle w:val="CORP-Table-Layout"/>
        <w:tblW w:w="5000" w:type="pct"/>
        <w:tblLook w:val="01E0" w:firstRow="1" w:lastRow="1" w:firstColumn="1" w:lastColumn="1" w:noHBand="0" w:noVBand="0"/>
      </w:tblPr>
      <w:tblGrid>
        <w:gridCol w:w="942"/>
        <w:gridCol w:w="1254"/>
        <w:gridCol w:w="5560"/>
        <w:gridCol w:w="1817"/>
      </w:tblGrid>
      <w:tr w:rsidR="000835A6" w:rsidRPr="00DC4F2F" w14:paraId="58E87D6B" w14:textId="77777777" w:rsidTr="00A2319D">
        <w:trPr>
          <w:cnfStyle w:val="100000000000" w:firstRow="1" w:lastRow="0" w:firstColumn="0" w:lastColumn="0" w:oddVBand="0" w:evenVBand="0" w:oddHBand="0" w:evenHBand="0" w:firstRowFirstColumn="0" w:firstRowLastColumn="0" w:lastRowFirstColumn="0" w:lastRowLastColumn="0"/>
          <w:trHeight w:val="340"/>
        </w:trPr>
        <w:tc>
          <w:tcPr>
            <w:tcW w:w="492" w:type="pct"/>
          </w:tcPr>
          <w:p w14:paraId="5B475C8E" w14:textId="77777777" w:rsidR="000835A6" w:rsidRPr="00DC4F2F" w:rsidRDefault="000835A6" w:rsidP="00A2319D">
            <w:pPr>
              <w:pStyle w:val="CORP-Tabletext"/>
            </w:pPr>
            <w:proofErr w:type="spellStart"/>
            <w:r w:rsidRPr="00DC4F2F">
              <w:t>Quantity</w:t>
            </w:r>
            <w:proofErr w:type="spellEnd"/>
          </w:p>
        </w:tc>
        <w:tc>
          <w:tcPr>
            <w:tcW w:w="655" w:type="pct"/>
          </w:tcPr>
          <w:p w14:paraId="5BB68FE5" w14:textId="24004582" w:rsidR="000835A6" w:rsidRPr="00DC4F2F" w:rsidRDefault="00D7613F" w:rsidP="00A2319D">
            <w:pPr>
              <w:pStyle w:val="CORP-Tabletext"/>
            </w:pPr>
            <w:r>
              <w:t>Date</w:t>
            </w:r>
          </w:p>
        </w:tc>
        <w:tc>
          <w:tcPr>
            <w:tcW w:w="2904" w:type="pct"/>
          </w:tcPr>
          <w:p w14:paraId="05BB3C01" w14:textId="77777777" w:rsidR="000835A6" w:rsidRPr="00DC4F2F" w:rsidRDefault="000835A6" w:rsidP="00A2319D">
            <w:pPr>
              <w:pStyle w:val="CORP-Tabletext"/>
            </w:pPr>
            <w:r w:rsidRPr="00DC4F2F">
              <w:t>Name</w:t>
            </w:r>
          </w:p>
        </w:tc>
        <w:tc>
          <w:tcPr>
            <w:tcW w:w="949" w:type="pct"/>
          </w:tcPr>
          <w:p w14:paraId="7AF9B6D8" w14:textId="77777777" w:rsidR="000835A6" w:rsidRPr="00DC4F2F" w:rsidRDefault="000835A6" w:rsidP="00A2319D">
            <w:pPr>
              <w:pStyle w:val="CORP-Tabletext"/>
            </w:pPr>
            <w:r w:rsidRPr="00DC4F2F">
              <w:t>Organisation</w:t>
            </w:r>
          </w:p>
        </w:tc>
      </w:tr>
      <w:tr w:rsidR="000835A6" w:rsidRPr="006755FD" w14:paraId="2BB0048B" w14:textId="77777777" w:rsidTr="00A2319D">
        <w:trPr>
          <w:cnfStyle w:val="010000000000" w:firstRow="0" w:lastRow="1" w:firstColumn="0" w:lastColumn="0" w:oddVBand="0" w:evenVBand="0" w:oddHBand="0" w:evenHBand="0" w:firstRowFirstColumn="0" w:firstRowLastColumn="0" w:lastRowFirstColumn="0" w:lastRowLastColumn="0"/>
        </w:trPr>
        <w:tc>
          <w:tcPr>
            <w:tcW w:w="492" w:type="pct"/>
          </w:tcPr>
          <w:p w14:paraId="6A2062F0" w14:textId="77777777" w:rsidR="000835A6" w:rsidRPr="00D7613F" w:rsidRDefault="000835A6" w:rsidP="00A2319D">
            <w:pPr>
              <w:pStyle w:val="CORP-Tabletext"/>
            </w:pPr>
            <w:r w:rsidRPr="00D7613F">
              <w:t>1</w:t>
            </w:r>
          </w:p>
        </w:tc>
        <w:tc>
          <w:tcPr>
            <w:tcW w:w="655" w:type="pct"/>
          </w:tcPr>
          <w:p w14:paraId="77806EB2" w14:textId="0345A0A5" w:rsidR="000835A6" w:rsidRPr="00D7613F" w:rsidRDefault="00D7613F" w:rsidP="00A2319D">
            <w:pPr>
              <w:pStyle w:val="CORP-Tabletext"/>
            </w:pPr>
            <w:r>
              <w:rPr>
                <w:sz w:val="18"/>
                <w:szCs w:val="18"/>
                <w:lang w:eastAsia="fr-FR"/>
              </w:rPr>
              <w:t xml:space="preserve">See </w:t>
            </w:r>
            <w:proofErr w:type="spellStart"/>
            <w:r>
              <w:rPr>
                <w:sz w:val="18"/>
                <w:szCs w:val="18"/>
                <w:lang w:eastAsia="fr-FR"/>
              </w:rPr>
              <w:t>issue</w:t>
            </w:r>
            <w:proofErr w:type="spellEnd"/>
            <w:r>
              <w:rPr>
                <w:sz w:val="18"/>
                <w:szCs w:val="18"/>
                <w:lang w:eastAsia="fr-FR"/>
              </w:rPr>
              <w:t xml:space="preserve"> date</w:t>
            </w:r>
          </w:p>
        </w:tc>
        <w:tc>
          <w:tcPr>
            <w:tcW w:w="2904" w:type="pct"/>
          </w:tcPr>
          <w:p w14:paraId="152396E1" w14:textId="67C142B0" w:rsidR="000835A6" w:rsidRPr="00D7613F" w:rsidRDefault="00520DBA" w:rsidP="004276B0">
            <w:pPr>
              <w:pStyle w:val="CORP-Tabletext"/>
            </w:pPr>
            <w:fldSimple w:instr=" DOCPROPERTY  Project  \* MERGEFORMAT ">
              <w:r w:rsidR="00DC585D">
                <w:t>S2NG</w:t>
              </w:r>
            </w:fldSimple>
            <w:r w:rsidR="000835A6" w:rsidRPr="00D7613F">
              <w:t xml:space="preserve"> Team</w:t>
            </w:r>
          </w:p>
        </w:tc>
        <w:tc>
          <w:tcPr>
            <w:tcW w:w="949" w:type="pct"/>
          </w:tcPr>
          <w:p w14:paraId="11600517" w14:textId="77777777" w:rsidR="000835A6" w:rsidRPr="006755FD" w:rsidRDefault="000835A6" w:rsidP="00A2319D">
            <w:pPr>
              <w:pStyle w:val="CORP-Tabletext"/>
              <w:rPr>
                <w:lang w:val="en-US"/>
              </w:rPr>
            </w:pPr>
          </w:p>
        </w:tc>
      </w:tr>
    </w:tbl>
    <w:p w14:paraId="1AAB2363" w14:textId="77777777" w:rsidR="000835A6" w:rsidRPr="00DC4F2F" w:rsidRDefault="000835A6" w:rsidP="000835A6">
      <w:pPr>
        <w:pStyle w:val="CORP-Normal"/>
        <w:jc w:val="center"/>
      </w:pPr>
    </w:p>
    <w:p w14:paraId="32794D1B" w14:textId="77777777" w:rsidR="000835A6" w:rsidRDefault="000835A6" w:rsidP="000835A6">
      <w:pPr>
        <w:spacing w:line="240" w:lineRule="auto"/>
        <w:jc w:val="left"/>
      </w:pPr>
    </w:p>
    <w:p w14:paraId="0BA55556" w14:textId="36774060" w:rsidR="000318D8" w:rsidRDefault="000318D8">
      <w:pPr>
        <w:spacing w:line="240" w:lineRule="auto"/>
        <w:jc w:val="left"/>
      </w:pPr>
      <w:r>
        <w:br w:type="page"/>
      </w:r>
    </w:p>
    <w:p w14:paraId="73D94035" w14:textId="77777777" w:rsidR="009D1BDE" w:rsidRPr="003B2E27" w:rsidRDefault="009D1BDE" w:rsidP="000455A4">
      <w:pPr>
        <w:rPr>
          <w:lang w:val="fr-FR"/>
        </w:rPr>
      </w:pPr>
      <w:r w:rsidRPr="003B2E27">
        <w:rPr>
          <w:lang w:val="fr-FR"/>
        </w:rPr>
        <w:lastRenderedPageBreak/>
        <w:t>CONTENTS</w:t>
      </w:r>
      <w:r w:rsidR="00C277C8" w:rsidRPr="003B2E27">
        <w:rPr>
          <w:lang w:val="fr-FR"/>
        </w:rPr>
        <w:t xml:space="preserve"> </w:t>
      </w:r>
    </w:p>
    <w:p w14:paraId="5C27D74E" w14:textId="419ED93C" w:rsidR="00DC585D" w:rsidRDefault="00806B37">
      <w:pPr>
        <w:pStyle w:val="TOC1"/>
        <w:tabs>
          <w:tab w:val="left" w:pos="680"/>
        </w:tabs>
        <w:rPr>
          <w:rFonts w:asciiTheme="minorHAnsi" w:eastAsiaTheme="minorEastAsia" w:hAnsiTheme="minorHAnsi" w:cstheme="minorBidi"/>
          <w:caps w:val="0"/>
          <w:noProof/>
          <w:sz w:val="22"/>
          <w:szCs w:val="22"/>
          <w:lang w:val="de-DE" w:eastAsia="de-DE"/>
        </w:rPr>
      </w:pPr>
      <w:r>
        <w:rPr>
          <w:caps w:val="0"/>
        </w:rPr>
        <w:fldChar w:fldCharType="begin"/>
      </w:r>
      <w:r w:rsidRPr="003B2E27">
        <w:rPr>
          <w:caps w:val="0"/>
          <w:lang w:val="fr-FR"/>
        </w:rPr>
        <w:instrText xml:space="preserve"> TOC \o "1-5" \u </w:instrText>
      </w:r>
      <w:r>
        <w:rPr>
          <w:caps w:val="0"/>
        </w:rPr>
        <w:fldChar w:fldCharType="separate"/>
      </w:r>
      <w:r w:rsidR="00DC585D">
        <w:rPr>
          <w:noProof/>
        </w:rPr>
        <w:t>1</w:t>
      </w:r>
      <w:r w:rsidR="00DC585D">
        <w:rPr>
          <w:rFonts w:asciiTheme="minorHAnsi" w:eastAsiaTheme="minorEastAsia" w:hAnsiTheme="minorHAnsi" w:cstheme="minorBidi"/>
          <w:caps w:val="0"/>
          <w:noProof/>
          <w:sz w:val="22"/>
          <w:szCs w:val="22"/>
          <w:lang w:val="de-DE" w:eastAsia="de-DE"/>
        </w:rPr>
        <w:tab/>
      </w:r>
      <w:r w:rsidR="00DC585D">
        <w:rPr>
          <w:noProof/>
        </w:rPr>
        <w:t>Introduction</w:t>
      </w:r>
      <w:r w:rsidR="00DC585D">
        <w:rPr>
          <w:noProof/>
        </w:rPr>
        <w:tab/>
      </w:r>
      <w:r w:rsidR="00DC585D">
        <w:rPr>
          <w:noProof/>
        </w:rPr>
        <w:fldChar w:fldCharType="begin"/>
      </w:r>
      <w:r w:rsidR="00DC585D">
        <w:rPr>
          <w:noProof/>
        </w:rPr>
        <w:instrText xml:space="preserve"> PAGEREF _Toc223513450 \h </w:instrText>
      </w:r>
      <w:r w:rsidR="00DC585D">
        <w:rPr>
          <w:noProof/>
        </w:rPr>
      </w:r>
      <w:r w:rsidR="00DC585D">
        <w:rPr>
          <w:noProof/>
        </w:rPr>
        <w:fldChar w:fldCharType="separate"/>
      </w:r>
      <w:r w:rsidR="00854A33">
        <w:rPr>
          <w:noProof/>
        </w:rPr>
        <w:t>5</w:t>
      </w:r>
      <w:r w:rsidR="00DC585D">
        <w:rPr>
          <w:noProof/>
        </w:rPr>
        <w:fldChar w:fldCharType="end"/>
      </w:r>
    </w:p>
    <w:p w14:paraId="7F7BB9B4" w14:textId="64DFE462" w:rsidR="00DC585D" w:rsidRDefault="00DC585D">
      <w:pPr>
        <w:pStyle w:val="TOC2"/>
        <w:tabs>
          <w:tab w:val="left" w:pos="880"/>
        </w:tabs>
        <w:rPr>
          <w:rFonts w:asciiTheme="minorHAnsi" w:eastAsiaTheme="minorEastAsia" w:hAnsiTheme="minorHAnsi" w:cstheme="minorBidi"/>
          <w:noProof/>
          <w:sz w:val="22"/>
          <w:szCs w:val="22"/>
          <w:lang w:val="de-DE" w:eastAsia="de-DE"/>
        </w:rPr>
      </w:pPr>
      <w:r>
        <w:rPr>
          <w:noProof/>
        </w:rPr>
        <w:t>1.1</w:t>
      </w:r>
      <w:r>
        <w:rPr>
          <w:rFonts w:asciiTheme="minorHAnsi" w:eastAsiaTheme="minorEastAsia" w:hAnsiTheme="minorHAnsi" w:cstheme="minorBidi"/>
          <w:noProof/>
          <w:sz w:val="22"/>
          <w:szCs w:val="22"/>
          <w:lang w:val="de-DE" w:eastAsia="de-DE"/>
        </w:rPr>
        <w:tab/>
      </w:r>
      <w:r>
        <w:rPr>
          <w:noProof/>
        </w:rPr>
        <w:t>Background</w:t>
      </w:r>
      <w:r>
        <w:rPr>
          <w:noProof/>
        </w:rPr>
        <w:tab/>
      </w:r>
      <w:r>
        <w:rPr>
          <w:noProof/>
        </w:rPr>
        <w:fldChar w:fldCharType="begin"/>
      </w:r>
      <w:r>
        <w:rPr>
          <w:noProof/>
        </w:rPr>
        <w:instrText xml:space="preserve"> PAGEREF _Toc223513451 \h </w:instrText>
      </w:r>
      <w:r>
        <w:rPr>
          <w:noProof/>
        </w:rPr>
      </w:r>
      <w:r>
        <w:rPr>
          <w:noProof/>
        </w:rPr>
        <w:fldChar w:fldCharType="separate"/>
      </w:r>
      <w:r w:rsidR="00854A33">
        <w:rPr>
          <w:noProof/>
        </w:rPr>
        <w:t>5</w:t>
      </w:r>
      <w:r>
        <w:rPr>
          <w:noProof/>
        </w:rPr>
        <w:fldChar w:fldCharType="end"/>
      </w:r>
    </w:p>
    <w:p w14:paraId="48901D96" w14:textId="27477611" w:rsidR="00DC585D" w:rsidRDefault="00DC585D">
      <w:pPr>
        <w:pStyle w:val="TOC2"/>
        <w:tabs>
          <w:tab w:val="left" w:pos="880"/>
        </w:tabs>
        <w:rPr>
          <w:rFonts w:asciiTheme="minorHAnsi" w:eastAsiaTheme="minorEastAsia" w:hAnsiTheme="minorHAnsi" w:cstheme="minorBidi"/>
          <w:noProof/>
          <w:sz w:val="22"/>
          <w:szCs w:val="22"/>
          <w:lang w:val="de-DE" w:eastAsia="de-DE"/>
        </w:rPr>
      </w:pPr>
      <w:r>
        <w:rPr>
          <w:noProof/>
        </w:rPr>
        <w:t>1.2</w:t>
      </w:r>
      <w:r>
        <w:rPr>
          <w:rFonts w:asciiTheme="minorHAnsi" w:eastAsiaTheme="minorEastAsia" w:hAnsiTheme="minorHAnsi" w:cstheme="minorBidi"/>
          <w:noProof/>
          <w:sz w:val="22"/>
          <w:szCs w:val="22"/>
          <w:lang w:val="de-DE" w:eastAsia="de-DE"/>
        </w:rPr>
        <w:tab/>
      </w:r>
      <w:r>
        <w:rPr>
          <w:noProof/>
        </w:rPr>
        <w:t>Document Scope and Objectives</w:t>
      </w:r>
      <w:r>
        <w:rPr>
          <w:noProof/>
        </w:rPr>
        <w:tab/>
      </w:r>
      <w:r>
        <w:rPr>
          <w:noProof/>
        </w:rPr>
        <w:fldChar w:fldCharType="begin"/>
      </w:r>
      <w:r>
        <w:rPr>
          <w:noProof/>
        </w:rPr>
        <w:instrText xml:space="preserve"> PAGEREF _Toc223513452 \h </w:instrText>
      </w:r>
      <w:r>
        <w:rPr>
          <w:noProof/>
        </w:rPr>
      </w:r>
      <w:r>
        <w:rPr>
          <w:noProof/>
        </w:rPr>
        <w:fldChar w:fldCharType="separate"/>
      </w:r>
      <w:r w:rsidR="00854A33">
        <w:rPr>
          <w:noProof/>
        </w:rPr>
        <w:t>5</w:t>
      </w:r>
      <w:r>
        <w:rPr>
          <w:noProof/>
        </w:rPr>
        <w:fldChar w:fldCharType="end"/>
      </w:r>
    </w:p>
    <w:p w14:paraId="5BCBCC3F" w14:textId="5A14B55E" w:rsidR="00DC585D" w:rsidRDefault="00DC585D">
      <w:pPr>
        <w:pStyle w:val="TOC1"/>
        <w:tabs>
          <w:tab w:val="left" w:pos="680"/>
        </w:tabs>
        <w:rPr>
          <w:rFonts w:asciiTheme="minorHAnsi" w:eastAsiaTheme="minorEastAsia" w:hAnsiTheme="minorHAnsi" w:cstheme="minorBidi"/>
          <w:caps w:val="0"/>
          <w:noProof/>
          <w:sz w:val="22"/>
          <w:szCs w:val="22"/>
          <w:lang w:val="de-DE" w:eastAsia="de-DE"/>
        </w:rPr>
      </w:pPr>
      <w:r>
        <w:rPr>
          <w:noProof/>
        </w:rPr>
        <w:t>2</w:t>
      </w:r>
      <w:r>
        <w:rPr>
          <w:rFonts w:asciiTheme="minorHAnsi" w:eastAsiaTheme="minorEastAsia" w:hAnsiTheme="minorHAnsi" w:cstheme="minorBidi"/>
          <w:caps w:val="0"/>
          <w:noProof/>
          <w:sz w:val="22"/>
          <w:szCs w:val="22"/>
          <w:lang w:val="de-DE" w:eastAsia="de-DE"/>
        </w:rPr>
        <w:tab/>
      </w:r>
      <w:r>
        <w:rPr>
          <w:noProof/>
        </w:rPr>
        <w:t>Applicable and Reference Documentation</w:t>
      </w:r>
      <w:r>
        <w:rPr>
          <w:noProof/>
        </w:rPr>
        <w:tab/>
      </w:r>
      <w:r>
        <w:rPr>
          <w:noProof/>
        </w:rPr>
        <w:fldChar w:fldCharType="begin"/>
      </w:r>
      <w:r>
        <w:rPr>
          <w:noProof/>
        </w:rPr>
        <w:instrText xml:space="preserve"> PAGEREF _Toc223513453 \h </w:instrText>
      </w:r>
      <w:r>
        <w:rPr>
          <w:noProof/>
        </w:rPr>
      </w:r>
      <w:r>
        <w:rPr>
          <w:noProof/>
        </w:rPr>
        <w:fldChar w:fldCharType="separate"/>
      </w:r>
      <w:r w:rsidR="00854A33">
        <w:rPr>
          <w:noProof/>
        </w:rPr>
        <w:t>6</w:t>
      </w:r>
      <w:r>
        <w:rPr>
          <w:noProof/>
        </w:rPr>
        <w:fldChar w:fldCharType="end"/>
      </w:r>
    </w:p>
    <w:p w14:paraId="3467750A" w14:textId="050A8C8C" w:rsidR="00DC585D" w:rsidRDefault="00DC585D">
      <w:pPr>
        <w:pStyle w:val="TOC2"/>
        <w:tabs>
          <w:tab w:val="left" w:pos="880"/>
        </w:tabs>
        <w:rPr>
          <w:rFonts w:asciiTheme="minorHAnsi" w:eastAsiaTheme="minorEastAsia" w:hAnsiTheme="minorHAnsi" w:cstheme="minorBidi"/>
          <w:noProof/>
          <w:sz w:val="22"/>
          <w:szCs w:val="22"/>
          <w:lang w:val="de-DE" w:eastAsia="de-DE"/>
        </w:rPr>
      </w:pPr>
      <w:r>
        <w:rPr>
          <w:noProof/>
        </w:rPr>
        <w:t>2.1</w:t>
      </w:r>
      <w:r>
        <w:rPr>
          <w:rFonts w:asciiTheme="minorHAnsi" w:eastAsiaTheme="minorEastAsia" w:hAnsiTheme="minorHAnsi" w:cstheme="minorBidi"/>
          <w:noProof/>
          <w:sz w:val="22"/>
          <w:szCs w:val="22"/>
          <w:lang w:val="de-DE" w:eastAsia="de-DE"/>
        </w:rPr>
        <w:tab/>
      </w:r>
      <w:r>
        <w:rPr>
          <w:noProof/>
        </w:rPr>
        <w:t>Applicable Documents</w:t>
      </w:r>
      <w:r>
        <w:rPr>
          <w:noProof/>
        </w:rPr>
        <w:tab/>
      </w:r>
      <w:r>
        <w:rPr>
          <w:noProof/>
        </w:rPr>
        <w:fldChar w:fldCharType="begin"/>
      </w:r>
      <w:r>
        <w:rPr>
          <w:noProof/>
        </w:rPr>
        <w:instrText xml:space="preserve"> PAGEREF _Toc223513454 \h </w:instrText>
      </w:r>
      <w:r>
        <w:rPr>
          <w:noProof/>
        </w:rPr>
      </w:r>
      <w:r>
        <w:rPr>
          <w:noProof/>
        </w:rPr>
        <w:fldChar w:fldCharType="separate"/>
      </w:r>
      <w:r w:rsidR="00854A33">
        <w:rPr>
          <w:noProof/>
        </w:rPr>
        <w:t>6</w:t>
      </w:r>
      <w:r>
        <w:rPr>
          <w:noProof/>
        </w:rPr>
        <w:fldChar w:fldCharType="end"/>
      </w:r>
    </w:p>
    <w:p w14:paraId="0001C68C" w14:textId="29FE8935" w:rsidR="00DC585D" w:rsidRDefault="00DC585D">
      <w:pPr>
        <w:pStyle w:val="TOC2"/>
        <w:tabs>
          <w:tab w:val="left" w:pos="880"/>
        </w:tabs>
        <w:rPr>
          <w:rFonts w:asciiTheme="minorHAnsi" w:eastAsiaTheme="minorEastAsia" w:hAnsiTheme="minorHAnsi" w:cstheme="minorBidi"/>
          <w:noProof/>
          <w:sz w:val="22"/>
          <w:szCs w:val="22"/>
          <w:lang w:val="de-DE" w:eastAsia="de-DE"/>
        </w:rPr>
      </w:pPr>
      <w:r>
        <w:rPr>
          <w:noProof/>
        </w:rPr>
        <w:t>2.2</w:t>
      </w:r>
      <w:r>
        <w:rPr>
          <w:rFonts w:asciiTheme="minorHAnsi" w:eastAsiaTheme="minorEastAsia" w:hAnsiTheme="minorHAnsi" w:cstheme="minorBidi"/>
          <w:noProof/>
          <w:sz w:val="22"/>
          <w:szCs w:val="22"/>
          <w:lang w:val="de-DE" w:eastAsia="de-DE"/>
        </w:rPr>
        <w:tab/>
      </w:r>
      <w:r>
        <w:rPr>
          <w:noProof/>
        </w:rPr>
        <w:t>Normative Documents</w:t>
      </w:r>
      <w:r>
        <w:rPr>
          <w:noProof/>
        </w:rPr>
        <w:tab/>
      </w:r>
      <w:r>
        <w:rPr>
          <w:noProof/>
        </w:rPr>
        <w:fldChar w:fldCharType="begin"/>
      </w:r>
      <w:r>
        <w:rPr>
          <w:noProof/>
        </w:rPr>
        <w:instrText xml:space="preserve"> PAGEREF _Toc223513455 \h </w:instrText>
      </w:r>
      <w:r>
        <w:rPr>
          <w:noProof/>
        </w:rPr>
      </w:r>
      <w:r>
        <w:rPr>
          <w:noProof/>
        </w:rPr>
        <w:fldChar w:fldCharType="separate"/>
      </w:r>
      <w:r w:rsidR="00854A33">
        <w:rPr>
          <w:noProof/>
        </w:rPr>
        <w:t>7</w:t>
      </w:r>
      <w:r>
        <w:rPr>
          <w:noProof/>
        </w:rPr>
        <w:fldChar w:fldCharType="end"/>
      </w:r>
    </w:p>
    <w:p w14:paraId="5F2A8807" w14:textId="20746047" w:rsidR="00DC585D" w:rsidRPr="00DC585D" w:rsidRDefault="00DC585D">
      <w:pPr>
        <w:pStyle w:val="TOC1"/>
        <w:tabs>
          <w:tab w:val="left" w:pos="680"/>
        </w:tabs>
        <w:rPr>
          <w:rFonts w:asciiTheme="minorHAnsi" w:eastAsiaTheme="minorEastAsia" w:hAnsiTheme="minorHAnsi" w:cstheme="minorBidi"/>
          <w:caps w:val="0"/>
          <w:noProof/>
          <w:sz w:val="22"/>
          <w:szCs w:val="22"/>
          <w:lang w:val="en-US" w:eastAsia="de-DE"/>
        </w:rPr>
      </w:pPr>
      <w:r>
        <w:rPr>
          <w:noProof/>
        </w:rPr>
        <w:t>3</w:t>
      </w:r>
      <w:r w:rsidRPr="00DC585D">
        <w:rPr>
          <w:rFonts w:asciiTheme="minorHAnsi" w:eastAsiaTheme="minorEastAsia" w:hAnsiTheme="minorHAnsi" w:cstheme="minorBidi"/>
          <w:caps w:val="0"/>
          <w:noProof/>
          <w:sz w:val="22"/>
          <w:szCs w:val="22"/>
          <w:lang w:val="en-US" w:eastAsia="de-DE"/>
        </w:rPr>
        <w:tab/>
      </w:r>
      <w:r>
        <w:rPr>
          <w:noProof/>
        </w:rPr>
        <w:t>Specific Design, Engineering, Analyses and Verification Tasks</w:t>
      </w:r>
      <w:r>
        <w:rPr>
          <w:noProof/>
        </w:rPr>
        <w:tab/>
      </w:r>
      <w:r>
        <w:rPr>
          <w:noProof/>
        </w:rPr>
        <w:fldChar w:fldCharType="begin"/>
      </w:r>
      <w:r>
        <w:rPr>
          <w:noProof/>
        </w:rPr>
        <w:instrText xml:space="preserve"> PAGEREF _Toc223513456 \h </w:instrText>
      </w:r>
      <w:r>
        <w:rPr>
          <w:noProof/>
        </w:rPr>
      </w:r>
      <w:r>
        <w:rPr>
          <w:noProof/>
        </w:rPr>
        <w:fldChar w:fldCharType="separate"/>
      </w:r>
      <w:r w:rsidR="00854A33">
        <w:rPr>
          <w:noProof/>
        </w:rPr>
        <w:t>7</w:t>
      </w:r>
      <w:r>
        <w:rPr>
          <w:noProof/>
        </w:rPr>
        <w:fldChar w:fldCharType="end"/>
      </w:r>
    </w:p>
    <w:p w14:paraId="7DB163F6" w14:textId="715D60EB"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3.1</w:t>
      </w:r>
      <w:r w:rsidRPr="00DC585D">
        <w:rPr>
          <w:rFonts w:asciiTheme="minorHAnsi" w:eastAsiaTheme="minorEastAsia" w:hAnsiTheme="minorHAnsi" w:cstheme="minorBidi"/>
          <w:noProof/>
          <w:sz w:val="22"/>
          <w:szCs w:val="22"/>
          <w:lang w:val="en-US" w:eastAsia="de-DE"/>
        </w:rPr>
        <w:tab/>
      </w:r>
      <w:r>
        <w:rPr>
          <w:noProof/>
        </w:rPr>
        <w:t>Task overview</w:t>
      </w:r>
      <w:r>
        <w:rPr>
          <w:noProof/>
        </w:rPr>
        <w:tab/>
      </w:r>
      <w:r>
        <w:rPr>
          <w:noProof/>
        </w:rPr>
        <w:fldChar w:fldCharType="begin"/>
      </w:r>
      <w:r>
        <w:rPr>
          <w:noProof/>
        </w:rPr>
        <w:instrText xml:space="preserve"> PAGEREF _Toc223513457 \h </w:instrText>
      </w:r>
      <w:r>
        <w:rPr>
          <w:noProof/>
        </w:rPr>
      </w:r>
      <w:r>
        <w:rPr>
          <w:noProof/>
        </w:rPr>
        <w:fldChar w:fldCharType="separate"/>
      </w:r>
      <w:r w:rsidR="00854A33">
        <w:rPr>
          <w:noProof/>
        </w:rPr>
        <w:t>7</w:t>
      </w:r>
      <w:r>
        <w:rPr>
          <w:noProof/>
        </w:rPr>
        <w:fldChar w:fldCharType="end"/>
      </w:r>
    </w:p>
    <w:p w14:paraId="1954BFE4" w14:textId="3530CD90"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3.2</w:t>
      </w:r>
      <w:r w:rsidRPr="00DC585D">
        <w:rPr>
          <w:rFonts w:asciiTheme="minorHAnsi" w:eastAsiaTheme="minorEastAsia" w:hAnsiTheme="minorHAnsi" w:cstheme="minorBidi"/>
          <w:noProof/>
          <w:sz w:val="22"/>
          <w:szCs w:val="22"/>
          <w:lang w:val="en-US" w:eastAsia="de-DE"/>
        </w:rPr>
        <w:tab/>
      </w:r>
      <w:r>
        <w:rPr>
          <w:noProof/>
        </w:rPr>
        <w:t>Objectives of phase C/D</w:t>
      </w:r>
      <w:r>
        <w:rPr>
          <w:noProof/>
        </w:rPr>
        <w:tab/>
      </w:r>
      <w:r>
        <w:rPr>
          <w:noProof/>
        </w:rPr>
        <w:fldChar w:fldCharType="begin"/>
      </w:r>
      <w:r>
        <w:rPr>
          <w:noProof/>
        </w:rPr>
        <w:instrText xml:space="preserve"> PAGEREF _Toc223513458 \h </w:instrText>
      </w:r>
      <w:r>
        <w:rPr>
          <w:noProof/>
        </w:rPr>
      </w:r>
      <w:r>
        <w:rPr>
          <w:noProof/>
        </w:rPr>
        <w:fldChar w:fldCharType="separate"/>
      </w:r>
      <w:r w:rsidR="00854A33">
        <w:rPr>
          <w:noProof/>
        </w:rPr>
        <w:t>7</w:t>
      </w:r>
      <w:r>
        <w:rPr>
          <w:noProof/>
        </w:rPr>
        <w:fldChar w:fldCharType="end"/>
      </w:r>
    </w:p>
    <w:p w14:paraId="63525A7A" w14:textId="50DA719B"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3.3</w:t>
      </w:r>
      <w:r w:rsidRPr="00DC585D">
        <w:rPr>
          <w:rFonts w:asciiTheme="minorHAnsi" w:eastAsiaTheme="minorEastAsia" w:hAnsiTheme="minorHAnsi" w:cstheme="minorBidi"/>
          <w:noProof/>
          <w:sz w:val="22"/>
          <w:szCs w:val="22"/>
          <w:lang w:val="en-US" w:eastAsia="de-DE"/>
        </w:rPr>
        <w:tab/>
      </w:r>
      <w:r>
        <w:rPr>
          <w:noProof/>
        </w:rPr>
        <w:t>Engineering and Design</w:t>
      </w:r>
      <w:r>
        <w:rPr>
          <w:noProof/>
        </w:rPr>
        <w:tab/>
      </w:r>
      <w:r>
        <w:rPr>
          <w:noProof/>
        </w:rPr>
        <w:fldChar w:fldCharType="begin"/>
      </w:r>
      <w:r>
        <w:rPr>
          <w:noProof/>
        </w:rPr>
        <w:instrText xml:space="preserve"> PAGEREF _Toc223513459 \h </w:instrText>
      </w:r>
      <w:r>
        <w:rPr>
          <w:noProof/>
        </w:rPr>
      </w:r>
      <w:r>
        <w:rPr>
          <w:noProof/>
        </w:rPr>
        <w:fldChar w:fldCharType="separate"/>
      </w:r>
      <w:r w:rsidR="00854A33">
        <w:rPr>
          <w:noProof/>
        </w:rPr>
        <w:t>8</w:t>
      </w:r>
      <w:r>
        <w:rPr>
          <w:noProof/>
        </w:rPr>
        <w:fldChar w:fldCharType="end"/>
      </w:r>
    </w:p>
    <w:p w14:paraId="6965F38D" w14:textId="63D30C6E" w:rsidR="00DC585D" w:rsidRPr="00DC585D" w:rsidRDefault="00DC585D">
      <w:pPr>
        <w:pStyle w:val="TOC1"/>
        <w:tabs>
          <w:tab w:val="left" w:pos="680"/>
        </w:tabs>
        <w:rPr>
          <w:rFonts w:asciiTheme="minorHAnsi" w:eastAsiaTheme="minorEastAsia" w:hAnsiTheme="minorHAnsi" w:cstheme="minorBidi"/>
          <w:caps w:val="0"/>
          <w:noProof/>
          <w:sz w:val="22"/>
          <w:szCs w:val="22"/>
          <w:lang w:val="en-US" w:eastAsia="de-DE"/>
        </w:rPr>
      </w:pPr>
      <w:r>
        <w:rPr>
          <w:noProof/>
        </w:rPr>
        <w:t>4</w:t>
      </w:r>
      <w:r w:rsidRPr="00DC585D">
        <w:rPr>
          <w:rFonts w:asciiTheme="minorHAnsi" w:eastAsiaTheme="minorEastAsia" w:hAnsiTheme="minorHAnsi" w:cstheme="minorBidi"/>
          <w:caps w:val="0"/>
          <w:noProof/>
          <w:sz w:val="22"/>
          <w:szCs w:val="22"/>
          <w:lang w:val="en-US" w:eastAsia="de-DE"/>
        </w:rPr>
        <w:tab/>
      </w:r>
      <w:r>
        <w:rPr>
          <w:noProof/>
        </w:rPr>
        <w:t>Deliveries S2NG</w:t>
      </w:r>
      <w:r>
        <w:rPr>
          <w:noProof/>
        </w:rPr>
        <w:tab/>
      </w:r>
      <w:r>
        <w:rPr>
          <w:noProof/>
        </w:rPr>
        <w:fldChar w:fldCharType="begin"/>
      </w:r>
      <w:r>
        <w:rPr>
          <w:noProof/>
        </w:rPr>
        <w:instrText xml:space="preserve"> PAGEREF _Toc223513460 \h </w:instrText>
      </w:r>
      <w:r>
        <w:rPr>
          <w:noProof/>
        </w:rPr>
      </w:r>
      <w:r>
        <w:rPr>
          <w:noProof/>
        </w:rPr>
        <w:fldChar w:fldCharType="separate"/>
      </w:r>
      <w:r w:rsidR="00854A33">
        <w:rPr>
          <w:noProof/>
        </w:rPr>
        <w:t>10</w:t>
      </w:r>
      <w:r>
        <w:rPr>
          <w:noProof/>
        </w:rPr>
        <w:fldChar w:fldCharType="end"/>
      </w:r>
    </w:p>
    <w:p w14:paraId="073D6462" w14:textId="75F320C5"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4.1</w:t>
      </w:r>
      <w:r w:rsidRPr="00DC585D">
        <w:rPr>
          <w:rFonts w:asciiTheme="minorHAnsi" w:eastAsiaTheme="minorEastAsia" w:hAnsiTheme="minorHAnsi" w:cstheme="minorBidi"/>
          <w:noProof/>
          <w:sz w:val="22"/>
          <w:szCs w:val="22"/>
          <w:lang w:val="en-US" w:eastAsia="de-DE"/>
        </w:rPr>
        <w:tab/>
      </w:r>
      <w:r>
        <w:rPr>
          <w:noProof/>
        </w:rPr>
        <w:t>Hardware Deliveries</w:t>
      </w:r>
      <w:r>
        <w:rPr>
          <w:noProof/>
        </w:rPr>
        <w:tab/>
      </w:r>
      <w:r>
        <w:rPr>
          <w:noProof/>
        </w:rPr>
        <w:fldChar w:fldCharType="begin"/>
      </w:r>
      <w:r>
        <w:rPr>
          <w:noProof/>
        </w:rPr>
        <w:instrText xml:space="preserve"> PAGEREF _Toc223513461 \h </w:instrText>
      </w:r>
      <w:r>
        <w:rPr>
          <w:noProof/>
        </w:rPr>
      </w:r>
      <w:r>
        <w:rPr>
          <w:noProof/>
        </w:rPr>
        <w:fldChar w:fldCharType="separate"/>
      </w:r>
      <w:r w:rsidR="00854A33">
        <w:rPr>
          <w:noProof/>
        </w:rPr>
        <w:t>10</w:t>
      </w:r>
      <w:r>
        <w:rPr>
          <w:noProof/>
        </w:rPr>
        <w:fldChar w:fldCharType="end"/>
      </w:r>
    </w:p>
    <w:p w14:paraId="5940B640" w14:textId="40720FD5"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4.2</w:t>
      </w:r>
      <w:r w:rsidRPr="00DC585D">
        <w:rPr>
          <w:rFonts w:asciiTheme="minorHAnsi" w:eastAsiaTheme="minorEastAsia" w:hAnsiTheme="minorHAnsi" w:cstheme="minorBidi"/>
          <w:noProof/>
          <w:sz w:val="22"/>
          <w:szCs w:val="22"/>
          <w:lang w:val="en-US" w:eastAsia="de-DE"/>
        </w:rPr>
        <w:tab/>
      </w:r>
      <w:r>
        <w:rPr>
          <w:noProof/>
        </w:rPr>
        <w:t>Thermal Hardware Integration Activities</w:t>
      </w:r>
      <w:r>
        <w:rPr>
          <w:noProof/>
        </w:rPr>
        <w:tab/>
      </w:r>
      <w:r>
        <w:rPr>
          <w:noProof/>
        </w:rPr>
        <w:fldChar w:fldCharType="begin"/>
      </w:r>
      <w:r>
        <w:rPr>
          <w:noProof/>
        </w:rPr>
        <w:instrText xml:space="preserve"> PAGEREF _Toc223513462 \h </w:instrText>
      </w:r>
      <w:r>
        <w:rPr>
          <w:noProof/>
        </w:rPr>
      </w:r>
      <w:r>
        <w:rPr>
          <w:noProof/>
        </w:rPr>
        <w:fldChar w:fldCharType="separate"/>
      </w:r>
      <w:r w:rsidR="00854A33">
        <w:rPr>
          <w:noProof/>
        </w:rPr>
        <w:t>10</w:t>
      </w:r>
      <w:r>
        <w:rPr>
          <w:noProof/>
        </w:rPr>
        <w:fldChar w:fldCharType="end"/>
      </w:r>
    </w:p>
    <w:p w14:paraId="229CAD5D" w14:textId="1FE12663"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4.3</w:t>
      </w:r>
      <w:r w:rsidRPr="00DC585D">
        <w:rPr>
          <w:rFonts w:asciiTheme="minorHAnsi" w:eastAsiaTheme="minorEastAsia" w:hAnsiTheme="minorHAnsi" w:cstheme="minorBidi"/>
          <w:noProof/>
          <w:sz w:val="22"/>
          <w:szCs w:val="22"/>
          <w:lang w:val="en-US" w:eastAsia="de-DE"/>
        </w:rPr>
        <w:tab/>
      </w:r>
      <w:r>
        <w:rPr>
          <w:noProof/>
        </w:rPr>
        <w:t>Software and Firmware deliveries</w:t>
      </w:r>
      <w:r>
        <w:rPr>
          <w:noProof/>
        </w:rPr>
        <w:tab/>
      </w:r>
      <w:r>
        <w:rPr>
          <w:noProof/>
        </w:rPr>
        <w:fldChar w:fldCharType="begin"/>
      </w:r>
      <w:r>
        <w:rPr>
          <w:noProof/>
        </w:rPr>
        <w:instrText xml:space="preserve"> PAGEREF _Toc223513463 \h </w:instrText>
      </w:r>
      <w:r>
        <w:rPr>
          <w:noProof/>
        </w:rPr>
      </w:r>
      <w:r>
        <w:rPr>
          <w:noProof/>
        </w:rPr>
        <w:fldChar w:fldCharType="separate"/>
      </w:r>
      <w:r w:rsidR="00854A33">
        <w:rPr>
          <w:noProof/>
        </w:rPr>
        <w:t>10</w:t>
      </w:r>
      <w:r>
        <w:rPr>
          <w:noProof/>
        </w:rPr>
        <w:fldChar w:fldCharType="end"/>
      </w:r>
    </w:p>
    <w:p w14:paraId="6FB382C7" w14:textId="29097088"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4.4</w:t>
      </w:r>
      <w:r w:rsidRPr="00DC585D">
        <w:rPr>
          <w:rFonts w:asciiTheme="minorHAnsi" w:eastAsiaTheme="minorEastAsia" w:hAnsiTheme="minorHAnsi" w:cstheme="minorBidi"/>
          <w:noProof/>
          <w:sz w:val="22"/>
          <w:szCs w:val="22"/>
          <w:lang w:val="en-US" w:eastAsia="de-DE"/>
        </w:rPr>
        <w:tab/>
      </w:r>
      <w:r>
        <w:rPr>
          <w:noProof/>
        </w:rPr>
        <w:t>Data and Mathematical Models</w:t>
      </w:r>
      <w:r>
        <w:rPr>
          <w:noProof/>
        </w:rPr>
        <w:tab/>
      </w:r>
      <w:r>
        <w:rPr>
          <w:noProof/>
        </w:rPr>
        <w:fldChar w:fldCharType="begin"/>
      </w:r>
      <w:r>
        <w:rPr>
          <w:noProof/>
        </w:rPr>
        <w:instrText xml:space="preserve"> PAGEREF _Toc223513464 \h </w:instrText>
      </w:r>
      <w:r>
        <w:rPr>
          <w:noProof/>
        </w:rPr>
      </w:r>
      <w:r>
        <w:rPr>
          <w:noProof/>
        </w:rPr>
        <w:fldChar w:fldCharType="separate"/>
      </w:r>
      <w:r w:rsidR="00854A33">
        <w:rPr>
          <w:noProof/>
        </w:rPr>
        <w:t>10</w:t>
      </w:r>
      <w:r>
        <w:rPr>
          <w:noProof/>
        </w:rPr>
        <w:fldChar w:fldCharType="end"/>
      </w:r>
    </w:p>
    <w:p w14:paraId="54ACFCC2" w14:textId="1FE4DC89"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4.5</w:t>
      </w:r>
      <w:r w:rsidRPr="00DC585D">
        <w:rPr>
          <w:rFonts w:asciiTheme="minorHAnsi" w:eastAsiaTheme="minorEastAsia" w:hAnsiTheme="minorHAnsi" w:cstheme="minorBidi"/>
          <w:noProof/>
          <w:sz w:val="22"/>
          <w:szCs w:val="22"/>
          <w:lang w:val="en-US" w:eastAsia="de-DE"/>
        </w:rPr>
        <w:tab/>
      </w:r>
      <w:r>
        <w:rPr>
          <w:noProof/>
        </w:rPr>
        <w:t>Ground Support Equipment Deliveries</w:t>
      </w:r>
      <w:r>
        <w:rPr>
          <w:noProof/>
        </w:rPr>
        <w:tab/>
      </w:r>
      <w:r>
        <w:rPr>
          <w:noProof/>
        </w:rPr>
        <w:fldChar w:fldCharType="begin"/>
      </w:r>
      <w:r>
        <w:rPr>
          <w:noProof/>
        </w:rPr>
        <w:instrText xml:space="preserve"> PAGEREF _Toc223513465 \h </w:instrText>
      </w:r>
      <w:r>
        <w:rPr>
          <w:noProof/>
        </w:rPr>
      </w:r>
      <w:r>
        <w:rPr>
          <w:noProof/>
        </w:rPr>
        <w:fldChar w:fldCharType="separate"/>
      </w:r>
      <w:r w:rsidR="00854A33">
        <w:rPr>
          <w:noProof/>
        </w:rPr>
        <w:t>11</w:t>
      </w:r>
      <w:r>
        <w:rPr>
          <w:noProof/>
        </w:rPr>
        <w:fldChar w:fldCharType="end"/>
      </w:r>
    </w:p>
    <w:p w14:paraId="0B69910C" w14:textId="09DF2F5F"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4.6</w:t>
      </w:r>
      <w:r w:rsidRPr="00DC585D">
        <w:rPr>
          <w:rFonts w:asciiTheme="minorHAnsi" w:eastAsiaTheme="minorEastAsia" w:hAnsiTheme="minorHAnsi" w:cstheme="minorBidi"/>
          <w:noProof/>
          <w:sz w:val="22"/>
          <w:szCs w:val="22"/>
          <w:lang w:val="en-US" w:eastAsia="de-DE"/>
        </w:rPr>
        <w:tab/>
      </w:r>
      <w:r>
        <w:rPr>
          <w:noProof/>
        </w:rPr>
        <w:t>Spares</w:t>
      </w:r>
      <w:r>
        <w:rPr>
          <w:noProof/>
        </w:rPr>
        <w:tab/>
      </w:r>
      <w:r>
        <w:rPr>
          <w:noProof/>
        </w:rPr>
        <w:fldChar w:fldCharType="begin"/>
      </w:r>
      <w:r>
        <w:rPr>
          <w:noProof/>
        </w:rPr>
        <w:instrText xml:space="preserve"> PAGEREF _Toc223513466 \h </w:instrText>
      </w:r>
      <w:r>
        <w:rPr>
          <w:noProof/>
        </w:rPr>
      </w:r>
      <w:r>
        <w:rPr>
          <w:noProof/>
        </w:rPr>
        <w:fldChar w:fldCharType="separate"/>
      </w:r>
      <w:r w:rsidR="00854A33">
        <w:rPr>
          <w:noProof/>
        </w:rPr>
        <w:t>11</w:t>
      </w:r>
      <w:r>
        <w:rPr>
          <w:noProof/>
        </w:rPr>
        <w:fldChar w:fldCharType="end"/>
      </w:r>
    </w:p>
    <w:p w14:paraId="6BEE226B" w14:textId="0D38D4FF"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4.7</w:t>
      </w:r>
      <w:r w:rsidRPr="00DC585D">
        <w:rPr>
          <w:rFonts w:asciiTheme="minorHAnsi" w:eastAsiaTheme="minorEastAsia" w:hAnsiTheme="minorHAnsi" w:cstheme="minorBidi"/>
          <w:noProof/>
          <w:sz w:val="22"/>
          <w:szCs w:val="22"/>
          <w:lang w:val="en-US" w:eastAsia="de-DE"/>
        </w:rPr>
        <w:tab/>
      </w:r>
      <w:r>
        <w:rPr>
          <w:noProof/>
        </w:rPr>
        <w:t>Options</w:t>
      </w:r>
      <w:r>
        <w:rPr>
          <w:noProof/>
        </w:rPr>
        <w:tab/>
      </w:r>
      <w:r>
        <w:rPr>
          <w:noProof/>
        </w:rPr>
        <w:fldChar w:fldCharType="begin"/>
      </w:r>
      <w:r>
        <w:rPr>
          <w:noProof/>
        </w:rPr>
        <w:instrText xml:space="preserve"> PAGEREF _Toc223513467 \h </w:instrText>
      </w:r>
      <w:r>
        <w:rPr>
          <w:noProof/>
        </w:rPr>
      </w:r>
      <w:r>
        <w:rPr>
          <w:noProof/>
        </w:rPr>
        <w:fldChar w:fldCharType="separate"/>
      </w:r>
      <w:r w:rsidR="00854A33">
        <w:rPr>
          <w:noProof/>
        </w:rPr>
        <w:t>12</w:t>
      </w:r>
      <w:r>
        <w:rPr>
          <w:noProof/>
        </w:rPr>
        <w:fldChar w:fldCharType="end"/>
      </w:r>
    </w:p>
    <w:p w14:paraId="29AB5164" w14:textId="0CF5E5A4"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4.8</w:t>
      </w:r>
      <w:r w:rsidRPr="00DC585D">
        <w:rPr>
          <w:rFonts w:asciiTheme="minorHAnsi" w:eastAsiaTheme="minorEastAsia" w:hAnsiTheme="minorHAnsi" w:cstheme="minorBidi"/>
          <w:noProof/>
          <w:sz w:val="22"/>
          <w:szCs w:val="22"/>
          <w:lang w:val="en-US" w:eastAsia="de-DE"/>
        </w:rPr>
        <w:tab/>
      </w:r>
      <w:r>
        <w:rPr>
          <w:noProof/>
        </w:rPr>
        <w:t>Customer Undertakings</w:t>
      </w:r>
      <w:r>
        <w:rPr>
          <w:noProof/>
        </w:rPr>
        <w:tab/>
      </w:r>
      <w:r>
        <w:rPr>
          <w:noProof/>
        </w:rPr>
        <w:fldChar w:fldCharType="begin"/>
      </w:r>
      <w:r>
        <w:rPr>
          <w:noProof/>
        </w:rPr>
        <w:instrText xml:space="preserve"> PAGEREF _Toc223513468 \h </w:instrText>
      </w:r>
      <w:r>
        <w:rPr>
          <w:noProof/>
        </w:rPr>
      </w:r>
      <w:r>
        <w:rPr>
          <w:noProof/>
        </w:rPr>
        <w:fldChar w:fldCharType="separate"/>
      </w:r>
      <w:r w:rsidR="00854A33">
        <w:rPr>
          <w:noProof/>
        </w:rPr>
        <w:t>12</w:t>
      </w:r>
      <w:r>
        <w:rPr>
          <w:noProof/>
        </w:rPr>
        <w:fldChar w:fldCharType="end"/>
      </w:r>
    </w:p>
    <w:p w14:paraId="2C5E402C" w14:textId="152561A7"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4.9</w:t>
      </w:r>
      <w:r w:rsidRPr="00DC585D">
        <w:rPr>
          <w:rFonts w:asciiTheme="minorHAnsi" w:eastAsiaTheme="minorEastAsia" w:hAnsiTheme="minorHAnsi" w:cstheme="minorBidi"/>
          <w:noProof/>
          <w:sz w:val="22"/>
          <w:szCs w:val="22"/>
          <w:lang w:val="en-US" w:eastAsia="de-DE"/>
        </w:rPr>
        <w:tab/>
      </w:r>
      <w:r>
        <w:rPr>
          <w:noProof/>
        </w:rPr>
        <w:t>Delivery Address</w:t>
      </w:r>
      <w:r>
        <w:rPr>
          <w:noProof/>
        </w:rPr>
        <w:tab/>
      </w:r>
      <w:r>
        <w:rPr>
          <w:noProof/>
        </w:rPr>
        <w:fldChar w:fldCharType="begin"/>
      </w:r>
      <w:r>
        <w:rPr>
          <w:noProof/>
        </w:rPr>
        <w:instrText xml:space="preserve"> PAGEREF _Toc223513469 \h </w:instrText>
      </w:r>
      <w:r>
        <w:rPr>
          <w:noProof/>
        </w:rPr>
      </w:r>
      <w:r>
        <w:rPr>
          <w:noProof/>
        </w:rPr>
        <w:fldChar w:fldCharType="separate"/>
      </w:r>
      <w:r w:rsidR="00854A33">
        <w:rPr>
          <w:noProof/>
        </w:rPr>
        <w:t>12</w:t>
      </w:r>
      <w:r>
        <w:rPr>
          <w:noProof/>
        </w:rPr>
        <w:fldChar w:fldCharType="end"/>
      </w:r>
    </w:p>
    <w:p w14:paraId="36D09F78" w14:textId="2627B7C9" w:rsidR="00DC585D" w:rsidRPr="00DC585D" w:rsidRDefault="00DC585D">
      <w:pPr>
        <w:pStyle w:val="TOC1"/>
        <w:tabs>
          <w:tab w:val="left" w:pos="680"/>
        </w:tabs>
        <w:rPr>
          <w:rFonts w:asciiTheme="minorHAnsi" w:eastAsiaTheme="minorEastAsia" w:hAnsiTheme="minorHAnsi" w:cstheme="minorBidi"/>
          <w:caps w:val="0"/>
          <w:noProof/>
          <w:sz w:val="22"/>
          <w:szCs w:val="22"/>
          <w:lang w:val="en-US" w:eastAsia="de-DE"/>
        </w:rPr>
      </w:pPr>
      <w:r>
        <w:rPr>
          <w:noProof/>
        </w:rPr>
        <w:t>5</w:t>
      </w:r>
      <w:r w:rsidRPr="00DC585D">
        <w:rPr>
          <w:rFonts w:asciiTheme="minorHAnsi" w:eastAsiaTheme="minorEastAsia" w:hAnsiTheme="minorHAnsi" w:cstheme="minorBidi"/>
          <w:caps w:val="0"/>
          <w:noProof/>
          <w:sz w:val="22"/>
          <w:szCs w:val="22"/>
          <w:lang w:val="en-US" w:eastAsia="de-DE"/>
        </w:rPr>
        <w:tab/>
      </w:r>
      <w:r>
        <w:rPr>
          <w:noProof/>
        </w:rPr>
        <w:t>Milestones, Meetings and Review Dates</w:t>
      </w:r>
      <w:r>
        <w:rPr>
          <w:noProof/>
        </w:rPr>
        <w:tab/>
      </w:r>
      <w:r>
        <w:rPr>
          <w:noProof/>
        </w:rPr>
        <w:fldChar w:fldCharType="begin"/>
      </w:r>
      <w:r>
        <w:rPr>
          <w:noProof/>
        </w:rPr>
        <w:instrText xml:space="preserve"> PAGEREF _Toc223513470 \h </w:instrText>
      </w:r>
      <w:r>
        <w:rPr>
          <w:noProof/>
        </w:rPr>
      </w:r>
      <w:r>
        <w:rPr>
          <w:noProof/>
        </w:rPr>
        <w:fldChar w:fldCharType="separate"/>
      </w:r>
      <w:r w:rsidR="00854A33">
        <w:rPr>
          <w:noProof/>
        </w:rPr>
        <w:t>13</w:t>
      </w:r>
      <w:r>
        <w:rPr>
          <w:noProof/>
        </w:rPr>
        <w:fldChar w:fldCharType="end"/>
      </w:r>
    </w:p>
    <w:p w14:paraId="7C827D01" w14:textId="25E74A04" w:rsidR="00DC585D" w:rsidRPr="00DC585D" w:rsidRDefault="00DC585D">
      <w:pPr>
        <w:pStyle w:val="TOC1"/>
        <w:tabs>
          <w:tab w:val="left" w:pos="680"/>
        </w:tabs>
        <w:rPr>
          <w:rFonts w:asciiTheme="minorHAnsi" w:eastAsiaTheme="minorEastAsia" w:hAnsiTheme="minorHAnsi" w:cstheme="minorBidi"/>
          <w:caps w:val="0"/>
          <w:noProof/>
          <w:sz w:val="22"/>
          <w:szCs w:val="22"/>
          <w:lang w:val="en-US" w:eastAsia="de-DE"/>
        </w:rPr>
      </w:pPr>
      <w:r>
        <w:rPr>
          <w:noProof/>
        </w:rPr>
        <w:t>6</w:t>
      </w:r>
      <w:r w:rsidRPr="00DC585D">
        <w:rPr>
          <w:rFonts w:asciiTheme="minorHAnsi" w:eastAsiaTheme="minorEastAsia" w:hAnsiTheme="minorHAnsi" w:cstheme="minorBidi"/>
          <w:caps w:val="0"/>
          <w:noProof/>
          <w:sz w:val="22"/>
          <w:szCs w:val="22"/>
          <w:lang w:val="en-US" w:eastAsia="de-DE"/>
        </w:rPr>
        <w:tab/>
      </w:r>
      <w:r>
        <w:rPr>
          <w:noProof/>
        </w:rPr>
        <w:t>Specific Requirements and Post Delivery Requirements</w:t>
      </w:r>
      <w:r>
        <w:rPr>
          <w:noProof/>
        </w:rPr>
        <w:tab/>
      </w:r>
      <w:r>
        <w:rPr>
          <w:noProof/>
        </w:rPr>
        <w:fldChar w:fldCharType="begin"/>
      </w:r>
      <w:r>
        <w:rPr>
          <w:noProof/>
        </w:rPr>
        <w:instrText xml:space="preserve"> PAGEREF _Toc223513471 \h </w:instrText>
      </w:r>
      <w:r>
        <w:rPr>
          <w:noProof/>
        </w:rPr>
      </w:r>
      <w:r>
        <w:rPr>
          <w:noProof/>
        </w:rPr>
        <w:fldChar w:fldCharType="separate"/>
      </w:r>
      <w:r w:rsidR="00854A33">
        <w:rPr>
          <w:noProof/>
        </w:rPr>
        <w:t>14</w:t>
      </w:r>
      <w:r>
        <w:rPr>
          <w:noProof/>
        </w:rPr>
        <w:fldChar w:fldCharType="end"/>
      </w:r>
    </w:p>
    <w:p w14:paraId="35029B55" w14:textId="267644DF"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6.1</w:t>
      </w:r>
      <w:r w:rsidRPr="00DC585D">
        <w:rPr>
          <w:rFonts w:asciiTheme="minorHAnsi" w:eastAsiaTheme="minorEastAsia" w:hAnsiTheme="minorHAnsi" w:cstheme="minorBidi"/>
          <w:noProof/>
          <w:sz w:val="22"/>
          <w:szCs w:val="22"/>
          <w:lang w:val="en-US" w:eastAsia="de-DE"/>
        </w:rPr>
        <w:tab/>
      </w:r>
      <w:r>
        <w:rPr>
          <w:noProof/>
        </w:rPr>
        <w:t>Integration</w:t>
      </w:r>
      <w:r>
        <w:rPr>
          <w:noProof/>
        </w:rPr>
        <w:tab/>
      </w:r>
      <w:r>
        <w:rPr>
          <w:noProof/>
        </w:rPr>
        <w:fldChar w:fldCharType="begin"/>
      </w:r>
      <w:r>
        <w:rPr>
          <w:noProof/>
        </w:rPr>
        <w:instrText xml:space="preserve"> PAGEREF _Toc223513472 \h </w:instrText>
      </w:r>
      <w:r>
        <w:rPr>
          <w:noProof/>
        </w:rPr>
      </w:r>
      <w:r>
        <w:rPr>
          <w:noProof/>
        </w:rPr>
        <w:fldChar w:fldCharType="separate"/>
      </w:r>
      <w:r w:rsidR="00854A33">
        <w:rPr>
          <w:noProof/>
        </w:rPr>
        <w:t>14</w:t>
      </w:r>
      <w:r>
        <w:rPr>
          <w:noProof/>
        </w:rPr>
        <w:fldChar w:fldCharType="end"/>
      </w:r>
    </w:p>
    <w:p w14:paraId="400DCB0B" w14:textId="14A2BD38"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6.2</w:t>
      </w:r>
      <w:r w:rsidRPr="00DC585D">
        <w:rPr>
          <w:rFonts w:asciiTheme="minorHAnsi" w:eastAsiaTheme="minorEastAsia" w:hAnsiTheme="minorHAnsi" w:cstheme="minorBidi"/>
          <w:noProof/>
          <w:sz w:val="22"/>
          <w:szCs w:val="22"/>
          <w:lang w:val="en-US" w:eastAsia="de-DE"/>
        </w:rPr>
        <w:tab/>
      </w:r>
      <w:r>
        <w:rPr>
          <w:noProof/>
        </w:rPr>
        <w:t>Specific Support and Post Delivery Requirements Mission S2NG.</w:t>
      </w:r>
      <w:r>
        <w:rPr>
          <w:noProof/>
        </w:rPr>
        <w:tab/>
      </w:r>
      <w:r>
        <w:rPr>
          <w:noProof/>
        </w:rPr>
        <w:fldChar w:fldCharType="begin"/>
      </w:r>
      <w:r>
        <w:rPr>
          <w:noProof/>
        </w:rPr>
        <w:instrText xml:space="preserve"> PAGEREF _Toc223513473 \h </w:instrText>
      </w:r>
      <w:r>
        <w:rPr>
          <w:noProof/>
        </w:rPr>
      </w:r>
      <w:r>
        <w:rPr>
          <w:noProof/>
        </w:rPr>
        <w:fldChar w:fldCharType="separate"/>
      </w:r>
      <w:r w:rsidR="00854A33">
        <w:rPr>
          <w:noProof/>
        </w:rPr>
        <w:t>14</w:t>
      </w:r>
      <w:r>
        <w:rPr>
          <w:noProof/>
        </w:rPr>
        <w:fldChar w:fldCharType="end"/>
      </w:r>
    </w:p>
    <w:p w14:paraId="6C33438E" w14:textId="7274A898"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6.3</w:t>
      </w:r>
      <w:r w:rsidRPr="00DC585D">
        <w:rPr>
          <w:rFonts w:asciiTheme="minorHAnsi" w:eastAsiaTheme="minorEastAsia" w:hAnsiTheme="minorHAnsi" w:cstheme="minorBidi"/>
          <w:noProof/>
          <w:sz w:val="22"/>
          <w:szCs w:val="22"/>
          <w:lang w:val="en-US" w:eastAsia="de-DE"/>
        </w:rPr>
        <w:tab/>
      </w:r>
      <w:r>
        <w:rPr>
          <w:noProof/>
        </w:rPr>
        <w:t>Specific Support to Phase E1</w:t>
      </w:r>
      <w:r>
        <w:rPr>
          <w:noProof/>
        </w:rPr>
        <w:tab/>
      </w:r>
      <w:r>
        <w:rPr>
          <w:noProof/>
        </w:rPr>
        <w:fldChar w:fldCharType="begin"/>
      </w:r>
      <w:r>
        <w:rPr>
          <w:noProof/>
        </w:rPr>
        <w:instrText xml:space="preserve"> PAGEREF _Toc223513474 \h </w:instrText>
      </w:r>
      <w:r>
        <w:rPr>
          <w:noProof/>
        </w:rPr>
      </w:r>
      <w:r>
        <w:rPr>
          <w:noProof/>
        </w:rPr>
        <w:fldChar w:fldCharType="separate"/>
      </w:r>
      <w:r w:rsidR="00854A33">
        <w:rPr>
          <w:noProof/>
        </w:rPr>
        <w:t>14</w:t>
      </w:r>
      <w:r>
        <w:rPr>
          <w:noProof/>
        </w:rPr>
        <w:fldChar w:fldCharType="end"/>
      </w:r>
    </w:p>
    <w:p w14:paraId="05B38145" w14:textId="1818E418"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6.4</w:t>
      </w:r>
      <w:r w:rsidRPr="00DC585D">
        <w:rPr>
          <w:rFonts w:asciiTheme="minorHAnsi" w:eastAsiaTheme="minorEastAsia" w:hAnsiTheme="minorHAnsi" w:cstheme="minorBidi"/>
          <w:noProof/>
          <w:sz w:val="22"/>
          <w:szCs w:val="22"/>
          <w:lang w:val="en-US" w:eastAsia="de-DE"/>
        </w:rPr>
        <w:tab/>
      </w:r>
      <w:r>
        <w:rPr>
          <w:noProof/>
        </w:rPr>
        <w:t>Lifetime, Long Storage and Maintenance</w:t>
      </w:r>
      <w:r>
        <w:rPr>
          <w:noProof/>
        </w:rPr>
        <w:tab/>
      </w:r>
      <w:r>
        <w:rPr>
          <w:noProof/>
        </w:rPr>
        <w:fldChar w:fldCharType="begin"/>
      </w:r>
      <w:r>
        <w:rPr>
          <w:noProof/>
        </w:rPr>
        <w:instrText xml:space="preserve"> PAGEREF _Toc223513475 \h </w:instrText>
      </w:r>
      <w:r>
        <w:rPr>
          <w:noProof/>
        </w:rPr>
      </w:r>
      <w:r>
        <w:rPr>
          <w:noProof/>
        </w:rPr>
        <w:fldChar w:fldCharType="separate"/>
      </w:r>
      <w:r w:rsidR="00854A33">
        <w:rPr>
          <w:noProof/>
        </w:rPr>
        <w:t>14</w:t>
      </w:r>
      <w:r>
        <w:rPr>
          <w:noProof/>
        </w:rPr>
        <w:fldChar w:fldCharType="end"/>
      </w:r>
    </w:p>
    <w:p w14:paraId="5272F015" w14:textId="43E792AC" w:rsidR="00DC585D" w:rsidRPr="00DC585D" w:rsidRDefault="00DC585D">
      <w:pPr>
        <w:pStyle w:val="TOC2"/>
        <w:tabs>
          <w:tab w:val="left" w:pos="880"/>
        </w:tabs>
        <w:rPr>
          <w:rFonts w:asciiTheme="minorHAnsi" w:eastAsiaTheme="minorEastAsia" w:hAnsiTheme="minorHAnsi" w:cstheme="minorBidi"/>
          <w:noProof/>
          <w:sz w:val="22"/>
          <w:szCs w:val="22"/>
          <w:lang w:val="fr-FR" w:eastAsia="de-DE"/>
        </w:rPr>
      </w:pPr>
      <w:r w:rsidRPr="00DC585D">
        <w:rPr>
          <w:noProof/>
          <w:lang w:val="fr-FR"/>
        </w:rPr>
        <w:t>6.5</w:t>
      </w:r>
      <w:r w:rsidRPr="00DC585D">
        <w:rPr>
          <w:rFonts w:asciiTheme="minorHAnsi" w:eastAsiaTheme="minorEastAsia" w:hAnsiTheme="minorHAnsi" w:cstheme="minorBidi"/>
          <w:noProof/>
          <w:sz w:val="22"/>
          <w:szCs w:val="22"/>
          <w:lang w:val="fr-FR" w:eastAsia="de-DE"/>
        </w:rPr>
        <w:tab/>
      </w:r>
      <w:r w:rsidRPr="00DC585D">
        <w:rPr>
          <w:noProof/>
          <w:lang w:val="fr-FR"/>
        </w:rPr>
        <w:t>Life Cycle Assessment (LCA)</w:t>
      </w:r>
      <w:r w:rsidRPr="00DC585D">
        <w:rPr>
          <w:noProof/>
          <w:lang w:val="fr-FR"/>
        </w:rPr>
        <w:tab/>
      </w:r>
      <w:r>
        <w:rPr>
          <w:noProof/>
        </w:rPr>
        <w:fldChar w:fldCharType="begin"/>
      </w:r>
      <w:r w:rsidRPr="00DC585D">
        <w:rPr>
          <w:noProof/>
          <w:lang w:val="fr-FR"/>
        </w:rPr>
        <w:instrText xml:space="preserve"> PAGEREF _Toc223513476 \h </w:instrText>
      </w:r>
      <w:r>
        <w:rPr>
          <w:noProof/>
        </w:rPr>
      </w:r>
      <w:r>
        <w:rPr>
          <w:noProof/>
        </w:rPr>
        <w:fldChar w:fldCharType="separate"/>
      </w:r>
      <w:r w:rsidR="00854A33">
        <w:rPr>
          <w:noProof/>
          <w:lang w:val="fr-FR"/>
        </w:rPr>
        <w:t>14</w:t>
      </w:r>
      <w:r>
        <w:rPr>
          <w:noProof/>
        </w:rPr>
        <w:fldChar w:fldCharType="end"/>
      </w:r>
    </w:p>
    <w:p w14:paraId="1E71426D" w14:textId="6A7B6857" w:rsidR="00DC585D" w:rsidRPr="00DC585D" w:rsidRDefault="00DC585D">
      <w:pPr>
        <w:pStyle w:val="TOC1"/>
        <w:tabs>
          <w:tab w:val="left" w:pos="680"/>
        </w:tabs>
        <w:rPr>
          <w:rFonts w:asciiTheme="minorHAnsi" w:eastAsiaTheme="minorEastAsia" w:hAnsiTheme="minorHAnsi" w:cstheme="minorBidi"/>
          <w:caps w:val="0"/>
          <w:noProof/>
          <w:sz w:val="22"/>
          <w:szCs w:val="22"/>
          <w:lang w:val="fr-FR" w:eastAsia="de-DE"/>
        </w:rPr>
      </w:pPr>
      <w:r w:rsidRPr="00DC585D">
        <w:rPr>
          <w:noProof/>
          <w:lang w:val="fr-FR" w:eastAsia="en-GB"/>
        </w:rPr>
        <w:t>7</w:t>
      </w:r>
      <w:r w:rsidRPr="00DC585D">
        <w:rPr>
          <w:rFonts w:asciiTheme="minorHAnsi" w:eastAsiaTheme="minorEastAsia" w:hAnsiTheme="minorHAnsi" w:cstheme="minorBidi"/>
          <w:caps w:val="0"/>
          <w:noProof/>
          <w:sz w:val="22"/>
          <w:szCs w:val="22"/>
          <w:lang w:val="fr-FR" w:eastAsia="de-DE"/>
        </w:rPr>
        <w:tab/>
      </w:r>
      <w:r w:rsidRPr="00DC585D">
        <w:rPr>
          <w:noProof/>
          <w:lang w:val="fr-FR" w:eastAsia="en-GB"/>
        </w:rPr>
        <w:t>Documentation</w:t>
      </w:r>
      <w:r w:rsidRPr="00DC585D">
        <w:rPr>
          <w:noProof/>
          <w:lang w:val="fr-FR"/>
        </w:rPr>
        <w:tab/>
      </w:r>
      <w:r>
        <w:rPr>
          <w:noProof/>
        </w:rPr>
        <w:fldChar w:fldCharType="begin"/>
      </w:r>
      <w:r w:rsidRPr="00DC585D">
        <w:rPr>
          <w:noProof/>
          <w:lang w:val="fr-FR"/>
        </w:rPr>
        <w:instrText xml:space="preserve"> PAGEREF _Toc223513477 \h </w:instrText>
      </w:r>
      <w:r>
        <w:rPr>
          <w:noProof/>
        </w:rPr>
      </w:r>
      <w:r>
        <w:rPr>
          <w:noProof/>
        </w:rPr>
        <w:fldChar w:fldCharType="separate"/>
      </w:r>
      <w:r w:rsidR="00854A33">
        <w:rPr>
          <w:noProof/>
          <w:lang w:val="fr-FR"/>
        </w:rPr>
        <w:t>15</w:t>
      </w:r>
      <w:r>
        <w:rPr>
          <w:noProof/>
        </w:rPr>
        <w:fldChar w:fldCharType="end"/>
      </w:r>
    </w:p>
    <w:p w14:paraId="7A0E1F8B" w14:textId="1C22EC39" w:rsidR="00DC585D" w:rsidRPr="00DC585D" w:rsidRDefault="00DC585D">
      <w:pPr>
        <w:pStyle w:val="TOC2"/>
        <w:tabs>
          <w:tab w:val="left" w:pos="880"/>
        </w:tabs>
        <w:rPr>
          <w:rFonts w:asciiTheme="minorHAnsi" w:eastAsiaTheme="minorEastAsia" w:hAnsiTheme="minorHAnsi" w:cstheme="minorBidi"/>
          <w:noProof/>
          <w:sz w:val="22"/>
          <w:szCs w:val="22"/>
          <w:lang w:val="en-US" w:eastAsia="de-DE"/>
        </w:rPr>
      </w:pPr>
      <w:r>
        <w:rPr>
          <w:noProof/>
        </w:rPr>
        <w:t>7.1</w:t>
      </w:r>
      <w:r w:rsidRPr="00DC585D">
        <w:rPr>
          <w:rFonts w:asciiTheme="minorHAnsi" w:eastAsiaTheme="minorEastAsia" w:hAnsiTheme="minorHAnsi" w:cstheme="minorBidi"/>
          <w:noProof/>
          <w:sz w:val="22"/>
          <w:szCs w:val="22"/>
          <w:lang w:val="en-US" w:eastAsia="de-DE"/>
        </w:rPr>
        <w:tab/>
      </w:r>
      <w:r>
        <w:rPr>
          <w:noProof/>
        </w:rPr>
        <w:t>Documentation for unit falling in Category C or D</w:t>
      </w:r>
      <w:r>
        <w:rPr>
          <w:noProof/>
        </w:rPr>
        <w:tab/>
      </w:r>
      <w:r>
        <w:rPr>
          <w:noProof/>
        </w:rPr>
        <w:fldChar w:fldCharType="begin"/>
      </w:r>
      <w:r>
        <w:rPr>
          <w:noProof/>
        </w:rPr>
        <w:instrText xml:space="preserve"> PAGEREF _Toc223513478 \h </w:instrText>
      </w:r>
      <w:r>
        <w:rPr>
          <w:noProof/>
        </w:rPr>
      </w:r>
      <w:r>
        <w:rPr>
          <w:noProof/>
        </w:rPr>
        <w:fldChar w:fldCharType="separate"/>
      </w:r>
      <w:r w:rsidR="00854A33">
        <w:rPr>
          <w:noProof/>
        </w:rPr>
        <w:t>16</w:t>
      </w:r>
      <w:r>
        <w:rPr>
          <w:noProof/>
        </w:rPr>
        <w:fldChar w:fldCharType="end"/>
      </w:r>
    </w:p>
    <w:p w14:paraId="60805B11" w14:textId="0ADD106F" w:rsidR="00740518" w:rsidRPr="00E51713" w:rsidRDefault="00806B37" w:rsidP="00682E9A">
      <w:pPr>
        <w:pStyle w:val="TOC1"/>
        <w:tabs>
          <w:tab w:val="left" w:pos="680"/>
        </w:tabs>
        <w:rPr>
          <w:lang w:val="en-US"/>
        </w:rPr>
      </w:pPr>
      <w:r>
        <w:rPr>
          <w:caps w:val="0"/>
        </w:rPr>
        <w:fldChar w:fldCharType="end"/>
      </w:r>
    </w:p>
    <w:p w14:paraId="37329143" w14:textId="77777777" w:rsidR="009D1BDE" w:rsidRPr="00444D59" w:rsidRDefault="009D1BDE" w:rsidP="00BE0C7B">
      <w:pPr>
        <w:pStyle w:val="TabelleBatSOW"/>
        <w:rPr>
          <w:lang w:val="de-DE"/>
        </w:rPr>
      </w:pPr>
      <w:r w:rsidRPr="00444D59">
        <w:rPr>
          <w:lang w:val="de-DE"/>
        </w:rPr>
        <w:t>TABLES</w:t>
      </w:r>
    </w:p>
    <w:p w14:paraId="29FB9B5F" w14:textId="77777777" w:rsidR="009D1BDE" w:rsidRPr="00444D59" w:rsidRDefault="009D1BDE" w:rsidP="00AD1AA5">
      <w:pPr>
        <w:rPr>
          <w:lang w:val="de-DE"/>
        </w:rPr>
      </w:pPr>
    </w:p>
    <w:p w14:paraId="7EEC40AB" w14:textId="2D4C80D0" w:rsidR="00DC585D" w:rsidRDefault="009D1BDE">
      <w:pPr>
        <w:pStyle w:val="TableofFigures"/>
        <w:rPr>
          <w:rFonts w:asciiTheme="minorHAnsi" w:eastAsiaTheme="minorEastAsia" w:hAnsiTheme="minorHAnsi" w:cstheme="minorBidi"/>
          <w:noProof/>
          <w:sz w:val="22"/>
          <w:szCs w:val="22"/>
          <w:lang w:val="de-DE" w:eastAsia="de-DE"/>
        </w:rPr>
      </w:pPr>
      <w:r>
        <w:fldChar w:fldCharType="begin"/>
      </w:r>
      <w:r w:rsidRPr="00444D59">
        <w:rPr>
          <w:lang w:val="de-DE"/>
        </w:rPr>
        <w:instrText xml:space="preserve"> TOC \h \z \c "Table" </w:instrText>
      </w:r>
      <w:r>
        <w:fldChar w:fldCharType="separate"/>
      </w:r>
      <w:hyperlink w:anchor="_Toc223513479" w:history="1">
        <w:r w:rsidR="00DC585D" w:rsidRPr="008D5FE5">
          <w:rPr>
            <w:rStyle w:val="Hyperlink"/>
            <w:noProof/>
            <w:lang w:val="fr-FR"/>
          </w:rPr>
          <w:t>Table 2</w:t>
        </w:r>
        <w:r w:rsidR="00DC585D" w:rsidRPr="008D5FE5">
          <w:rPr>
            <w:rStyle w:val="Hyperlink"/>
            <w:noProof/>
            <w:lang w:val="fr-FR"/>
          </w:rPr>
          <w:noBreakHyphen/>
          <w:t>1: Applicable Document List</w:t>
        </w:r>
        <w:r w:rsidR="00DC585D">
          <w:rPr>
            <w:noProof/>
            <w:webHidden/>
          </w:rPr>
          <w:tab/>
        </w:r>
        <w:r w:rsidR="00DC585D">
          <w:rPr>
            <w:noProof/>
            <w:webHidden/>
          </w:rPr>
          <w:fldChar w:fldCharType="begin"/>
        </w:r>
        <w:r w:rsidR="00DC585D">
          <w:rPr>
            <w:noProof/>
            <w:webHidden/>
          </w:rPr>
          <w:instrText xml:space="preserve"> PAGEREF _Toc223513479 \h </w:instrText>
        </w:r>
        <w:r w:rsidR="00DC585D">
          <w:rPr>
            <w:noProof/>
            <w:webHidden/>
          </w:rPr>
        </w:r>
        <w:r w:rsidR="00DC585D">
          <w:rPr>
            <w:noProof/>
            <w:webHidden/>
          </w:rPr>
          <w:fldChar w:fldCharType="separate"/>
        </w:r>
        <w:r w:rsidR="00854A33">
          <w:rPr>
            <w:noProof/>
            <w:webHidden/>
          </w:rPr>
          <w:t>6</w:t>
        </w:r>
        <w:r w:rsidR="00DC585D">
          <w:rPr>
            <w:noProof/>
            <w:webHidden/>
          </w:rPr>
          <w:fldChar w:fldCharType="end"/>
        </w:r>
      </w:hyperlink>
    </w:p>
    <w:p w14:paraId="4879ECC3" w14:textId="0D23C0B5" w:rsidR="00DC585D" w:rsidRDefault="00DC585D">
      <w:pPr>
        <w:pStyle w:val="TableofFigures"/>
        <w:rPr>
          <w:rFonts w:asciiTheme="minorHAnsi" w:eastAsiaTheme="minorEastAsia" w:hAnsiTheme="minorHAnsi" w:cstheme="minorBidi"/>
          <w:noProof/>
          <w:sz w:val="22"/>
          <w:szCs w:val="22"/>
          <w:lang w:val="de-DE" w:eastAsia="de-DE"/>
        </w:rPr>
      </w:pPr>
      <w:hyperlink w:anchor="_Toc223513480" w:history="1">
        <w:r w:rsidRPr="008D5FE5">
          <w:rPr>
            <w:rStyle w:val="Hyperlink"/>
            <w:noProof/>
            <w:lang w:val="en-US"/>
          </w:rPr>
          <w:t>Table 4</w:t>
        </w:r>
        <w:r w:rsidRPr="008D5FE5">
          <w:rPr>
            <w:rStyle w:val="Hyperlink"/>
            <w:noProof/>
            <w:lang w:val="en-US"/>
          </w:rPr>
          <w:noBreakHyphen/>
          <w:t>1: S2NG Hardware Delivery Requirements</w:t>
        </w:r>
        <w:r>
          <w:rPr>
            <w:noProof/>
            <w:webHidden/>
          </w:rPr>
          <w:tab/>
        </w:r>
        <w:r>
          <w:rPr>
            <w:noProof/>
            <w:webHidden/>
          </w:rPr>
          <w:fldChar w:fldCharType="begin"/>
        </w:r>
        <w:r>
          <w:rPr>
            <w:noProof/>
            <w:webHidden/>
          </w:rPr>
          <w:instrText xml:space="preserve"> PAGEREF _Toc223513480 \h </w:instrText>
        </w:r>
        <w:r>
          <w:rPr>
            <w:noProof/>
            <w:webHidden/>
          </w:rPr>
        </w:r>
        <w:r>
          <w:rPr>
            <w:noProof/>
            <w:webHidden/>
          </w:rPr>
          <w:fldChar w:fldCharType="separate"/>
        </w:r>
        <w:r w:rsidR="00854A33">
          <w:rPr>
            <w:noProof/>
            <w:webHidden/>
          </w:rPr>
          <w:t>10</w:t>
        </w:r>
        <w:r>
          <w:rPr>
            <w:noProof/>
            <w:webHidden/>
          </w:rPr>
          <w:fldChar w:fldCharType="end"/>
        </w:r>
      </w:hyperlink>
    </w:p>
    <w:p w14:paraId="087CCC6F" w14:textId="586EC792" w:rsidR="00DC585D" w:rsidRDefault="00DC585D">
      <w:pPr>
        <w:pStyle w:val="TableofFigures"/>
        <w:rPr>
          <w:rFonts w:asciiTheme="minorHAnsi" w:eastAsiaTheme="minorEastAsia" w:hAnsiTheme="minorHAnsi" w:cstheme="minorBidi"/>
          <w:noProof/>
          <w:sz w:val="22"/>
          <w:szCs w:val="22"/>
          <w:lang w:val="de-DE" w:eastAsia="de-DE"/>
        </w:rPr>
      </w:pPr>
      <w:hyperlink w:anchor="_Toc223513481" w:history="1">
        <w:r w:rsidRPr="008D5FE5">
          <w:rPr>
            <w:rStyle w:val="Hyperlink"/>
            <w:noProof/>
          </w:rPr>
          <w:t>Table 4</w:t>
        </w:r>
        <w:r w:rsidRPr="008D5FE5">
          <w:rPr>
            <w:rStyle w:val="Hyperlink"/>
            <w:noProof/>
          </w:rPr>
          <w:noBreakHyphen/>
          <w:t>2: Definition of H/W Spare Items</w:t>
        </w:r>
        <w:r>
          <w:rPr>
            <w:noProof/>
            <w:webHidden/>
          </w:rPr>
          <w:tab/>
        </w:r>
        <w:r>
          <w:rPr>
            <w:noProof/>
            <w:webHidden/>
          </w:rPr>
          <w:fldChar w:fldCharType="begin"/>
        </w:r>
        <w:r>
          <w:rPr>
            <w:noProof/>
            <w:webHidden/>
          </w:rPr>
          <w:instrText xml:space="preserve"> PAGEREF _Toc223513481 \h </w:instrText>
        </w:r>
        <w:r>
          <w:rPr>
            <w:noProof/>
            <w:webHidden/>
          </w:rPr>
        </w:r>
        <w:r>
          <w:rPr>
            <w:noProof/>
            <w:webHidden/>
          </w:rPr>
          <w:fldChar w:fldCharType="separate"/>
        </w:r>
        <w:r w:rsidR="00854A33">
          <w:rPr>
            <w:noProof/>
            <w:webHidden/>
          </w:rPr>
          <w:t>11</w:t>
        </w:r>
        <w:r>
          <w:rPr>
            <w:noProof/>
            <w:webHidden/>
          </w:rPr>
          <w:fldChar w:fldCharType="end"/>
        </w:r>
      </w:hyperlink>
    </w:p>
    <w:p w14:paraId="36BB7EC3" w14:textId="4EB7E122" w:rsidR="00DC585D" w:rsidRDefault="00DC585D">
      <w:pPr>
        <w:pStyle w:val="TableofFigures"/>
        <w:rPr>
          <w:rFonts w:asciiTheme="minorHAnsi" w:eastAsiaTheme="minorEastAsia" w:hAnsiTheme="minorHAnsi" w:cstheme="minorBidi"/>
          <w:noProof/>
          <w:sz w:val="22"/>
          <w:szCs w:val="22"/>
          <w:lang w:val="de-DE" w:eastAsia="de-DE"/>
        </w:rPr>
      </w:pPr>
      <w:hyperlink w:anchor="_Toc223513482" w:history="1">
        <w:r w:rsidRPr="008D5FE5">
          <w:rPr>
            <w:rStyle w:val="Hyperlink"/>
            <w:noProof/>
          </w:rPr>
          <w:t>Table 4</w:t>
        </w:r>
        <w:r w:rsidRPr="008D5FE5">
          <w:rPr>
            <w:rStyle w:val="Hyperlink"/>
            <w:noProof/>
          </w:rPr>
          <w:noBreakHyphen/>
          <w:t>3: Customer Undertakings</w:t>
        </w:r>
        <w:r>
          <w:rPr>
            <w:noProof/>
            <w:webHidden/>
          </w:rPr>
          <w:tab/>
        </w:r>
        <w:r>
          <w:rPr>
            <w:noProof/>
            <w:webHidden/>
          </w:rPr>
          <w:fldChar w:fldCharType="begin"/>
        </w:r>
        <w:r>
          <w:rPr>
            <w:noProof/>
            <w:webHidden/>
          </w:rPr>
          <w:instrText xml:space="preserve"> PAGEREF _Toc223513482 \h </w:instrText>
        </w:r>
        <w:r>
          <w:rPr>
            <w:noProof/>
            <w:webHidden/>
          </w:rPr>
        </w:r>
        <w:r>
          <w:rPr>
            <w:noProof/>
            <w:webHidden/>
          </w:rPr>
          <w:fldChar w:fldCharType="separate"/>
        </w:r>
        <w:r w:rsidR="00854A33">
          <w:rPr>
            <w:noProof/>
            <w:webHidden/>
          </w:rPr>
          <w:t>12</w:t>
        </w:r>
        <w:r>
          <w:rPr>
            <w:noProof/>
            <w:webHidden/>
          </w:rPr>
          <w:fldChar w:fldCharType="end"/>
        </w:r>
      </w:hyperlink>
    </w:p>
    <w:p w14:paraId="51FAE0C5" w14:textId="0C4ED674" w:rsidR="00DC585D" w:rsidRDefault="00DC585D">
      <w:pPr>
        <w:pStyle w:val="TableofFigures"/>
        <w:rPr>
          <w:rFonts w:asciiTheme="minorHAnsi" w:eastAsiaTheme="minorEastAsia" w:hAnsiTheme="minorHAnsi" w:cstheme="minorBidi"/>
          <w:noProof/>
          <w:sz w:val="22"/>
          <w:szCs w:val="22"/>
          <w:lang w:val="de-DE" w:eastAsia="de-DE"/>
        </w:rPr>
      </w:pPr>
      <w:hyperlink w:anchor="_Toc223513483" w:history="1">
        <w:r w:rsidRPr="008D5FE5">
          <w:rPr>
            <w:rStyle w:val="Hyperlink"/>
            <w:noProof/>
          </w:rPr>
          <w:t>Table 5</w:t>
        </w:r>
        <w:r w:rsidRPr="008D5FE5">
          <w:rPr>
            <w:rStyle w:val="Hyperlink"/>
            <w:noProof/>
          </w:rPr>
          <w:noBreakHyphen/>
          <w:t>1: S2NG Meetings and Review Dates</w:t>
        </w:r>
        <w:r>
          <w:rPr>
            <w:noProof/>
            <w:webHidden/>
          </w:rPr>
          <w:tab/>
        </w:r>
        <w:r>
          <w:rPr>
            <w:noProof/>
            <w:webHidden/>
          </w:rPr>
          <w:fldChar w:fldCharType="begin"/>
        </w:r>
        <w:r>
          <w:rPr>
            <w:noProof/>
            <w:webHidden/>
          </w:rPr>
          <w:instrText xml:space="preserve"> PAGEREF _Toc223513483 \h </w:instrText>
        </w:r>
        <w:r>
          <w:rPr>
            <w:noProof/>
            <w:webHidden/>
          </w:rPr>
        </w:r>
        <w:r>
          <w:rPr>
            <w:noProof/>
            <w:webHidden/>
          </w:rPr>
          <w:fldChar w:fldCharType="separate"/>
        </w:r>
        <w:r w:rsidR="00854A33">
          <w:rPr>
            <w:noProof/>
            <w:webHidden/>
          </w:rPr>
          <w:t>13</w:t>
        </w:r>
        <w:r>
          <w:rPr>
            <w:noProof/>
            <w:webHidden/>
          </w:rPr>
          <w:fldChar w:fldCharType="end"/>
        </w:r>
      </w:hyperlink>
    </w:p>
    <w:p w14:paraId="38A88085" w14:textId="208DCEEB" w:rsidR="0093071E" w:rsidRDefault="009D1BDE" w:rsidP="006121E6">
      <w:pPr>
        <w:rPr>
          <w:lang w:val="de-DE"/>
        </w:rPr>
      </w:pPr>
      <w:r>
        <w:fldChar w:fldCharType="end"/>
      </w:r>
    </w:p>
    <w:p w14:paraId="0F25E1EE" w14:textId="77777777" w:rsidR="004922F6" w:rsidRDefault="009D1BDE" w:rsidP="00444D59">
      <w:pPr>
        <w:pStyle w:val="Heading1"/>
      </w:pPr>
      <w:r w:rsidRPr="0093071E">
        <w:rPr>
          <w:lang w:val="de-DE"/>
        </w:rPr>
        <w:br w:type="page"/>
      </w:r>
      <w:bookmarkStart w:id="3" w:name="_Ref195167502"/>
      <w:bookmarkStart w:id="4" w:name="_Toc223513450"/>
      <w:r w:rsidR="004922F6" w:rsidRPr="000C2A89">
        <w:lastRenderedPageBreak/>
        <w:t>Introduction</w:t>
      </w:r>
      <w:bookmarkEnd w:id="3"/>
      <w:bookmarkEnd w:id="4"/>
    </w:p>
    <w:p w14:paraId="716AB72F" w14:textId="77777777" w:rsidR="001165B9" w:rsidRPr="001165B9" w:rsidRDefault="001165B9" w:rsidP="001165B9"/>
    <w:p w14:paraId="3936D39A" w14:textId="77777777" w:rsidR="00064241" w:rsidRPr="0049562B" w:rsidRDefault="00064241" w:rsidP="008F006E">
      <w:pPr>
        <w:pStyle w:val="Heading2"/>
        <w:ind w:left="576"/>
      </w:pPr>
      <w:bookmarkStart w:id="5" w:name="_Toc223513451"/>
      <w:r w:rsidRPr="00001952">
        <w:t>Backgrou</w:t>
      </w:r>
      <w:r w:rsidRPr="0049562B">
        <w:t>nd</w:t>
      </w:r>
      <w:bookmarkEnd w:id="5"/>
    </w:p>
    <w:p w14:paraId="528FE8B7" w14:textId="3C789911" w:rsidR="00546771" w:rsidRPr="00094ACC" w:rsidRDefault="00546771" w:rsidP="00165EA7">
      <w:pPr>
        <w:pStyle w:val="Default"/>
        <w:jc w:val="both"/>
        <w:rPr>
          <w:rFonts w:ascii="Arial" w:hAnsi="Arial" w:cs="Arial"/>
          <w:sz w:val="20"/>
          <w:szCs w:val="20"/>
          <w:lang w:val="en-US"/>
        </w:rPr>
      </w:pPr>
      <w:r w:rsidRPr="00094ACC">
        <w:rPr>
          <w:rFonts w:ascii="Arial" w:hAnsi="Arial" w:cs="Arial"/>
          <w:sz w:val="20"/>
          <w:szCs w:val="20"/>
          <w:lang w:val="en-US"/>
        </w:rPr>
        <w:t>In the frame of the Copernicus Program, coordinated and managed by the European Commission, the European Space Agency, under the mandate to define the overall system architecture for the Copernicus Space Component, has defined the Sentinel-</w:t>
      </w:r>
      <w:r w:rsidR="00E06C2C">
        <w:rPr>
          <w:rFonts w:ascii="Arial" w:hAnsi="Arial" w:cs="Arial"/>
          <w:sz w:val="20"/>
          <w:szCs w:val="20"/>
          <w:lang w:val="en-US"/>
        </w:rPr>
        <w:t>2</w:t>
      </w:r>
      <w:r w:rsidRPr="00094ACC">
        <w:rPr>
          <w:rFonts w:ascii="Arial" w:hAnsi="Arial" w:cs="Arial"/>
          <w:sz w:val="20"/>
          <w:szCs w:val="20"/>
          <w:lang w:val="en-US"/>
        </w:rPr>
        <w:t xml:space="preserve"> Next Generation (Sentinel-</w:t>
      </w:r>
      <w:r w:rsidR="00E06C2C">
        <w:rPr>
          <w:rFonts w:ascii="Arial" w:hAnsi="Arial" w:cs="Arial"/>
          <w:sz w:val="20"/>
          <w:szCs w:val="20"/>
          <w:lang w:val="en-US"/>
        </w:rPr>
        <w:t>2</w:t>
      </w:r>
      <w:r w:rsidRPr="00094ACC">
        <w:rPr>
          <w:rFonts w:ascii="Arial" w:hAnsi="Arial" w:cs="Arial"/>
          <w:sz w:val="20"/>
          <w:szCs w:val="20"/>
          <w:lang w:val="en-US"/>
        </w:rPr>
        <w:t>NG) mission to provide enhanced continuity to the Sentinel-</w:t>
      </w:r>
      <w:r w:rsidR="00E06C2C">
        <w:rPr>
          <w:rFonts w:ascii="Arial" w:hAnsi="Arial" w:cs="Arial"/>
          <w:sz w:val="20"/>
          <w:szCs w:val="20"/>
          <w:lang w:val="en-US"/>
        </w:rPr>
        <w:t>2</w:t>
      </w:r>
      <w:r w:rsidRPr="00094ACC">
        <w:rPr>
          <w:rFonts w:ascii="Arial" w:hAnsi="Arial" w:cs="Arial"/>
          <w:sz w:val="20"/>
          <w:szCs w:val="20"/>
          <w:lang w:val="en-US"/>
        </w:rPr>
        <w:t xml:space="preserve"> services provided by the first generation. </w:t>
      </w:r>
    </w:p>
    <w:p w14:paraId="4D2DC69B" w14:textId="77777777" w:rsidR="00FF7094" w:rsidRDefault="00FF7094" w:rsidP="00052409">
      <w:pPr>
        <w:pStyle w:val="Astrium-Normal"/>
      </w:pPr>
    </w:p>
    <w:p w14:paraId="73189CE2" w14:textId="77777777" w:rsidR="00161AA3" w:rsidRPr="00D55B5A" w:rsidRDefault="005D3747" w:rsidP="008F006E">
      <w:pPr>
        <w:pStyle w:val="Heading2"/>
        <w:ind w:left="576"/>
      </w:pPr>
      <w:bookmarkStart w:id="6" w:name="_Toc223513452"/>
      <w:r w:rsidRPr="00D55B5A">
        <w:t xml:space="preserve">Document </w:t>
      </w:r>
      <w:r w:rsidR="00161AA3" w:rsidRPr="00D55B5A">
        <w:t>Scope and Objectives</w:t>
      </w:r>
      <w:bookmarkEnd w:id="6"/>
    </w:p>
    <w:p w14:paraId="1247874F" w14:textId="06B99D8A" w:rsidR="00515CAD" w:rsidRPr="007C1535" w:rsidRDefault="00F96361" w:rsidP="00AD1AA5">
      <w:pPr>
        <w:pStyle w:val="Astrium-Normal"/>
        <w:rPr>
          <w:highlight w:val="yellow"/>
        </w:rPr>
      </w:pPr>
      <w:r>
        <w:t>Th</w:t>
      </w:r>
      <w:r w:rsidR="00D93DA1">
        <w:t>is</w:t>
      </w:r>
      <w:r w:rsidR="003D0893">
        <w:t xml:space="preserve"> Contractor’s</w:t>
      </w:r>
      <w:r w:rsidR="00515CAD" w:rsidRPr="007C1535">
        <w:t xml:space="preserve"> </w:t>
      </w:r>
      <w:r w:rsidR="00B03E24">
        <w:t>Specific</w:t>
      </w:r>
      <w:r w:rsidR="002651B7">
        <w:t xml:space="preserve"> </w:t>
      </w:r>
      <w:r w:rsidR="00515CAD" w:rsidRPr="007C1535">
        <w:t>Statement of Work (</w:t>
      </w:r>
      <w:r w:rsidR="00B03E24">
        <w:t>S</w:t>
      </w:r>
      <w:r w:rsidR="00B13A6A">
        <w:t>SOW</w:t>
      </w:r>
      <w:r w:rsidR="00515CAD" w:rsidRPr="007C1535">
        <w:t xml:space="preserve">) defines work to be performed by the </w:t>
      </w:r>
      <w:r w:rsidR="00E56925">
        <w:t>Contractor</w:t>
      </w:r>
      <w:r w:rsidR="00515CAD" w:rsidRPr="007C1535">
        <w:t xml:space="preserve"> under the contractual authority of the </w:t>
      </w:r>
      <w:fldSimple w:instr=" DOCPROPERTY  Project  \* MERGEFORMAT ">
        <w:r w:rsidR="00DC585D">
          <w:t>S2NG</w:t>
        </w:r>
      </w:fldSimple>
      <w:r w:rsidR="004F503C">
        <w:t xml:space="preserve"> </w:t>
      </w:r>
      <w:r w:rsidR="000E7420">
        <w:t>Customer</w:t>
      </w:r>
      <w:r w:rsidR="00515CAD" w:rsidRPr="00D44FDA">
        <w:t xml:space="preserve"> </w:t>
      </w:r>
      <w:r w:rsidR="00E56925">
        <w:t>Contractor</w:t>
      </w:r>
      <w:r w:rsidR="00515CAD" w:rsidRPr="00D44FDA">
        <w:t xml:space="preserve">, </w:t>
      </w:r>
      <w:r w:rsidR="00C028AC" w:rsidRPr="00D44FDA">
        <w:t>Airbus Defence and Space</w:t>
      </w:r>
      <w:r w:rsidR="004F503C">
        <w:t xml:space="preserve"> </w:t>
      </w:r>
      <w:r w:rsidR="00546771">
        <w:t>GmbH</w:t>
      </w:r>
      <w:r w:rsidR="006F4C99">
        <w:t>.</w:t>
      </w:r>
    </w:p>
    <w:p w14:paraId="58D58A32" w14:textId="5BA0B340" w:rsidR="00515CAD" w:rsidRDefault="00515CAD" w:rsidP="00AD1AA5">
      <w:pPr>
        <w:pStyle w:val="Astrium-Normal"/>
      </w:pPr>
      <w:r w:rsidRPr="00546771">
        <w:t xml:space="preserve">The “European Space Agency” (hereinafter referred to as “ESA” or “the Agency”) is the </w:t>
      </w:r>
      <w:fldSimple w:instr=" DOCPROPERTY  Project  \* MERGEFORMAT ">
        <w:r w:rsidR="00DC585D">
          <w:t>S2NG</w:t>
        </w:r>
      </w:fldSimple>
      <w:r w:rsidR="004F503C" w:rsidRPr="00546771">
        <w:t xml:space="preserve"> </w:t>
      </w:r>
      <w:r w:rsidR="00052409" w:rsidRPr="00546771">
        <w:t>Mission</w:t>
      </w:r>
      <w:r w:rsidRPr="00546771">
        <w:t xml:space="preserve"> end-customer.</w:t>
      </w:r>
    </w:p>
    <w:p w14:paraId="1323907C" w14:textId="6D1F502F" w:rsidR="000A1EC4" w:rsidRDefault="000A1EC4" w:rsidP="00AD1AA5">
      <w:pPr>
        <w:pStyle w:val="Astrium-Normal"/>
      </w:pPr>
      <w:r>
        <w:t xml:space="preserve">Airbus </w:t>
      </w:r>
      <w:r w:rsidR="00534970">
        <w:t xml:space="preserve">Defence and Space </w:t>
      </w:r>
      <w:r w:rsidR="00052409">
        <w:t>GmbH</w:t>
      </w:r>
      <w:r>
        <w:t xml:space="preserve"> is the Prime Contractor (hereinafter referred to as the </w:t>
      </w:r>
      <w:proofErr w:type="gramStart"/>
      <w:r>
        <w:t>“ Prime</w:t>
      </w:r>
      <w:proofErr w:type="gramEnd"/>
      <w:r>
        <w:t>”) for the Imp</w:t>
      </w:r>
      <w:r w:rsidR="00A74B88">
        <w:t xml:space="preserve">lementation Phase of the </w:t>
      </w:r>
      <w:fldSimple w:instr=" DOCPROPERTY  Project  \* MERGEFORMAT ">
        <w:r w:rsidR="00DC585D">
          <w:t>S2NG</w:t>
        </w:r>
      </w:fldSimple>
      <w:r w:rsidR="004F503C">
        <w:t xml:space="preserve"> </w:t>
      </w:r>
      <w:r>
        <w:t>spacecraft</w:t>
      </w:r>
      <w:r w:rsidR="004F503C">
        <w:t>.</w:t>
      </w:r>
      <w:r w:rsidRPr="006A5B09">
        <w:t xml:space="preserve"> </w:t>
      </w:r>
    </w:p>
    <w:p w14:paraId="0622536C" w14:textId="77777777" w:rsidR="00E06C2C" w:rsidRDefault="00E06C2C" w:rsidP="00AD1AA5">
      <w:pPr>
        <w:pStyle w:val="Astrium-Normal"/>
      </w:pPr>
    </w:p>
    <w:p w14:paraId="54052BDB" w14:textId="77777777" w:rsidR="00FF7094" w:rsidRPr="006A5B09" w:rsidRDefault="00FF7094" w:rsidP="00AD1AA5">
      <w:pPr>
        <w:pStyle w:val="Astrium-Normal"/>
      </w:pPr>
    </w:p>
    <w:p w14:paraId="65706273" w14:textId="77777777" w:rsidR="00515CAD" w:rsidRDefault="00515CAD" w:rsidP="00AD1AA5">
      <w:pPr>
        <w:pStyle w:val="Astrium-Normal"/>
      </w:pPr>
      <w:r>
        <w:t>The “</w:t>
      </w:r>
      <w:r w:rsidR="00E56925">
        <w:t>Contractor</w:t>
      </w:r>
      <w:r>
        <w:t xml:space="preserve">” is the supplier of all the work as defined in </w:t>
      </w:r>
      <w:r w:rsidR="00C277C8">
        <w:t>this</w:t>
      </w:r>
      <w:r w:rsidR="003D0893">
        <w:t xml:space="preserve"> Contractor’s</w:t>
      </w:r>
      <w:r>
        <w:t xml:space="preserve"> </w:t>
      </w:r>
      <w:r w:rsidR="00B03E24">
        <w:t>S</w:t>
      </w:r>
      <w:r w:rsidR="00B13A6A">
        <w:t>SOW</w:t>
      </w:r>
      <w:r>
        <w:t>.</w:t>
      </w:r>
    </w:p>
    <w:p w14:paraId="237DB337" w14:textId="77777777" w:rsidR="00515CAD" w:rsidRDefault="00515CAD" w:rsidP="00AD1AA5">
      <w:pPr>
        <w:pStyle w:val="Astrium-Normal"/>
        <w:rPr>
          <w:b/>
        </w:rPr>
      </w:pPr>
      <w:r w:rsidRPr="008C5DD5">
        <w:rPr>
          <w:b/>
        </w:rPr>
        <w:t>The use of “shall”, “should”, “must”, “will”, “may” and “could”</w:t>
      </w:r>
      <w:r>
        <w:rPr>
          <w:b/>
        </w:rPr>
        <w:t>:</w:t>
      </w:r>
    </w:p>
    <w:p w14:paraId="28510BDD" w14:textId="77777777" w:rsidR="00515CAD" w:rsidRPr="008C5DD5" w:rsidRDefault="00515CAD" w:rsidP="00FF7094">
      <w:pPr>
        <w:pStyle w:val="Astrium-Normal"/>
        <w:numPr>
          <w:ilvl w:val="0"/>
          <w:numId w:val="2"/>
        </w:numPr>
        <w:tabs>
          <w:tab w:val="clear" w:pos="737"/>
          <w:tab w:val="num" w:pos="17"/>
        </w:tabs>
        <w:ind w:left="377"/>
        <w:rPr>
          <w:b/>
        </w:rPr>
      </w:pPr>
      <w:r>
        <w:t xml:space="preserve">The word “shall” in the text denotes a mandatory requirement. Deviation from such a requirement is not permissible without the formal agreement of </w:t>
      </w:r>
      <w:r w:rsidR="00A05FBA">
        <w:t>Airbus Defence and Space</w:t>
      </w:r>
      <w:r w:rsidR="006F4C99">
        <w:t>.</w:t>
      </w:r>
    </w:p>
    <w:p w14:paraId="4840F0AE" w14:textId="77777777" w:rsidR="00515CAD" w:rsidRPr="008C5DD5" w:rsidRDefault="00515CAD" w:rsidP="00FF7094">
      <w:pPr>
        <w:pStyle w:val="Astrium-Normal"/>
        <w:numPr>
          <w:ilvl w:val="0"/>
          <w:numId w:val="2"/>
        </w:numPr>
        <w:tabs>
          <w:tab w:val="clear" w:pos="737"/>
          <w:tab w:val="num" w:pos="377"/>
        </w:tabs>
        <w:ind w:left="377"/>
        <w:rPr>
          <w:b/>
        </w:rPr>
      </w:pPr>
      <w:r>
        <w:t xml:space="preserve">The word “should” in the text denotes a recommendation or </w:t>
      </w:r>
      <w:r w:rsidR="002C28EE">
        <w:t xml:space="preserve">advice </w:t>
      </w:r>
      <w:r>
        <w:t xml:space="preserve">on implementing a requirement. Such recommendation or </w:t>
      </w:r>
      <w:r w:rsidR="002C28EE">
        <w:t xml:space="preserve">advice </w:t>
      </w:r>
      <w:r>
        <w:t>is expected to be followed unless good reasons are stated for not doing so.</w:t>
      </w:r>
    </w:p>
    <w:p w14:paraId="7E5E236A" w14:textId="77777777" w:rsidR="00515CAD" w:rsidRDefault="00515CAD" w:rsidP="00FF7094">
      <w:pPr>
        <w:pStyle w:val="Astrium-Normal"/>
        <w:numPr>
          <w:ilvl w:val="0"/>
          <w:numId w:val="2"/>
        </w:numPr>
        <w:tabs>
          <w:tab w:val="clear" w:pos="737"/>
          <w:tab w:val="num" w:pos="377"/>
        </w:tabs>
        <w:ind w:left="377"/>
        <w:rPr>
          <w:b/>
        </w:rPr>
      </w:pPr>
      <w:r>
        <w:t>The words “must” or “will” in the text denotes a provision, a service or an intention in connection with a requirement</w:t>
      </w:r>
      <w:r w:rsidR="006F4C99">
        <w:t>.</w:t>
      </w:r>
    </w:p>
    <w:p w14:paraId="7C81A266" w14:textId="77777777" w:rsidR="002651B7" w:rsidRDefault="00515CAD" w:rsidP="00FF7094">
      <w:pPr>
        <w:pStyle w:val="Astrium-Normal"/>
        <w:numPr>
          <w:ilvl w:val="0"/>
          <w:numId w:val="2"/>
        </w:numPr>
        <w:tabs>
          <w:tab w:val="clear" w:pos="737"/>
          <w:tab w:val="num" w:pos="377"/>
        </w:tabs>
        <w:ind w:left="377"/>
        <w:rPr>
          <w:b/>
        </w:rPr>
      </w:pPr>
      <w:r>
        <w:t>The words “may” or “could” in the text denote a permissible practice or action and do not express a requirement.</w:t>
      </w:r>
    </w:p>
    <w:p w14:paraId="14401DDD" w14:textId="77777777" w:rsidR="00FF7094" w:rsidRDefault="00FF7094">
      <w:pPr>
        <w:spacing w:line="240" w:lineRule="auto"/>
        <w:jc w:val="left"/>
      </w:pPr>
    </w:p>
    <w:p w14:paraId="7AC67608" w14:textId="77777777" w:rsidR="002651B7" w:rsidRDefault="002651B7" w:rsidP="00AD1AA5">
      <w:pPr>
        <w:pStyle w:val="Astrium-Normal"/>
      </w:pPr>
      <w:r w:rsidRPr="00847627">
        <w:t>T</w:t>
      </w:r>
      <w:r w:rsidR="00B03E24">
        <w:t xml:space="preserve">his </w:t>
      </w:r>
      <w:r w:rsidR="006F4C99">
        <w:t>S</w:t>
      </w:r>
      <w:r w:rsidR="00B03E24">
        <w:t xml:space="preserve">pecific statement of </w:t>
      </w:r>
      <w:r w:rsidR="006F4C99">
        <w:t>W</w:t>
      </w:r>
      <w:r w:rsidR="00B03E24">
        <w:t>ork (S</w:t>
      </w:r>
      <w:r w:rsidRPr="00847627">
        <w:t xml:space="preserve">SOW) is applicable in conjunction with the </w:t>
      </w:r>
      <w:r w:rsidR="00B03E24">
        <w:t>Generic SOW (G</w:t>
      </w:r>
      <w:r w:rsidRPr="00847627">
        <w:t xml:space="preserve">SOW), which defines the equipment </w:t>
      </w:r>
      <w:r w:rsidR="00B03E24">
        <w:t>generic</w:t>
      </w:r>
      <w:r w:rsidRPr="00847627">
        <w:t xml:space="preserve"> requireme</w:t>
      </w:r>
      <w:r w:rsidRPr="00133BAD">
        <w:t xml:space="preserve">nts. In case of conflict, </w:t>
      </w:r>
      <w:r w:rsidR="00B03E24">
        <w:t>this</w:t>
      </w:r>
      <w:r w:rsidRPr="00133BAD">
        <w:t xml:space="preserve"> specific statement of work shall have precedence.</w:t>
      </w:r>
    </w:p>
    <w:p w14:paraId="2AAB0D70" w14:textId="6431C0C9" w:rsidR="009B6BF9" w:rsidRDefault="007E0D35" w:rsidP="009B6BF9">
      <w:pPr>
        <w:pStyle w:val="Astrium-Normal"/>
        <w:rPr>
          <w:lang w:val="en-US"/>
        </w:rPr>
      </w:pPr>
      <w:r w:rsidRPr="00444D59">
        <w:rPr>
          <w:lang w:val="en-US"/>
        </w:rPr>
        <w:t>T</w:t>
      </w:r>
      <w:r>
        <w:rPr>
          <w:lang w:val="en-US"/>
        </w:rPr>
        <w:t>he structure of thi</w:t>
      </w:r>
      <w:r w:rsidRPr="00444D59">
        <w:rPr>
          <w:lang w:val="en-US"/>
        </w:rPr>
        <w:t xml:space="preserve">s </w:t>
      </w:r>
      <w:r w:rsidR="00052409" w:rsidRPr="00A01C0A">
        <w:rPr>
          <w:lang w:val="en-US"/>
        </w:rPr>
        <w:t>Equipment</w:t>
      </w:r>
      <w:r w:rsidR="00052409">
        <w:rPr>
          <w:lang w:val="en-US"/>
        </w:rPr>
        <w:t xml:space="preserve"> </w:t>
      </w:r>
      <w:r w:rsidRPr="00444D59">
        <w:rPr>
          <w:lang w:val="en-US"/>
        </w:rPr>
        <w:t>Specific Statement of Work</w:t>
      </w:r>
      <w:r>
        <w:rPr>
          <w:lang w:val="en-US"/>
        </w:rPr>
        <w:t xml:space="preserve"> follows the general outline of the standardized </w:t>
      </w:r>
      <w:proofErr w:type="spellStart"/>
      <w:r>
        <w:rPr>
          <w:lang w:val="en-US"/>
        </w:rPr>
        <w:t>SSoW</w:t>
      </w:r>
      <w:proofErr w:type="spellEnd"/>
      <w:r>
        <w:rPr>
          <w:lang w:val="en-US"/>
        </w:rPr>
        <w:t xml:space="preserve"> established for </w:t>
      </w:r>
      <w:fldSimple w:instr=" DOCPROPERTY  Project  \* MERGEFORMAT ">
        <w:r w:rsidR="00DC585D">
          <w:t>S2NG</w:t>
        </w:r>
      </w:fldSimple>
      <w:r>
        <w:rPr>
          <w:lang w:val="en-US"/>
        </w:rPr>
        <w:t xml:space="preserve">, adapted to the specifics of the </w:t>
      </w:r>
      <w:r w:rsidR="00052409" w:rsidRPr="00A01C0A">
        <w:rPr>
          <w:lang w:val="en-US"/>
        </w:rPr>
        <w:t>Equipment</w:t>
      </w:r>
      <w:r w:rsidR="00052409">
        <w:rPr>
          <w:lang w:val="en-US"/>
        </w:rPr>
        <w:t xml:space="preserve"> </w:t>
      </w:r>
      <w:r>
        <w:rPr>
          <w:lang w:val="en-US"/>
        </w:rPr>
        <w:t xml:space="preserve">development. </w:t>
      </w:r>
      <w:bookmarkStart w:id="7" w:name="_Toc449257959"/>
      <w:bookmarkStart w:id="8" w:name="_Toc449263984"/>
      <w:bookmarkStart w:id="9" w:name="_Toc449257960"/>
      <w:bookmarkStart w:id="10" w:name="_Toc449263985"/>
      <w:bookmarkStart w:id="11" w:name="_Toc449257961"/>
      <w:bookmarkStart w:id="12" w:name="_Toc449263986"/>
      <w:bookmarkStart w:id="13" w:name="_Toc449257962"/>
      <w:bookmarkStart w:id="14" w:name="_Toc449263987"/>
      <w:bookmarkStart w:id="15" w:name="_Toc449257963"/>
      <w:bookmarkStart w:id="16" w:name="_Toc449263988"/>
      <w:bookmarkStart w:id="17" w:name="_Toc449257964"/>
      <w:bookmarkStart w:id="18" w:name="_Toc449263989"/>
      <w:bookmarkStart w:id="19" w:name="_Toc449257965"/>
      <w:bookmarkStart w:id="20" w:name="_Toc449263990"/>
      <w:bookmarkStart w:id="21" w:name="_Toc449257966"/>
      <w:bookmarkStart w:id="22" w:name="_Toc449263991"/>
      <w:bookmarkStart w:id="23" w:name="_Toc449257967"/>
      <w:bookmarkStart w:id="24" w:name="_Toc449263992"/>
      <w:bookmarkStart w:id="25" w:name="_Toc449257968"/>
      <w:bookmarkStart w:id="26" w:name="_Toc449263993"/>
      <w:bookmarkStart w:id="27" w:name="_Toc449257969"/>
      <w:bookmarkStart w:id="28" w:name="_Toc449263994"/>
      <w:bookmarkStart w:id="29" w:name="_Toc449257970"/>
      <w:bookmarkStart w:id="30" w:name="_Toc449263995"/>
      <w:bookmarkStart w:id="31" w:name="_Toc449257971"/>
      <w:bookmarkStart w:id="32" w:name="_Toc449263996"/>
      <w:bookmarkStart w:id="33" w:name="_Toc449257972"/>
      <w:bookmarkStart w:id="34" w:name="_Toc449263997"/>
      <w:bookmarkStart w:id="35" w:name="_Toc449257973"/>
      <w:bookmarkStart w:id="36" w:name="_Toc449263998"/>
      <w:bookmarkStart w:id="37" w:name="_Toc449257974"/>
      <w:bookmarkStart w:id="38" w:name="_Toc449263999"/>
      <w:bookmarkStart w:id="39" w:name="_Toc449257985"/>
      <w:bookmarkStart w:id="40" w:name="_Toc449264010"/>
      <w:bookmarkStart w:id="41" w:name="_Toc449258002"/>
      <w:bookmarkStart w:id="42" w:name="_Toc449264027"/>
      <w:bookmarkStart w:id="43" w:name="_Toc449258003"/>
      <w:bookmarkStart w:id="44" w:name="_Toc449264028"/>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563622F5" w14:textId="77777777" w:rsidR="009B6BF9" w:rsidRDefault="009B6BF9" w:rsidP="009B6BF9">
      <w:pPr>
        <w:pStyle w:val="Astrium-Normal"/>
        <w:rPr>
          <w:b/>
        </w:rPr>
      </w:pPr>
    </w:p>
    <w:p w14:paraId="75E7EB24" w14:textId="77777777" w:rsidR="00D62446" w:rsidRPr="004F0DF9" w:rsidRDefault="008B38A2" w:rsidP="00493FCF">
      <w:pPr>
        <w:jc w:val="left"/>
        <w:rPr>
          <w:color w:val="FF0000"/>
          <w:lang w:eastAsia="en-GB"/>
        </w:rPr>
      </w:pPr>
      <w:bookmarkStart w:id="45" w:name="_Toc466526459"/>
      <w:bookmarkStart w:id="46" w:name="_Toc466528294"/>
      <w:bookmarkStart w:id="47" w:name="_Toc466528575"/>
      <w:bookmarkStart w:id="48" w:name="_Toc466528835"/>
      <w:bookmarkStart w:id="49" w:name="_Toc466613019"/>
      <w:bookmarkStart w:id="50" w:name="_Toc466613421"/>
      <w:bookmarkStart w:id="51" w:name="_Toc466634462"/>
      <w:bookmarkStart w:id="52" w:name="_Toc466635325"/>
      <w:bookmarkStart w:id="53" w:name="_Toc466638098"/>
      <w:bookmarkStart w:id="54" w:name="_Toc456774350"/>
      <w:bookmarkStart w:id="55" w:name="_Toc456852091"/>
      <w:bookmarkStart w:id="56" w:name="_Toc456861339"/>
      <w:bookmarkStart w:id="57" w:name="_Toc456938397"/>
      <w:bookmarkStart w:id="58" w:name="_Toc456939477"/>
      <w:bookmarkStart w:id="59" w:name="_Toc456941663"/>
      <w:bookmarkStart w:id="60" w:name="_Toc457318546"/>
      <w:bookmarkStart w:id="61" w:name="_Toc458064098"/>
      <w:bookmarkStart w:id="62" w:name="_Toc458067124"/>
      <w:bookmarkStart w:id="63" w:name="_Toc458067708"/>
      <w:bookmarkStart w:id="64" w:name="_Toc458405506"/>
      <w:bookmarkStart w:id="65" w:name="_Toc458496652"/>
      <w:bookmarkStart w:id="66" w:name="_Toc456774351"/>
      <w:bookmarkStart w:id="67" w:name="_Toc456852092"/>
      <w:bookmarkStart w:id="68" w:name="_Toc456861340"/>
      <w:bookmarkStart w:id="69" w:name="_Toc456938398"/>
      <w:bookmarkStart w:id="70" w:name="_Toc456939478"/>
      <w:bookmarkStart w:id="71" w:name="_Toc456941664"/>
      <w:bookmarkStart w:id="72" w:name="_Toc457318547"/>
      <w:bookmarkStart w:id="73" w:name="_Toc458064099"/>
      <w:bookmarkStart w:id="74" w:name="_Toc458067125"/>
      <w:bookmarkStart w:id="75" w:name="_Toc458067709"/>
      <w:bookmarkStart w:id="76" w:name="_Toc458405507"/>
      <w:bookmarkStart w:id="77" w:name="_Toc458496653"/>
      <w:bookmarkStart w:id="78" w:name="_Toc456774352"/>
      <w:bookmarkStart w:id="79" w:name="_Toc456852093"/>
      <w:bookmarkStart w:id="80" w:name="_Toc456861341"/>
      <w:bookmarkStart w:id="81" w:name="_Toc456938399"/>
      <w:bookmarkStart w:id="82" w:name="_Toc456939479"/>
      <w:bookmarkStart w:id="83" w:name="_Toc456941665"/>
      <w:bookmarkStart w:id="84" w:name="_Toc457318548"/>
      <w:bookmarkStart w:id="85" w:name="_Toc458064100"/>
      <w:bookmarkStart w:id="86" w:name="_Toc458067126"/>
      <w:bookmarkStart w:id="87" w:name="_Toc458067710"/>
      <w:bookmarkStart w:id="88" w:name="_Toc458405508"/>
      <w:bookmarkStart w:id="89" w:name="_Toc458496654"/>
      <w:bookmarkStart w:id="90" w:name="_Toc462907356"/>
      <w:bookmarkStart w:id="91" w:name="_Toc463004698"/>
      <w:bookmarkStart w:id="92" w:name="_Toc463505488"/>
      <w:bookmarkStart w:id="93" w:name="_Toc463505671"/>
      <w:bookmarkStart w:id="94" w:name="_Toc463506368"/>
      <w:bookmarkStart w:id="95" w:name="_Toc462907357"/>
      <w:bookmarkStart w:id="96" w:name="_Toc463004699"/>
      <w:bookmarkStart w:id="97" w:name="_Toc463505489"/>
      <w:bookmarkStart w:id="98" w:name="_Toc463505672"/>
      <w:bookmarkStart w:id="99" w:name="_Toc463506369"/>
      <w:bookmarkStart w:id="100" w:name="_Toc462907358"/>
      <w:bookmarkStart w:id="101" w:name="_Toc463004700"/>
      <w:bookmarkStart w:id="102" w:name="_Toc463505490"/>
      <w:bookmarkStart w:id="103" w:name="_Toc463505673"/>
      <w:bookmarkStart w:id="104" w:name="_Toc463506370"/>
      <w:bookmarkStart w:id="105" w:name="_Toc455987900"/>
      <w:bookmarkStart w:id="106" w:name="_Toc456179472"/>
      <w:bookmarkStart w:id="107" w:name="_Toc456675738"/>
      <w:bookmarkStart w:id="108" w:name="_Toc456675907"/>
      <w:bookmarkStart w:id="109" w:name="_Toc456676105"/>
      <w:bookmarkStart w:id="110" w:name="_Toc456684882"/>
      <w:bookmarkStart w:id="111" w:name="_Toc456685303"/>
      <w:bookmarkStart w:id="112" w:name="_Toc456710419"/>
      <w:bookmarkStart w:id="113" w:name="_Toc456774360"/>
      <w:bookmarkStart w:id="114" w:name="_Toc456852101"/>
      <w:bookmarkStart w:id="115" w:name="_Toc456861349"/>
      <w:bookmarkStart w:id="116" w:name="_Toc456938407"/>
      <w:bookmarkStart w:id="117" w:name="_Toc456939487"/>
      <w:bookmarkStart w:id="118" w:name="_Toc456941673"/>
      <w:bookmarkStart w:id="119" w:name="_Toc457318556"/>
      <w:bookmarkStart w:id="120" w:name="_Toc458064108"/>
      <w:bookmarkStart w:id="121" w:name="_Toc458067134"/>
      <w:bookmarkStart w:id="122" w:name="_Toc458067718"/>
      <w:bookmarkStart w:id="123" w:name="_Toc458405516"/>
      <w:bookmarkStart w:id="124" w:name="_Toc458496662"/>
      <w:bookmarkStart w:id="125" w:name="_Toc455987901"/>
      <w:bookmarkStart w:id="126" w:name="_Toc456179473"/>
      <w:bookmarkStart w:id="127" w:name="_Toc456675739"/>
      <w:bookmarkStart w:id="128" w:name="_Toc456675908"/>
      <w:bookmarkStart w:id="129" w:name="_Toc456676106"/>
      <w:bookmarkStart w:id="130" w:name="_Toc456684883"/>
      <w:bookmarkStart w:id="131" w:name="_Toc456685304"/>
      <w:bookmarkStart w:id="132" w:name="_Toc456710420"/>
      <w:bookmarkStart w:id="133" w:name="_Toc456774361"/>
      <w:bookmarkStart w:id="134" w:name="_Toc456852102"/>
      <w:bookmarkStart w:id="135" w:name="_Toc456861350"/>
      <w:bookmarkStart w:id="136" w:name="_Toc456938408"/>
      <w:bookmarkStart w:id="137" w:name="_Toc456939488"/>
      <w:bookmarkStart w:id="138" w:name="_Toc456941674"/>
      <w:bookmarkStart w:id="139" w:name="_Toc457318557"/>
      <w:bookmarkStart w:id="140" w:name="_Toc458064109"/>
      <w:bookmarkStart w:id="141" w:name="_Toc458067135"/>
      <w:bookmarkStart w:id="142" w:name="_Toc458067719"/>
      <w:bookmarkStart w:id="143" w:name="_Toc458405517"/>
      <w:bookmarkStart w:id="144" w:name="_Toc458496663"/>
      <w:bookmarkStart w:id="145" w:name="_Toc455987902"/>
      <w:bookmarkStart w:id="146" w:name="_Toc456179474"/>
      <w:bookmarkStart w:id="147" w:name="_Toc456675740"/>
      <w:bookmarkStart w:id="148" w:name="_Toc456675909"/>
      <w:bookmarkStart w:id="149" w:name="_Toc456676107"/>
      <w:bookmarkStart w:id="150" w:name="_Toc456684884"/>
      <w:bookmarkStart w:id="151" w:name="_Toc456685305"/>
      <w:bookmarkStart w:id="152" w:name="_Toc456710421"/>
      <w:bookmarkStart w:id="153" w:name="_Toc456774362"/>
      <w:bookmarkStart w:id="154" w:name="_Toc456852103"/>
      <w:bookmarkStart w:id="155" w:name="_Toc456861351"/>
      <w:bookmarkStart w:id="156" w:name="_Toc456938409"/>
      <w:bookmarkStart w:id="157" w:name="_Toc456939489"/>
      <w:bookmarkStart w:id="158" w:name="_Toc456941675"/>
      <w:bookmarkStart w:id="159" w:name="_Toc457318558"/>
      <w:bookmarkStart w:id="160" w:name="_Toc458064110"/>
      <w:bookmarkStart w:id="161" w:name="_Toc458067136"/>
      <w:bookmarkStart w:id="162" w:name="_Toc458067720"/>
      <w:bookmarkStart w:id="163" w:name="_Toc458405518"/>
      <w:bookmarkStart w:id="164" w:name="_Toc458496664"/>
      <w:bookmarkStart w:id="165" w:name="_Toc455987903"/>
      <w:bookmarkStart w:id="166" w:name="_Toc456179475"/>
      <w:bookmarkStart w:id="167" w:name="_Toc456675741"/>
      <w:bookmarkStart w:id="168" w:name="_Toc456675910"/>
      <w:bookmarkStart w:id="169" w:name="_Toc456676108"/>
      <w:bookmarkStart w:id="170" w:name="_Toc456684885"/>
      <w:bookmarkStart w:id="171" w:name="_Toc456685306"/>
      <w:bookmarkStart w:id="172" w:name="_Toc456710422"/>
      <w:bookmarkStart w:id="173" w:name="_Toc456774363"/>
      <w:bookmarkStart w:id="174" w:name="_Toc456852104"/>
      <w:bookmarkStart w:id="175" w:name="_Toc456861352"/>
      <w:bookmarkStart w:id="176" w:name="_Toc456938410"/>
      <w:bookmarkStart w:id="177" w:name="_Toc456939490"/>
      <w:bookmarkStart w:id="178" w:name="_Toc456941676"/>
      <w:bookmarkStart w:id="179" w:name="_Toc457318559"/>
      <w:bookmarkStart w:id="180" w:name="_Toc458064111"/>
      <w:bookmarkStart w:id="181" w:name="_Toc458067137"/>
      <w:bookmarkStart w:id="182" w:name="_Toc458067721"/>
      <w:bookmarkStart w:id="183" w:name="_Toc458405519"/>
      <w:bookmarkStart w:id="184" w:name="_Toc458496665"/>
      <w:bookmarkStart w:id="185" w:name="_Toc455987904"/>
      <w:bookmarkStart w:id="186" w:name="_Toc456179476"/>
      <w:bookmarkStart w:id="187" w:name="_Toc456675742"/>
      <w:bookmarkStart w:id="188" w:name="_Toc456675911"/>
      <w:bookmarkStart w:id="189" w:name="_Toc456676109"/>
      <w:bookmarkStart w:id="190" w:name="_Toc456684886"/>
      <w:bookmarkStart w:id="191" w:name="_Toc456685307"/>
      <w:bookmarkStart w:id="192" w:name="_Toc456710423"/>
      <w:bookmarkStart w:id="193" w:name="_Toc456774364"/>
      <w:bookmarkStart w:id="194" w:name="_Toc456852105"/>
      <w:bookmarkStart w:id="195" w:name="_Toc456861353"/>
      <w:bookmarkStart w:id="196" w:name="_Toc456938411"/>
      <w:bookmarkStart w:id="197" w:name="_Toc456939491"/>
      <w:bookmarkStart w:id="198" w:name="_Toc456941677"/>
      <w:bookmarkStart w:id="199" w:name="_Toc457318560"/>
      <w:bookmarkStart w:id="200" w:name="_Toc458064112"/>
      <w:bookmarkStart w:id="201" w:name="_Toc458067138"/>
      <w:bookmarkStart w:id="202" w:name="_Toc458067722"/>
      <w:bookmarkStart w:id="203" w:name="_Toc458405520"/>
      <w:bookmarkStart w:id="204" w:name="_Toc458496666"/>
      <w:bookmarkStart w:id="205" w:name="_Toc455987905"/>
      <w:bookmarkStart w:id="206" w:name="_Toc456179477"/>
      <w:bookmarkStart w:id="207" w:name="_Toc456675743"/>
      <w:bookmarkStart w:id="208" w:name="_Toc456675912"/>
      <w:bookmarkStart w:id="209" w:name="_Toc456676110"/>
      <w:bookmarkStart w:id="210" w:name="_Toc456684887"/>
      <w:bookmarkStart w:id="211" w:name="_Toc456685308"/>
      <w:bookmarkStart w:id="212" w:name="_Toc456710424"/>
      <w:bookmarkStart w:id="213" w:name="_Toc456774365"/>
      <w:bookmarkStart w:id="214" w:name="_Toc456852106"/>
      <w:bookmarkStart w:id="215" w:name="_Toc456861354"/>
      <w:bookmarkStart w:id="216" w:name="_Toc456938412"/>
      <w:bookmarkStart w:id="217" w:name="_Toc456939492"/>
      <w:bookmarkStart w:id="218" w:name="_Toc456941678"/>
      <w:bookmarkStart w:id="219" w:name="_Toc457318561"/>
      <w:bookmarkStart w:id="220" w:name="_Toc458064113"/>
      <w:bookmarkStart w:id="221" w:name="_Toc458067139"/>
      <w:bookmarkStart w:id="222" w:name="_Toc458067723"/>
      <w:bookmarkStart w:id="223" w:name="_Toc458405521"/>
      <w:bookmarkStart w:id="224" w:name="_Toc458496667"/>
      <w:bookmarkStart w:id="225" w:name="_Toc455987906"/>
      <w:bookmarkStart w:id="226" w:name="_Toc456179478"/>
      <w:bookmarkStart w:id="227" w:name="_Toc456675744"/>
      <w:bookmarkStart w:id="228" w:name="_Toc456675913"/>
      <w:bookmarkStart w:id="229" w:name="_Toc456676111"/>
      <w:bookmarkStart w:id="230" w:name="_Toc456684888"/>
      <w:bookmarkStart w:id="231" w:name="_Toc456685309"/>
      <w:bookmarkStart w:id="232" w:name="_Toc456710425"/>
      <w:bookmarkStart w:id="233" w:name="_Toc456774366"/>
      <w:bookmarkStart w:id="234" w:name="_Toc456852107"/>
      <w:bookmarkStart w:id="235" w:name="_Toc456861355"/>
      <w:bookmarkStart w:id="236" w:name="_Toc456938413"/>
      <w:bookmarkStart w:id="237" w:name="_Toc456939493"/>
      <w:bookmarkStart w:id="238" w:name="_Toc456941679"/>
      <w:bookmarkStart w:id="239" w:name="_Toc457318562"/>
      <w:bookmarkStart w:id="240" w:name="_Toc458064114"/>
      <w:bookmarkStart w:id="241" w:name="_Toc458067140"/>
      <w:bookmarkStart w:id="242" w:name="_Toc458067724"/>
      <w:bookmarkStart w:id="243" w:name="_Toc458405522"/>
      <w:bookmarkStart w:id="244" w:name="_Toc458496668"/>
      <w:bookmarkStart w:id="245" w:name="_Toc455987907"/>
      <w:bookmarkStart w:id="246" w:name="_Toc456179479"/>
      <w:bookmarkStart w:id="247" w:name="_Toc456675745"/>
      <w:bookmarkStart w:id="248" w:name="_Toc456675914"/>
      <w:bookmarkStart w:id="249" w:name="_Toc456676112"/>
      <w:bookmarkStart w:id="250" w:name="_Toc456684889"/>
      <w:bookmarkStart w:id="251" w:name="_Toc456685310"/>
      <w:bookmarkStart w:id="252" w:name="_Toc456710426"/>
      <w:bookmarkStart w:id="253" w:name="_Toc456774367"/>
      <w:bookmarkStart w:id="254" w:name="_Toc456852108"/>
      <w:bookmarkStart w:id="255" w:name="_Toc456861356"/>
      <w:bookmarkStart w:id="256" w:name="_Toc456938414"/>
      <w:bookmarkStart w:id="257" w:name="_Toc456939494"/>
      <w:bookmarkStart w:id="258" w:name="_Toc456941680"/>
      <w:bookmarkStart w:id="259" w:name="_Toc457318563"/>
      <w:bookmarkStart w:id="260" w:name="_Toc458064115"/>
      <w:bookmarkStart w:id="261" w:name="_Toc458067141"/>
      <w:bookmarkStart w:id="262" w:name="_Toc458067725"/>
      <w:bookmarkStart w:id="263" w:name="_Toc458405523"/>
      <w:bookmarkStart w:id="264" w:name="_Toc458496669"/>
      <w:bookmarkStart w:id="265" w:name="_Toc455987908"/>
      <w:bookmarkStart w:id="266" w:name="_Toc456179480"/>
      <w:bookmarkStart w:id="267" w:name="_Toc456675746"/>
      <w:bookmarkStart w:id="268" w:name="_Toc456675915"/>
      <w:bookmarkStart w:id="269" w:name="_Toc456676113"/>
      <w:bookmarkStart w:id="270" w:name="_Toc456684890"/>
      <w:bookmarkStart w:id="271" w:name="_Toc456685311"/>
      <w:bookmarkStart w:id="272" w:name="_Toc456710427"/>
      <w:bookmarkStart w:id="273" w:name="_Toc456774368"/>
      <w:bookmarkStart w:id="274" w:name="_Toc456852109"/>
      <w:bookmarkStart w:id="275" w:name="_Toc456861357"/>
      <w:bookmarkStart w:id="276" w:name="_Toc456938415"/>
      <w:bookmarkStart w:id="277" w:name="_Toc456939495"/>
      <w:bookmarkStart w:id="278" w:name="_Toc456941681"/>
      <w:bookmarkStart w:id="279" w:name="_Toc457318564"/>
      <w:bookmarkStart w:id="280" w:name="_Toc458064116"/>
      <w:bookmarkStart w:id="281" w:name="_Toc458067142"/>
      <w:bookmarkStart w:id="282" w:name="_Toc458067726"/>
      <w:bookmarkStart w:id="283" w:name="_Toc458405524"/>
      <w:bookmarkStart w:id="284" w:name="_Toc458496670"/>
      <w:bookmarkStart w:id="285" w:name="_Toc455987909"/>
      <w:bookmarkStart w:id="286" w:name="_Toc456179481"/>
      <w:bookmarkStart w:id="287" w:name="_Toc456675747"/>
      <w:bookmarkStart w:id="288" w:name="_Toc456675916"/>
      <w:bookmarkStart w:id="289" w:name="_Toc456676114"/>
      <w:bookmarkStart w:id="290" w:name="_Toc456684891"/>
      <w:bookmarkStart w:id="291" w:name="_Toc456685312"/>
      <w:bookmarkStart w:id="292" w:name="_Toc456710428"/>
      <w:bookmarkStart w:id="293" w:name="_Toc456774369"/>
      <w:bookmarkStart w:id="294" w:name="_Toc456852110"/>
      <w:bookmarkStart w:id="295" w:name="_Toc456861358"/>
      <w:bookmarkStart w:id="296" w:name="_Toc456938416"/>
      <w:bookmarkStart w:id="297" w:name="_Toc456939496"/>
      <w:bookmarkStart w:id="298" w:name="_Toc456941682"/>
      <w:bookmarkStart w:id="299" w:name="_Toc457318565"/>
      <w:bookmarkStart w:id="300" w:name="_Toc458064117"/>
      <w:bookmarkStart w:id="301" w:name="_Toc458067143"/>
      <w:bookmarkStart w:id="302" w:name="_Toc458067727"/>
      <w:bookmarkStart w:id="303" w:name="_Toc458405525"/>
      <w:bookmarkStart w:id="304" w:name="_Toc458496671"/>
      <w:bookmarkStart w:id="305" w:name="_Toc455987910"/>
      <w:bookmarkStart w:id="306" w:name="_Toc456179482"/>
      <w:bookmarkStart w:id="307" w:name="_Toc456675748"/>
      <w:bookmarkStart w:id="308" w:name="_Toc456675917"/>
      <w:bookmarkStart w:id="309" w:name="_Toc456676115"/>
      <w:bookmarkStart w:id="310" w:name="_Toc456684892"/>
      <w:bookmarkStart w:id="311" w:name="_Toc456685313"/>
      <w:bookmarkStart w:id="312" w:name="_Toc456710429"/>
      <w:bookmarkStart w:id="313" w:name="_Toc456774370"/>
      <w:bookmarkStart w:id="314" w:name="_Toc456852111"/>
      <w:bookmarkStart w:id="315" w:name="_Toc456861359"/>
      <w:bookmarkStart w:id="316" w:name="_Toc456938417"/>
      <w:bookmarkStart w:id="317" w:name="_Toc456939497"/>
      <w:bookmarkStart w:id="318" w:name="_Toc456941683"/>
      <w:bookmarkStart w:id="319" w:name="_Toc457318566"/>
      <w:bookmarkStart w:id="320" w:name="_Toc458064118"/>
      <w:bookmarkStart w:id="321" w:name="_Toc458067144"/>
      <w:bookmarkStart w:id="322" w:name="_Toc458067728"/>
      <w:bookmarkStart w:id="323" w:name="_Toc458405526"/>
      <w:bookmarkStart w:id="324" w:name="_Toc458496672"/>
      <w:bookmarkStart w:id="325" w:name="_Toc455987911"/>
      <w:bookmarkStart w:id="326" w:name="_Toc456179483"/>
      <w:bookmarkStart w:id="327" w:name="_Toc456675749"/>
      <w:bookmarkStart w:id="328" w:name="_Toc456675918"/>
      <w:bookmarkStart w:id="329" w:name="_Toc456676116"/>
      <w:bookmarkStart w:id="330" w:name="_Toc456684893"/>
      <w:bookmarkStart w:id="331" w:name="_Toc456685314"/>
      <w:bookmarkStart w:id="332" w:name="_Toc456710430"/>
      <w:bookmarkStart w:id="333" w:name="_Toc456774371"/>
      <w:bookmarkStart w:id="334" w:name="_Toc456852112"/>
      <w:bookmarkStart w:id="335" w:name="_Toc456861360"/>
      <w:bookmarkStart w:id="336" w:name="_Toc456938418"/>
      <w:bookmarkStart w:id="337" w:name="_Toc456939498"/>
      <w:bookmarkStart w:id="338" w:name="_Toc456941684"/>
      <w:bookmarkStart w:id="339" w:name="_Toc457318567"/>
      <w:bookmarkStart w:id="340" w:name="_Toc458064119"/>
      <w:bookmarkStart w:id="341" w:name="_Toc458067145"/>
      <w:bookmarkStart w:id="342" w:name="_Toc458067729"/>
      <w:bookmarkStart w:id="343" w:name="_Toc458405527"/>
      <w:bookmarkStart w:id="344" w:name="_Toc458496673"/>
      <w:bookmarkStart w:id="345" w:name="_Toc455987912"/>
      <w:bookmarkStart w:id="346" w:name="_Toc456179484"/>
      <w:bookmarkStart w:id="347" w:name="_Toc456675750"/>
      <w:bookmarkStart w:id="348" w:name="_Toc456675919"/>
      <w:bookmarkStart w:id="349" w:name="_Toc456676117"/>
      <w:bookmarkStart w:id="350" w:name="_Toc456684894"/>
      <w:bookmarkStart w:id="351" w:name="_Toc456685315"/>
      <w:bookmarkStart w:id="352" w:name="_Toc456710431"/>
      <w:bookmarkStart w:id="353" w:name="_Toc456774372"/>
      <w:bookmarkStart w:id="354" w:name="_Toc456852113"/>
      <w:bookmarkStart w:id="355" w:name="_Toc456861361"/>
      <w:bookmarkStart w:id="356" w:name="_Toc456938419"/>
      <w:bookmarkStart w:id="357" w:name="_Toc456939499"/>
      <w:bookmarkStart w:id="358" w:name="_Toc456941685"/>
      <w:bookmarkStart w:id="359" w:name="_Toc457318568"/>
      <w:bookmarkStart w:id="360" w:name="_Toc458064120"/>
      <w:bookmarkStart w:id="361" w:name="_Toc458067146"/>
      <w:bookmarkStart w:id="362" w:name="_Toc458067730"/>
      <w:bookmarkStart w:id="363" w:name="_Toc458405528"/>
      <w:bookmarkStart w:id="364" w:name="_Toc458496674"/>
      <w:bookmarkStart w:id="365" w:name="_Toc455987913"/>
      <w:bookmarkStart w:id="366" w:name="_Toc456179485"/>
      <w:bookmarkStart w:id="367" w:name="_Toc456675751"/>
      <w:bookmarkStart w:id="368" w:name="_Toc456675920"/>
      <w:bookmarkStart w:id="369" w:name="_Toc456676118"/>
      <w:bookmarkStart w:id="370" w:name="_Toc456684895"/>
      <w:bookmarkStart w:id="371" w:name="_Toc456685316"/>
      <w:bookmarkStart w:id="372" w:name="_Toc456710432"/>
      <w:bookmarkStart w:id="373" w:name="_Toc456774373"/>
      <w:bookmarkStart w:id="374" w:name="_Toc456852114"/>
      <w:bookmarkStart w:id="375" w:name="_Toc456861362"/>
      <w:bookmarkStart w:id="376" w:name="_Toc456938420"/>
      <w:bookmarkStart w:id="377" w:name="_Toc456939500"/>
      <w:bookmarkStart w:id="378" w:name="_Toc456941686"/>
      <w:bookmarkStart w:id="379" w:name="_Toc457318569"/>
      <w:bookmarkStart w:id="380" w:name="_Toc458064121"/>
      <w:bookmarkStart w:id="381" w:name="_Toc458067147"/>
      <w:bookmarkStart w:id="382" w:name="_Toc458067731"/>
      <w:bookmarkStart w:id="383" w:name="_Toc458405529"/>
      <w:bookmarkStart w:id="384" w:name="_Toc458496675"/>
      <w:bookmarkStart w:id="385" w:name="_Toc455987914"/>
      <w:bookmarkStart w:id="386" w:name="_Toc456179486"/>
      <w:bookmarkStart w:id="387" w:name="_Toc456675752"/>
      <w:bookmarkStart w:id="388" w:name="_Toc456675921"/>
      <w:bookmarkStart w:id="389" w:name="_Toc456676119"/>
      <w:bookmarkStart w:id="390" w:name="_Toc456684896"/>
      <w:bookmarkStart w:id="391" w:name="_Toc456685317"/>
      <w:bookmarkStart w:id="392" w:name="_Toc456710433"/>
      <w:bookmarkStart w:id="393" w:name="_Toc456774374"/>
      <w:bookmarkStart w:id="394" w:name="_Toc456852115"/>
      <w:bookmarkStart w:id="395" w:name="_Toc456861363"/>
      <w:bookmarkStart w:id="396" w:name="_Toc456938421"/>
      <w:bookmarkStart w:id="397" w:name="_Toc456939501"/>
      <w:bookmarkStart w:id="398" w:name="_Toc456941687"/>
      <w:bookmarkStart w:id="399" w:name="_Toc457318570"/>
      <w:bookmarkStart w:id="400" w:name="_Toc458064122"/>
      <w:bookmarkStart w:id="401" w:name="_Toc458067148"/>
      <w:bookmarkStart w:id="402" w:name="_Toc458067732"/>
      <w:bookmarkStart w:id="403" w:name="_Toc458405530"/>
      <w:bookmarkStart w:id="404" w:name="_Toc458496676"/>
      <w:bookmarkStart w:id="405" w:name="_Toc455987915"/>
      <w:bookmarkStart w:id="406" w:name="_Toc456179487"/>
      <w:bookmarkStart w:id="407" w:name="_Toc456675753"/>
      <w:bookmarkStart w:id="408" w:name="_Toc456675922"/>
      <w:bookmarkStart w:id="409" w:name="_Toc456676120"/>
      <w:bookmarkStart w:id="410" w:name="_Toc456684897"/>
      <w:bookmarkStart w:id="411" w:name="_Toc456685318"/>
      <w:bookmarkStart w:id="412" w:name="_Toc456710434"/>
      <w:bookmarkStart w:id="413" w:name="_Toc456774375"/>
      <w:bookmarkStart w:id="414" w:name="_Toc456852116"/>
      <w:bookmarkStart w:id="415" w:name="_Toc456861364"/>
      <w:bookmarkStart w:id="416" w:name="_Toc456938422"/>
      <w:bookmarkStart w:id="417" w:name="_Toc456939502"/>
      <w:bookmarkStart w:id="418" w:name="_Toc456941688"/>
      <w:bookmarkStart w:id="419" w:name="_Toc457318571"/>
      <w:bookmarkStart w:id="420" w:name="_Toc458064123"/>
      <w:bookmarkStart w:id="421" w:name="_Toc458067149"/>
      <w:bookmarkStart w:id="422" w:name="_Toc458067733"/>
      <w:bookmarkStart w:id="423" w:name="_Toc458405531"/>
      <w:bookmarkStart w:id="424" w:name="_Toc458496677"/>
      <w:bookmarkStart w:id="425" w:name="_Toc455987916"/>
      <w:bookmarkStart w:id="426" w:name="_Toc456179488"/>
      <w:bookmarkStart w:id="427" w:name="_Toc456675754"/>
      <w:bookmarkStart w:id="428" w:name="_Toc456675923"/>
      <w:bookmarkStart w:id="429" w:name="_Toc456676121"/>
      <w:bookmarkStart w:id="430" w:name="_Toc456684898"/>
      <w:bookmarkStart w:id="431" w:name="_Toc456685319"/>
      <w:bookmarkStart w:id="432" w:name="_Toc456710435"/>
      <w:bookmarkStart w:id="433" w:name="_Toc456774376"/>
      <w:bookmarkStart w:id="434" w:name="_Toc456852117"/>
      <w:bookmarkStart w:id="435" w:name="_Toc456861365"/>
      <w:bookmarkStart w:id="436" w:name="_Toc456938423"/>
      <w:bookmarkStart w:id="437" w:name="_Toc456939503"/>
      <w:bookmarkStart w:id="438" w:name="_Toc456941689"/>
      <w:bookmarkStart w:id="439" w:name="_Toc457318572"/>
      <w:bookmarkStart w:id="440" w:name="_Toc458064124"/>
      <w:bookmarkStart w:id="441" w:name="_Toc458067150"/>
      <w:bookmarkStart w:id="442" w:name="_Toc458067734"/>
      <w:bookmarkStart w:id="443" w:name="_Toc458405532"/>
      <w:bookmarkStart w:id="444" w:name="_Toc458496678"/>
      <w:bookmarkStart w:id="445" w:name="_Toc455987917"/>
      <w:bookmarkStart w:id="446" w:name="_Toc456179489"/>
      <w:bookmarkStart w:id="447" w:name="_Toc456675755"/>
      <w:bookmarkStart w:id="448" w:name="_Toc456675924"/>
      <w:bookmarkStart w:id="449" w:name="_Toc456676122"/>
      <w:bookmarkStart w:id="450" w:name="_Toc456684899"/>
      <w:bookmarkStart w:id="451" w:name="_Toc456685320"/>
      <w:bookmarkStart w:id="452" w:name="_Toc456710436"/>
      <w:bookmarkStart w:id="453" w:name="_Toc456774377"/>
      <w:bookmarkStart w:id="454" w:name="_Toc456852118"/>
      <w:bookmarkStart w:id="455" w:name="_Toc456861366"/>
      <w:bookmarkStart w:id="456" w:name="_Toc456938424"/>
      <w:bookmarkStart w:id="457" w:name="_Toc456939504"/>
      <w:bookmarkStart w:id="458" w:name="_Toc456941690"/>
      <w:bookmarkStart w:id="459" w:name="_Toc457318573"/>
      <w:bookmarkStart w:id="460" w:name="_Toc458064125"/>
      <w:bookmarkStart w:id="461" w:name="_Toc458067151"/>
      <w:bookmarkStart w:id="462" w:name="_Toc458067735"/>
      <w:bookmarkStart w:id="463" w:name="_Toc458405533"/>
      <w:bookmarkStart w:id="464" w:name="_Toc458496679"/>
      <w:bookmarkStart w:id="465" w:name="_Toc455987918"/>
      <w:bookmarkStart w:id="466" w:name="_Toc456179490"/>
      <w:bookmarkStart w:id="467" w:name="_Toc456675756"/>
      <w:bookmarkStart w:id="468" w:name="_Toc456675925"/>
      <w:bookmarkStart w:id="469" w:name="_Toc456676123"/>
      <w:bookmarkStart w:id="470" w:name="_Toc456684900"/>
      <w:bookmarkStart w:id="471" w:name="_Toc456685321"/>
      <w:bookmarkStart w:id="472" w:name="_Toc456710437"/>
      <w:bookmarkStart w:id="473" w:name="_Toc456774378"/>
      <w:bookmarkStart w:id="474" w:name="_Toc456852119"/>
      <w:bookmarkStart w:id="475" w:name="_Toc456861367"/>
      <w:bookmarkStart w:id="476" w:name="_Toc456938425"/>
      <w:bookmarkStart w:id="477" w:name="_Toc456939505"/>
      <w:bookmarkStart w:id="478" w:name="_Toc456941691"/>
      <w:bookmarkStart w:id="479" w:name="_Toc457318574"/>
      <w:bookmarkStart w:id="480" w:name="_Toc458064126"/>
      <w:bookmarkStart w:id="481" w:name="_Toc458067152"/>
      <w:bookmarkStart w:id="482" w:name="_Toc458067736"/>
      <w:bookmarkStart w:id="483" w:name="_Toc458405534"/>
      <w:bookmarkStart w:id="484" w:name="_Toc458496680"/>
      <w:bookmarkStart w:id="485" w:name="_Toc455987919"/>
      <w:bookmarkStart w:id="486" w:name="_Toc456179491"/>
      <w:bookmarkStart w:id="487" w:name="_Toc456675757"/>
      <w:bookmarkStart w:id="488" w:name="_Toc456675926"/>
      <w:bookmarkStart w:id="489" w:name="_Toc456676124"/>
      <w:bookmarkStart w:id="490" w:name="_Toc456684901"/>
      <w:bookmarkStart w:id="491" w:name="_Toc456685322"/>
      <w:bookmarkStart w:id="492" w:name="_Toc456710438"/>
      <w:bookmarkStart w:id="493" w:name="_Toc456774379"/>
      <w:bookmarkStart w:id="494" w:name="_Toc456852120"/>
      <w:bookmarkStart w:id="495" w:name="_Toc456861368"/>
      <w:bookmarkStart w:id="496" w:name="_Toc456938426"/>
      <w:bookmarkStart w:id="497" w:name="_Toc456939506"/>
      <w:bookmarkStart w:id="498" w:name="_Toc456941692"/>
      <w:bookmarkStart w:id="499" w:name="_Toc457318575"/>
      <w:bookmarkStart w:id="500" w:name="_Toc458064127"/>
      <w:bookmarkStart w:id="501" w:name="_Toc458067153"/>
      <w:bookmarkStart w:id="502" w:name="_Toc458067737"/>
      <w:bookmarkStart w:id="503" w:name="_Toc458405535"/>
      <w:bookmarkStart w:id="504" w:name="_Toc458496681"/>
      <w:bookmarkStart w:id="505" w:name="_Toc456710440"/>
      <w:bookmarkStart w:id="506" w:name="_Toc456774381"/>
      <w:bookmarkStart w:id="507" w:name="_Toc456852122"/>
      <w:bookmarkStart w:id="508" w:name="_Toc456861370"/>
      <w:bookmarkStart w:id="509" w:name="_Toc456938428"/>
      <w:bookmarkStart w:id="510" w:name="_Toc456939508"/>
      <w:bookmarkStart w:id="511" w:name="_Toc456941694"/>
      <w:bookmarkStart w:id="512" w:name="_Toc457318577"/>
      <w:bookmarkStart w:id="513" w:name="_Toc458064129"/>
      <w:bookmarkStart w:id="514" w:name="_Toc458067155"/>
      <w:bookmarkStart w:id="515" w:name="_Toc458067739"/>
      <w:bookmarkStart w:id="516" w:name="_Toc458405537"/>
      <w:bookmarkStart w:id="517" w:name="_Toc458496683"/>
      <w:bookmarkStart w:id="518" w:name="_Toc456710441"/>
      <w:bookmarkStart w:id="519" w:name="_Toc456774382"/>
      <w:bookmarkStart w:id="520" w:name="_Toc456852123"/>
      <w:bookmarkStart w:id="521" w:name="_Toc456861371"/>
      <w:bookmarkStart w:id="522" w:name="_Toc456938429"/>
      <w:bookmarkStart w:id="523" w:name="_Toc456939509"/>
      <w:bookmarkStart w:id="524" w:name="_Toc456941695"/>
      <w:bookmarkStart w:id="525" w:name="_Toc457318578"/>
      <w:bookmarkStart w:id="526" w:name="_Toc458064130"/>
      <w:bookmarkStart w:id="527" w:name="_Toc458067156"/>
      <w:bookmarkStart w:id="528" w:name="_Toc458067740"/>
      <w:bookmarkStart w:id="529" w:name="_Toc458405538"/>
      <w:bookmarkStart w:id="530" w:name="_Toc458496684"/>
      <w:bookmarkStart w:id="531" w:name="_Toc456710442"/>
      <w:bookmarkStart w:id="532" w:name="_Toc456774383"/>
      <w:bookmarkStart w:id="533" w:name="_Toc456852124"/>
      <w:bookmarkStart w:id="534" w:name="_Toc456861372"/>
      <w:bookmarkStart w:id="535" w:name="_Toc456938430"/>
      <w:bookmarkStart w:id="536" w:name="_Toc456939510"/>
      <w:bookmarkStart w:id="537" w:name="_Toc456941696"/>
      <w:bookmarkStart w:id="538" w:name="_Toc457318579"/>
      <w:bookmarkStart w:id="539" w:name="_Toc458064131"/>
      <w:bookmarkStart w:id="540" w:name="_Toc458067157"/>
      <w:bookmarkStart w:id="541" w:name="_Toc458067741"/>
      <w:bookmarkStart w:id="542" w:name="_Toc458405539"/>
      <w:bookmarkStart w:id="543" w:name="_Toc458496685"/>
      <w:bookmarkStart w:id="544" w:name="_Toc456710443"/>
      <w:bookmarkStart w:id="545" w:name="_Toc456774384"/>
      <w:bookmarkStart w:id="546" w:name="_Toc456852125"/>
      <w:bookmarkStart w:id="547" w:name="_Toc456861373"/>
      <w:bookmarkStart w:id="548" w:name="_Toc456938431"/>
      <w:bookmarkStart w:id="549" w:name="_Toc456939511"/>
      <w:bookmarkStart w:id="550" w:name="_Toc456941697"/>
      <w:bookmarkStart w:id="551" w:name="_Toc457318580"/>
      <w:bookmarkStart w:id="552" w:name="_Toc458064132"/>
      <w:bookmarkStart w:id="553" w:name="_Toc458067158"/>
      <w:bookmarkStart w:id="554" w:name="_Toc458067742"/>
      <w:bookmarkStart w:id="555" w:name="_Toc458405540"/>
      <w:bookmarkStart w:id="556" w:name="_Toc458496686"/>
      <w:bookmarkStart w:id="557" w:name="_Toc455985949"/>
      <w:bookmarkStart w:id="558" w:name="_Toc455986638"/>
      <w:bookmarkStart w:id="559" w:name="_Toc455987922"/>
      <w:bookmarkStart w:id="560" w:name="_Toc456179494"/>
      <w:bookmarkStart w:id="561" w:name="_Toc456675760"/>
      <w:bookmarkStart w:id="562" w:name="_Toc456675929"/>
      <w:bookmarkStart w:id="563" w:name="_Toc456676127"/>
      <w:bookmarkStart w:id="564" w:name="_Toc456684904"/>
      <w:bookmarkStart w:id="565" w:name="_Toc456685325"/>
      <w:bookmarkStart w:id="566" w:name="_Toc456710445"/>
      <w:bookmarkStart w:id="567" w:name="_Toc456774386"/>
      <w:bookmarkStart w:id="568" w:name="_Toc456852127"/>
      <w:bookmarkStart w:id="569" w:name="_Toc456861375"/>
      <w:bookmarkStart w:id="570" w:name="_Toc456938433"/>
      <w:bookmarkStart w:id="571" w:name="_Toc456939513"/>
      <w:bookmarkStart w:id="572" w:name="_Toc456941699"/>
      <w:bookmarkStart w:id="573" w:name="_Toc457318582"/>
      <w:bookmarkStart w:id="574" w:name="_Toc458064134"/>
      <w:bookmarkStart w:id="575" w:name="_Toc458067160"/>
      <w:bookmarkStart w:id="576" w:name="_Toc458067744"/>
      <w:bookmarkStart w:id="577" w:name="_Toc458405542"/>
      <w:bookmarkStart w:id="578" w:name="_Toc458496688"/>
      <w:bookmarkStart w:id="579" w:name="_Toc456675931"/>
      <w:bookmarkStart w:id="580" w:name="_Toc456676129"/>
      <w:bookmarkStart w:id="581" w:name="_Toc456684906"/>
      <w:bookmarkStart w:id="582" w:name="_Toc456685327"/>
      <w:bookmarkStart w:id="583" w:name="_Toc456710447"/>
      <w:bookmarkStart w:id="584" w:name="_Toc456774388"/>
      <w:bookmarkStart w:id="585" w:name="_Toc456852129"/>
      <w:bookmarkStart w:id="586" w:name="_Toc456861377"/>
      <w:bookmarkStart w:id="587" w:name="_Toc456938435"/>
      <w:bookmarkStart w:id="588" w:name="_Toc456939515"/>
      <w:bookmarkStart w:id="589" w:name="_Toc456941701"/>
      <w:bookmarkStart w:id="590" w:name="_Toc457318584"/>
      <w:bookmarkStart w:id="591" w:name="_Toc458064136"/>
      <w:bookmarkStart w:id="592" w:name="_Toc458067162"/>
      <w:bookmarkStart w:id="593" w:name="_Toc458067746"/>
      <w:bookmarkStart w:id="594" w:name="_Toc458405544"/>
      <w:bookmarkStart w:id="595" w:name="_Toc458496690"/>
      <w:bookmarkStart w:id="596" w:name="_Toc456684911"/>
      <w:bookmarkStart w:id="597" w:name="_Toc456685332"/>
      <w:bookmarkStart w:id="598" w:name="_Toc456710452"/>
      <w:bookmarkStart w:id="599" w:name="_Toc456774393"/>
      <w:bookmarkStart w:id="600" w:name="_Toc456852134"/>
      <w:bookmarkStart w:id="601" w:name="_Toc456861382"/>
      <w:bookmarkStart w:id="602" w:name="_Toc456938440"/>
      <w:bookmarkStart w:id="603" w:name="_Toc456939520"/>
      <w:bookmarkStart w:id="604" w:name="_Toc456941706"/>
      <w:bookmarkStart w:id="605" w:name="_Toc457318589"/>
      <w:bookmarkStart w:id="606" w:name="_Toc458064141"/>
      <w:bookmarkStart w:id="607" w:name="_Toc458067167"/>
      <w:bookmarkStart w:id="608" w:name="_Toc458067751"/>
      <w:bookmarkStart w:id="609" w:name="_Toc458405549"/>
      <w:bookmarkStart w:id="610" w:name="_Toc458496695"/>
      <w:bookmarkStart w:id="611" w:name="_Toc456684912"/>
      <w:bookmarkStart w:id="612" w:name="_Toc456685333"/>
      <w:bookmarkStart w:id="613" w:name="_Toc456710453"/>
      <w:bookmarkStart w:id="614" w:name="_Toc456774394"/>
      <w:bookmarkStart w:id="615" w:name="_Toc456852135"/>
      <w:bookmarkStart w:id="616" w:name="_Toc456861383"/>
      <w:bookmarkStart w:id="617" w:name="_Toc456938441"/>
      <w:bookmarkStart w:id="618" w:name="_Toc456939521"/>
      <w:bookmarkStart w:id="619" w:name="_Toc456941707"/>
      <w:bookmarkStart w:id="620" w:name="_Toc457318590"/>
      <w:bookmarkStart w:id="621" w:name="_Toc458064142"/>
      <w:bookmarkStart w:id="622" w:name="_Toc458067168"/>
      <w:bookmarkStart w:id="623" w:name="_Toc458067752"/>
      <w:bookmarkStart w:id="624" w:name="_Toc458405550"/>
      <w:bookmarkStart w:id="625" w:name="_Toc458496696"/>
      <w:bookmarkStart w:id="626" w:name="_Toc456684913"/>
      <w:bookmarkStart w:id="627" w:name="_Toc456685334"/>
      <w:bookmarkStart w:id="628" w:name="_Toc456710454"/>
      <w:bookmarkStart w:id="629" w:name="_Toc456774395"/>
      <w:bookmarkStart w:id="630" w:name="_Toc456852136"/>
      <w:bookmarkStart w:id="631" w:name="_Toc456861384"/>
      <w:bookmarkStart w:id="632" w:name="_Toc456938442"/>
      <w:bookmarkStart w:id="633" w:name="_Toc456939522"/>
      <w:bookmarkStart w:id="634" w:name="_Toc456941708"/>
      <w:bookmarkStart w:id="635" w:name="_Toc457318591"/>
      <w:bookmarkStart w:id="636" w:name="_Toc458064143"/>
      <w:bookmarkStart w:id="637" w:name="_Toc458067169"/>
      <w:bookmarkStart w:id="638" w:name="_Toc458067753"/>
      <w:bookmarkStart w:id="639" w:name="_Toc458405551"/>
      <w:bookmarkStart w:id="640" w:name="_Toc458496697"/>
      <w:bookmarkStart w:id="641" w:name="_Toc465166189"/>
      <w:bookmarkStart w:id="642" w:name="_Toc465166357"/>
      <w:bookmarkStart w:id="643" w:name="_Toc465166533"/>
      <w:bookmarkStart w:id="644" w:name="_Toc465166697"/>
      <w:bookmarkStart w:id="645" w:name="_Toc465166859"/>
      <w:bookmarkStart w:id="646" w:name="_Toc465167019"/>
      <w:bookmarkStart w:id="647" w:name="_Toc465167178"/>
      <w:bookmarkStart w:id="648" w:name="_Toc465166190"/>
      <w:bookmarkStart w:id="649" w:name="_Toc465166358"/>
      <w:bookmarkStart w:id="650" w:name="_Toc465166534"/>
      <w:bookmarkStart w:id="651" w:name="_Toc465166698"/>
      <w:bookmarkStart w:id="652" w:name="_Toc465166860"/>
      <w:bookmarkStart w:id="653" w:name="_Toc465167020"/>
      <w:bookmarkStart w:id="654" w:name="_Toc465167179"/>
      <w:bookmarkStart w:id="655" w:name="_Toc465166191"/>
      <w:bookmarkStart w:id="656" w:name="_Toc465166359"/>
      <w:bookmarkStart w:id="657" w:name="_Toc465166535"/>
      <w:bookmarkStart w:id="658" w:name="_Toc465166699"/>
      <w:bookmarkStart w:id="659" w:name="_Toc465166861"/>
      <w:bookmarkStart w:id="660" w:name="_Toc465167021"/>
      <w:bookmarkStart w:id="661" w:name="_Toc465167180"/>
      <w:bookmarkStart w:id="662" w:name="_Toc465166192"/>
      <w:bookmarkStart w:id="663" w:name="_Toc465166360"/>
      <w:bookmarkStart w:id="664" w:name="_Toc465166536"/>
      <w:bookmarkStart w:id="665" w:name="_Toc465166700"/>
      <w:bookmarkStart w:id="666" w:name="_Toc465166862"/>
      <w:bookmarkStart w:id="667" w:name="_Toc465167022"/>
      <w:bookmarkStart w:id="668" w:name="_Toc465167181"/>
      <w:bookmarkStart w:id="669" w:name="_Toc465166193"/>
      <w:bookmarkStart w:id="670" w:name="_Toc465166361"/>
      <w:bookmarkStart w:id="671" w:name="_Toc465166537"/>
      <w:bookmarkStart w:id="672" w:name="_Toc465166701"/>
      <w:bookmarkStart w:id="673" w:name="_Toc465166863"/>
      <w:bookmarkStart w:id="674" w:name="_Toc465167023"/>
      <w:bookmarkStart w:id="675" w:name="_Toc465167182"/>
      <w:bookmarkStart w:id="676" w:name="_Toc465166194"/>
      <w:bookmarkStart w:id="677" w:name="_Toc465166362"/>
      <w:bookmarkStart w:id="678" w:name="_Toc465166538"/>
      <w:bookmarkStart w:id="679" w:name="_Toc465166702"/>
      <w:bookmarkStart w:id="680" w:name="_Toc465166864"/>
      <w:bookmarkStart w:id="681" w:name="_Toc465167024"/>
      <w:bookmarkStart w:id="682" w:name="_Toc465167183"/>
      <w:bookmarkStart w:id="683" w:name="_Toc465166195"/>
      <w:bookmarkStart w:id="684" w:name="_Toc465166363"/>
      <w:bookmarkStart w:id="685" w:name="_Toc465166539"/>
      <w:bookmarkStart w:id="686" w:name="_Toc465166703"/>
      <w:bookmarkStart w:id="687" w:name="_Toc465166865"/>
      <w:bookmarkStart w:id="688" w:name="_Toc465167025"/>
      <w:bookmarkStart w:id="689" w:name="_Toc465167184"/>
      <w:bookmarkStart w:id="690" w:name="_Toc465166196"/>
      <w:bookmarkStart w:id="691" w:name="_Toc465166364"/>
      <w:bookmarkStart w:id="692" w:name="_Toc465166540"/>
      <w:bookmarkStart w:id="693" w:name="_Toc465166704"/>
      <w:bookmarkStart w:id="694" w:name="_Toc465166866"/>
      <w:bookmarkStart w:id="695" w:name="_Toc465167026"/>
      <w:bookmarkStart w:id="696" w:name="_Toc465167185"/>
      <w:bookmarkStart w:id="697" w:name="_Toc465166197"/>
      <w:bookmarkStart w:id="698" w:name="_Toc465166365"/>
      <w:bookmarkStart w:id="699" w:name="_Toc465166541"/>
      <w:bookmarkStart w:id="700" w:name="_Toc465166705"/>
      <w:bookmarkStart w:id="701" w:name="_Toc465166867"/>
      <w:bookmarkStart w:id="702" w:name="_Toc465167027"/>
      <w:bookmarkStart w:id="703" w:name="_Toc465167186"/>
      <w:bookmarkStart w:id="704" w:name="_Toc465166198"/>
      <w:bookmarkStart w:id="705" w:name="_Toc465166366"/>
      <w:bookmarkStart w:id="706" w:name="_Toc465166542"/>
      <w:bookmarkStart w:id="707" w:name="_Toc465166706"/>
      <w:bookmarkStart w:id="708" w:name="_Toc465166868"/>
      <w:bookmarkStart w:id="709" w:name="_Toc465167028"/>
      <w:bookmarkStart w:id="710" w:name="_Toc465167187"/>
      <w:bookmarkStart w:id="711" w:name="_Toc465166199"/>
      <w:bookmarkStart w:id="712" w:name="_Toc465166367"/>
      <w:bookmarkStart w:id="713" w:name="_Toc465166543"/>
      <w:bookmarkStart w:id="714" w:name="_Toc465166707"/>
      <w:bookmarkStart w:id="715" w:name="_Toc465166869"/>
      <w:bookmarkStart w:id="716" w:name="_Toc465167029"/>
      <w:bookmarkStart w:id="717" w:name="_Toc465167188"/>
      <w:bookmarkStart w:id="718" w:name="_Toc465166200"/>
      <w:bookmarkStart w:id="719" w:name="_Toc465166368"/>
      <w:bookmarkStart w:id="720" w:name="_Toc465166544"/>
      <w:bookmarkStart w:id="721" w:name="_Toc465166708"/>
      <w:bookmarkStart w:id="722" w:name="_Toc465166870"/>
      <w:bookmarkStart w:id="723" w:name="_Toc465167030"/>
      <w:bookmarkStart w:id="724" w:name="_Toc465167189"/>
      <w:bookmarkStart w:id="725" w:name="_Toc465166201"/>
      <w:bookmarkStart w:id="726" w:name="_Toc465166369"/>
      <w:bookmarkStart w:id="727" w:name="_Toc465166545"/>
      <w:bookmarkStart w:id="728" w:name="_Toc465166709"/>
      <w:bookmarkStart w:id="729" w:name="_Toc465166871"/>
      <w:bookmarkStart w:id="730" w:name="_Toc465167031"/>
      <w:bookmarkStart w:id="731" w:name="_Toc465167190"/>
      <w:bookmarkStart w:id="732" w:name="_Toc465166202"/>
      <w:bookmarkStart w:id="733" w:name="_Toc465166370"/>
      <w:bookmarkStart w:id="734" w:name="_Toc465166546"/>
      <w:bookmarkStart w:id="735" w:name="_Toc465166710"/>
      <w:bookmarkStart w:id="736" w:name="_Toc465166872"/>
      <w:bookmarkStart w:id="737" w:name="_Toc465167032"/>
      <w:bookmarkStart w:id="738" w:name="_Toc465167191"/>
      <w:bookmarkStart w:id="739" w:name="_Toc465166203"/>
      <w:bookmarkStart w:id="740" w:name="_Toc465166371"/>
      <w:bookmarkStart w:id="741" w:name="_Toc465166547"/>
      <w:bookmarkStart w:id="742" w:name="_Toc465166711"/>
      <w:bookmarkStart w:id="743" w:name="_Toc465166873"/>
      <w:bookmarkStart w:id="744" w:name="_Toc465167033"/>
      <w:bookmarkStart w:id="745" w:name="_Toc465167192"/>
      <w:bookmarkStart w:id="746" w:name="_Toc465166204"/>
      <w:bookmarkStart w:id="747" w:name="_Toc465166372"/>
      <w:bookmarkStart w:id="748" w:name="_Toc465166548"/>
      <w:bookmarkStart w:id="749" w:name="_Toc465166712"/>
      <w:bookmarkStart w:id="750" w:name="_Toc465166874"/>
      <w:bookmarkStart w:id="751" w:name="_Toc465167034"/>
      <w:bookmarkStart w:id="752" w:name="_Toc465167193"/>
      <w:bookmarkStart w:id="753" w:name="_Toc465166205"/>
      <w:bookmarkStart w:id="754" w:name="_Toc465166373"/>
      <w:bookmarkStart w:id="755" w:name="_Toc465166549"/>
      <w:bookmarkStart w:id="756" w:name="_Toc465166713"/>
      <w:bookmarkStart w:id="757" w:name="_Toc465166875"/>
      <w:bookmarkStart w:id="758" w:name="_Toc465167035"/>
      <w:bookmarkStart w:id="759" w:name="_Toc465167194"/>
      <w:bookmarkStart w:id="760" w:name="_Toc462825636"/>
      <w:bookmarkStart w:id="761" w:name="_Toc462907374"/>
      <w:bookmarkStart w:id="762" w:name="_Toc463004716"/>
      <w:bookmarkStart w:id="763" w:name="_Toc463505506"/>
      <w:bookmarkStart w:id="764" w:name="_Toc463505689"/>
      <w:bookmarkStart w:id="765" w:name="_Toc463506386"/>
      <w:bookmarkStart w:id="766" w:name="_Toc456675940"/>
      <w:bookmarkStart w:id="767" w:name="_Toc456676138"/>
      <w:bookmarkStart w:id="768" w:name="_Toc456684921"/>
      <w:bookmarkStart w:id="769" w:name="_Toc456685342"/>
      <w:bookmarkStart w:id="770" w:name="_Toc456710462"/>
      <w:bookmarkStart w:id="771" w:name="_Toc456774403"/>
      <w:bookmarkStart w:id="772" w:name="_Toc456852144"/>
      <w:bookmarkStart w:id="773" w:name="_Toc456861392"/>
      <w:bookmarkStart w:id="774" w:name="_Toc456938450"/>
      <w:bookmarkStart w:id="775" w:name="_Toc456939530"/>
      <w:bookmarkStart w:id="776" w:name="_Toc456941716"/>
      <w:bookmarkStart w:id="777" w:name="_Toc457318599"/>
      <w:bookmarkStart w:id="778" w:name="_Toc458064151"/>
      <w:bookmarkStart w:id="779" w:name="_Toc458067177"/>
      <w:bookmarkStart w:id="780" w:name="_Toc458067761"/>
      <w:bookmarkStart w:id="781" w:name="_Toc458405559"/>
      <w:bookmarkStart w:id="782" w:name="_Toc458496705"/>
      <w:bookmarkStart w:id="783" w:name="_Toc456675941"/>
      <w:bookmarkStart w:id="784" w:name="_Toc456676139"/>
      <w:bookmarkStart w:id="785" w:name="_Toc456684922"/>
      <w:bookmarkStart w:id="786" w:name="_Toc456685343"/>
      <w:bookmarkStart w:id="787" w:name="_Toc456710463"/>
      <w:bookmarkStart w:id="788" w:name="_Toc456774404"/>
      <w:bookmarkStart w:id="789" w:name="_Toc456852145"/>
      <w:bookmarkStart w:id="790" w:name="_Toc456861393"/>
      <w:bookmarkStart w:id="791" w:name="_Toc456938451"/>
      <w:bookmarkStart w:id="792" w:name="_Toc456939531"/>
      <w:bookmarkStart w:id="793" w:name="_Toc456941717"/>
      <w:bookmarkStart w:id="794" w:name="_Toc457318600"/>
      <w:bookmarkStart w:id="795" w:name="_Toc458064152"/>
      <w:bookmarkStart w:id="796" w:name="_Toc458067178"/>
      <w:bookmarkStart w:id="797" w:name="_Toc458067762"/>
      <w:bookmarkStart w:id="798" w:name="_Toc458405560"/>
      <w:bookmarkStart w:id="799" w:name="_Toc458496706"/>
      <w:bookmarkStart w:id="800" w:name="_Toc456675942"/>
      <w:bookmarkStart w:id="801" w:name="_Toc456676140"/>
      <w:bookmarkStart w:id="802" w:name="_Toc456684923"/>
      <w:bookmarkStart w:id="803" w:name="_Toc456685344"/>
      <w:bookmarkStart w:id="804" w:name="_Toc456710464"/>
      <w:bookmarkStart w:id="805" w:name="_Toc456774405"/>
      <w:bookmarkStart w:id="806" w:name="_Toc456852146"/>
      <w:bookmarkStart w:id="807" w:name="_Toc456861394"/>
      <w:bookmarkStart w:id="808" w:name="_Toc456938452"/>
      <w:bookmarkStart w:id="809" w:name="_Toc456939532"/>
      <w:bookmarkStart w:id="810" w:name="_Toc456941718"/>
      <w:bookmarkStart w:id="811" w:name="_Toc457318601"/>
      <w:bookmarkStart w:id="812" w:name="_Toc458064153"/>
      <w:bookmarkStart w:id="813" w:name="_Toc458067179"/>
      <w:bookmarkStart w:id="814" w:name="_Toc458067763"/>
      <w:bookmarkStart w:id="815" w:name="_Toc458405561"/>
      <w:bookmarkStart w:id="816" w:name="_Toc458496707"/>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r w:rsidRPr="004F0DF9">
        <w:rPr>
          <w:color w:val="FF0000"/>
        </w:rPr>
        <w:br w:type="page"/>
      </w:r>
    </w:p>
    <w:p w14:paraId="5D34B19F" w14:textId="77777777" w:rsidR="00D62446" w:rsidRDefault="00D62446" w:rsidP="00444D59">
      <w:pPr>
        <w:pStyle w:val="Heading1"/>
      </w:pPr>
      <w:bookmarkStart w:id="817" w:name="_Toc327281404"/>
      <w:bookmarkStart w:id="818" w:name="_Ref456939100"/>
      <w:bookmarkStart w:id="819" w:name="_Toc136937369"/>
      <w:bookmarkStart w:id="820" w:name="_Toc223513453"/>
      <w:r w:rsidRPr="00001952">
        <w:lastRenderedPageBreak/>
        <w:t>Applicable and Reference Documentation</w:t>
      </w:r>
      <w:bookmarkEnd w:id="817"/>
      <w:bookmarkEnd w:id="818"/>
      <w:bookmarkEnd w:id="820"/>
    </w:p>
    <w:p w14:paraId="7BCE0E99" w14:textId="6EC6030C" w:rsidR="00D62446" w:rsidRPr="00080444" w:rsidRDefault="00D62446" w:rsidP="008F006E">
      <w:pPr>
        <w:pStyle w:val="Heading2"/>
        <w:ind w:left="576"/>
      </w:pPr>
      <w:bookmarkStart w:id="821" w:name="_Applicable_Documents"/>
      <w:bookmarkStart w:id="822" w:name="_Ref283461189"/>
      <w:bookmarkStart w:id="823" w:name="_Toc327281405"/>
      <w:bookmarkStart w:id="824" w:name="_Toc223513454"/>
      <w:bookmarkEnd w:id="821"/>
      <w:r w:rsidRPr="00080444">
        <w:t>Applicable Documents</w:t>
      </w:r>
      <w:bookmarkEnd w:id="819"/>
      <w:bookmarkEnd w:id="822"/>
      <w:bookmarkEnd w:id="823"/>
      <w:bookmarkEnd w:id="824"/>
    </w:p>
    <w:p w14:paraId="2B12F8D9" w14:textId="77777777" w:rsidR="00836FA7" w:rsidRPr="00FF7390" w:rsidRDefault="00017A3C" w:rsidP="00FF7390">
      <w:pPr>
        <w:pStyle w:val="Astrium-Normal"/>
        <w:rPr>
          <w:lang w:eastAsia="en-GB"/>
        </w:rPr>
      </w:pPr>
      <w:r w:rsidRPr="00A9720C">
        <w:rPr>
          <w:lang w:eastAsia="en-GB"/>
        </w:rPr>
        <w:t xml:space="preserve">The work carried out by the </w:t>
      </w:r>
      <w:r w:rsidR="00E56925" w:rsidRPr="00A9720C">
        <w:rPr>
          <w:lang w:eastAsia="en-GB"/>
        </w:rPr>
        <w:t>Contractor</w:t>
      </w:r>
      <w:r w:rsidRPr="00A9720C">
        <w:rPr>
          <w:lang w:eastAsia="en-GB"/>
        </w:rPr>
        <w:t xml:space="preserve"> and </w:t>
      </w:r>
      <w:r w:rsidR="003D0893" w:rsidRPr="00A9720C">
        <w:rPr>
          <w:lang w:eastAsia="en-GB"/>
        </w:rPr>
        <w:t>the Contractor’s</w:t>
      </w:r>
      <w:r w:rsidRPr="00A9720C">
        <w:rPr>
          <w:lang w:eastAsia="en-GB"/>
        </w:rPr>
        <w:t xml:space="preserve"> lower-level </w:t>
      </w:r>
      <w:r w:rsidR="002C28EE" w:rsidRPr="00A9720C">
        <w:rPr>
          <w:lang w:eastAsia="en-GB"/>
        </w:rPr>
        <w:t>Subcontractors</w:t>
      </w:r>
      <w:r w:rsidRPr="00A9720C">
        <w:rPr>
          <w:lang w:eastAsia="en-GB"/>
        </w:rPr>
        <w:t xml:space="preserve"> shall be performed in accordance</w:t>
      </w:r>
      <w:r w:rsidR="002C28EE" w:rsidRPr="00A9720C">
        <w:rPr>
          <w:lang w:eastAsia="en-GB"/>
        </w:rPr>
        <w:t xml:space="preserve"> </w:t>
      </w:r>
      <w:r w:rsidRPr="00A9720C">
        <w:rPr>
          <w:lang w:eastAsia="en-GB"/>
        </w:rPr>
        <w:t xml:space="preserve">with the following applicable documents which form an integral part of </w:t>
      </w:r>
      <w:r w:rsidR="00F96361" w:rsidRPr="00A9720C">
        <w:rPr>
          <w:lang w:eastAsia="en-GB"/>
        </w:rPr>
        <w:t>the</w:t>
      </w:r>
      <w:r w:rsidR="003D0893" w:rsidRPr="00A9720C">
        <w:rPr>
          <w:lang w:eastAsia="en-GB"/>
        </w:rPr>
        <w:t xml:space="preserve"> Contractor’s</w:t>
      </w:r>
      <w:r w:rsidRPr="00A9720C">
        <w:rPr>
          <w:lang w:eastAsia="en-GB"/>
        </w:rPr>
        <w:t xml:space="preserve"> </w:t>
      </w:r>
      <w:r w:rsidR="00B13A6A" w:rsidRPr="00A9720C">
        <w:rPr>
          <w:lang w:eastAsia="en-GB"/>
        </w:rPr>
        <w:t>SOW</w:t>
      </w:r>
      <w:r w:rsidRPr="00A9720C">
        <w:rPr>
          <w:lang w:eastAsia="en-GB"/>
        </w:rPr>
        <w:t>. Unless a specific issue of a</w:t>
      </w:r>
      <w:r w:rsidR="002C28EE" w:rsidRPr="00A9720C">
        <w:rPr>
          <w:lang w:eastAsia="en-GB"/>
        </w:rPr>
        <w:t xml:space="preserve"> </w:t>
      </w:r>
      <w:r w:rsidRPr="00A9720C">
        <w:rPr>
          <w:lang w:eastAsia="en-GB"/>
        </w:rPr>
        <w:t>document is mentioned, the current issue shall apply. When a specific issue is referenced, only that issue</w:t>
      </w:r>
      <w:r w:rsidR="002C28EE" w:rsidRPr="00A9720C">
        <w:rPr>
          <w:lang w:eastAsia="en-GB"/>
        </w:rPr>
        <w:t xml:space="preserve"> </w:t>
      </w:r>
      <w:r w:rsidRPr="00A9720C">
        <w:rPr>
          <w:lang w:eastAsia="en-GB"/>
        </w:rPr>
        <w:t>applies.</w:t>
      </w:r>
    </w:p>
    <w:p w14:paraId="11E15AA7" w14:textId="77777777" w:rsidR="004C71DB" w:rsidRDefault="004C71DB" w:rsidP="00444D59">
      <w:pPr>
        <w:pStyle w:val="Astrium-Normal"/>
        <w:jc w:val="left"/>
        <w:rPr>
          <w:lang w:eastAsia="en-GB"/>
        </w:rPr>
      </w:pPr>
      <w:r>
        <w:rPr>
          <w:lang w:eastAsia="en-GB"/>
        </w:rPr>
        <w:t xml:space="preserve">In case technological limitations lead to non-compliances these non-compliances shall be justified and identified as risks by the Contractor for assessment on system level by the Customer. To support this assessment the Contractor shall define the best achievable value/ solution. </w:t>
      </w:r>
    </w:p>
    <w:p w14:paraId="0D5F6687" w14:textId="035D9F96" w:rsidR="00196036" w:rsidRPr="00196036" w:rsidRDefault="00196036" w:rsidP="00444D59">
      <w:pPr>
        <w:pStyle w:val="Astrium-Normal"/>
        <w:jc w:val="left"/>
        <w:rPr>
          <w:lang w:eastAsia="en-GB"/>
        </w:rPr>
      </w:pPr>
      <w:r w:rsidRPr="004D7D25">
        <w:rPr>
          <w:lang w:eastAsia="en-GB"/>
        </w:rPr>
        <w:t xml:space="preserve">This document aims to provide an exhaustive list of applicable documents for </w:t>
      </w:r>
      <w:r w:rsidR="00FF7390">
        <w:rPr>
          <w:lang w:eastAsia="en-GB"/>
        </w:rPr>
        <w:t xml:space="preserve">the </w:t>
      </w:r>
      <w:r w:rsidR="00CF1008">
        <w:rPr>
          <w:lang w:eastAsia="en-GB"/>
        </w:rPr>
        <w:fldChar w:fldCharType="begin"/>
      </w:r>
      <w:r w:rsidR="00CF1008">
        <w:rPr>
          <w:lang w:eastAsia="en-GB"/>
        </w:rPr>
        <w:instrText xml:space="preserve"> DOCPROPERTY  Project  \* MERGEFORMAT </w:instrText>
      </w:r>
      <w:r w:rsidR="00CF1008">
        <w:rPr>
          <w:lang w:eastAsia="en-GB"/>
        </w:rPr>
        <w:fldChar w:fldCharType="separate"/>
      </w:r>
      <w:r w:rsidR="00DC585D">
        <w:rPr>
          <w:lang w:eastAsia="en-GB"/>
        </w:rPr>
        <w:t>S2NG</w:t>
      </w:r>
      <w:r w:rsidR="00CF1008">
        <w:rPr>
          <w:lang w:eastAsia="en-GB"/>
        </w:rPr>
        <w:fldChar w:fldCharType="end"/>
      </w:r>
      <w:r w:rsidRPr="004D7D25">
        <w:rPr>
          <w:lang w:eastAsia="en-GB"/>
        </w:rPr>
        <w:t xml:space="preserve">. The </w:t>
      </w:r>
      <w:r w:rsidR="004D7D25" w:rsidRPr="00444D59">
        <w:rPr>
          <w:lang w:eastAsia="en-GB"/>
        </w:rPr>
        <w:t xml:space="preserve">applicable </w:t>
      </w:r>
      <w:r w:rsidRPr="004D7D25">
        <w:rPr>
          <w:lang w:eastAsia="en-GB"/>
        </w:rPr>
        <w:t xml:space="preserve">issues of these documents are specified </w:t>
      </w:r>
      <w:r w:rsidR="004D7D25" w:rsidRPr="00444D59">
        <w:rPr>
          <w:lang w:eastAsia="en-GB"/>
        </w:rPr>
        <w:t>here</w:t>
      </w:r>
      <w:r w:rsidR="004D7D25">
        <w:rPr>
          <w:lang w:eastAsia="en-GB"/>
        </w:rPr>
        <w:t xml:space="preserve"> </w:t>
      </w:r>
      <w:r w:rsidR="004D7D25" w:rsidRPr="00444D59">
        <w:rPr>
          <w:lang w:eastAsia="en-GB"/>
        </w:rPr>
        <w:t xml:space="preserve">below. </w:t>
      </w:r>
      <w:r w:rsidRPr="00196036">
        <w:rPr>
          <w:lang w:eastAsia="en-GB"/>
        </w:rPr>
        <w:t xml:space="preserve">The referenced AD documents have been separated in 3 sections: </w:t>
      </w:r>
    </w:p>
    <w:p w14:paraId="1FED02D1" w14:textId="2A43D3FF" w:rsidR="00196036" w:rsidRPr="00196036" w:rsidRDefault="003277CC" w:rsidP="00981AE2">
      <w:pPr>
        <w:pStyle w:val="Astrium-Normal"/>
        <w:numPr>
          <w:ilvl w:val="0"/>
          <w:numId w:val="7"/>
        </w:numPr>
        <w:rPr>
          <w:lang w:eastAsia="en-GB"/>
        </w:rPr>
      </w:pPr>
      <w:r>
        <w:rPr>
          <w:lang w:eastAsia="en-GB"/>
        </w:rPr>
        <w:t xml:space="preserve">(D) </w:t>
      </w:r>
      <w:r w:rsidR="00C277C8" w:rsidRPr="00C277C8">
        <w:rPr>
          <w:lang w:eastAsia="en-GB"/>
        </w:rPr>
        <w:t>Detailed SoC</w:t>
      </w:r>
      <w:r w:rsidR="00C277C8">
        <w:rPr>
          <w:lang w:eastAsia="en-GB"/>
        </w:rPr>
        <w:t xml:space="preserve">: </w:t>
      </w:r>
      <w:r w:rsidR="00196036" w:rsidRPr="00196036">
        <w:rPr>
          <w:lang w:eastAsia="en-GB"/>
        </w:rPr>
        <w:t xml:space="preserve">Project documents listed for which a detailed compliance matrix is </w:t>
      </w:r>
      <w:r w:rsidR="00821DCF">
        <w:rPr>
          <w:lang w:eastAsia="en-GB"/>
        </w:rPr>
        <w:t>required</w:t>
      </w:r>
      <w:r w:rsidR="00196036" w:rsidRPr="00196036">
        <w:rPr>
          <w:lang w:eastAsia="en-GB"/>
        </w:rPr>
        <w:t>.</w:t>
      </w:r>
    </w:p>
    <w:p w14:paraId="6291C120" w14:textId="321FD35D" w:rsidR="00196036" w:rsidRDefault="003277CC" w:rsidP="00981AE2">
      <w:pPr>
        <w:pStyle w:val="Astrium-Normal"/>
        <w:numPr>
          <w:ilvl w:val="0"/>
          <w:numId w:val="7"/>
        </w:numPr>
        <w:rPr>
          <w:lang w:eastAsia="en-GB"/>
        </w:rPr>
      </w:pPr>
      <w:r>
        <w:rPr>
          <w:lang w:eastAsia="en-GB"/>
        </w:rPr>
        <w:t xml:space="preserve">(G) </w:t>
      </w:r>
      <w:r w:rsidR="00C277C8" w:rsidRPr="00C277C8">
        <w:rPr>
          <w:lang w:eastAsia="en-GB"/>
        </w:rPr>
        <w:t>General Statement</w:t>
      </w:r>
      <w:r w:rsidR="00C277C8">
        <w:rPr>
          <w:lang w:eastAsia="en-GB"/>
        </w:rPr>
        <w:t>:</w:t>
      </w:r>
      <w:r w:rsidR="00C277C8" w:rsidRPr="00C277C8">
        <w:rPr>
          <w:lang w:eastAsia="en-GB"/>
        </w:rPr>
        <w:t xml:space="preserve"> </w:t>
      </w:r>
      <w:r w:rsidR="00196036" w:rsidRPr="00196036">
        <w:rPr>
          <w:lang w:eastAsia="en-GB"/>
        </w:rPr>
        <w:t xml:space="preserve">Project documents listed for which a detailed compliance matrix is </w:t>
      </w:r>
      <w:r w:rsidR="00196036" w:rsidRPr="00196036">
        <w:rPr>
          <w:u w:val="single"/>
          <w:lang w:eastAsia="en-GB"/>
        </w:rPr>
        <w:t>not</w:t>
      </w:r>
      <w:r w:rsidR="00196036" w:rsidRPr="00196036">
        <w:rPr>
          <w:lang w:eastAsia="en-GB"/>
        </w:rPr>
        <w:t xml:space="preserve"> </w:t>
      </w:r>
      <w:r w:rsidR="00821DCF" w:rsidRPr="00196036">
        <w:rPr>
          <w:lang w:eastAsia="en-GB"/>
        </w:rPr>
        <w:t>r</w:t>
      </w:r>
      <w:r w:rsidR="00821DCF">
        <w:rPr>
          <w:lang w:eastAsia="en-GB"/>
        </w:rPr>
        <w:t>equired</w:t>
      </w:r>
      <w:r w:rsidR="00196036" w:rsidRPr="00196036">
        <w:rPr>
          <w:lang w:eastAsia="en-GB"/>
        </w:rPr>
        <w:t xml:space="preserve">, but a general statement of compliance is sufficient. Although no detailed compliance matrix is </w:t>
      </w:r>
      <w:r w:rsidR="004D7D25" w:rsidRPr="00196036">
        <w:rPr>
          <w:lang w:eastAsia="en-GB"/>
        </w:rPr>
        <w:t>re</w:t>
      </w:r>
      <w:r w:rsidR="004D7D25">
        <w:rPr>
          <w:lang w:eastAsia="en-GB"/>
        </w:rPr>
        <w:t>quire</w:t>
      </w:r>
      <w:r w:rsidR="004D7D25" w:rsidRPr="00196036">
        <w:rPr>
          <w:lang w:eastAsia="en-GB"/>
        </w:rPr>
        <w:t>d</w:t>
      </w:r>
      <w:r w:rsidR="00196036" w:rsidRPr="00196036">
        <w:rPr>
          <w:lang w:eastAsia="en-GB"/>
        </w:rPr>
        <w:t>, major non</w:t>
      </w:r>
      <w:r w:rsidR="004D7D25">
        <w:rPr>
          <w:lang w:eastAsia="en-GB"/>
        </w:rPr>
        <w:t>-</w:t>
      </w:r>
      <w:r w:rsidR="00196036" w:rsidRPr="00196036">
        <w:rPr>
          <w:lang w:eastAsia="en-GB"/>
        </w:rPr>
        <w:t xml:space="preserve">compliances, if any, shall be reported/highlighted. </w:t>
      </w:r>
    </w:p>
    <w:p w14:paraId="09FC726D" w14:textId="7193E220" w:rsidR="003277CC" w:rsidRPr="00196036" w:rsidRDefault="003277CC" w:rsidP="00981AE2">
      <w:pPr>
        <w:pStyle w:val="ListParagraph"/>
        <w:numPr>
          <w:ilvl w:val="0"/>
          <w:numId w:val="7"/>
        </w:numPr>
        <w:spacing w:before="60" w:after="120" w:line="260" w:lineRule="atLeast"/>
        <w:contextualSpacing/>
      </w:pPr>
      <w:r>
        <w:t>(</w:t>
      </w:r>
      <w:r w:rsidRPr="00D64DB3">
        <w:t>AM</w:t>
      </w:r>
      <w:r>
        <w:t>)</w:t>
      </w:r>
      <w:r w:rsidRPr="00D64DB3">
        <w:t xml:space="preserve"> </w:t>
      </w:r>
      <w:r>
        <w:t>applicability matrix:</w:t>
      </w:r>
      <w:r w:rsidRPr="00D64DB3">
        <w:t xml:space="preserve"> SoC for each requirement, which is applicable through the corresponding Applicability Matrix.</w:t>
      </w:r>
    </w:p>
    <w:p w14:paraId="0CAAC11E" w14:textId="77777777" w:rsidR="00DB3632" w:rsidRPr="00DB3632" w:rsidRDefault="00196036" w:rsidP="00981AE2">
      <w:pPr>
        <w:pStyle w:val="Astrium-Normal"/>
        <w:numPr>
          <w:ilvl w:val="0"/>
          <w:numId w:val="7"/>
        </w:numPr>
        <w:rPr>
          <w:b/>
          <w:lang w:eastAsia="en-GB"/>
        </w:rPr>
      </w:pPr>
      <w:r w:rsidRPr="00196036">
        <w:rPr>
          <w:lang w:eastAsia="en-GB"/>
        </w:rPr>
        <w:t xml:space="preserve">Normative </w:t>
      </w:r>
      <w:proofErr w:type="gramStart"/>
      <w:r w:rsidRPr="00196036">
        <w:rPr>
          <w:lang w:eastAsia="en-GB"/>
        </w:rPr>
        <w:t>documents</w:t>
      </w:r>
      <w:r w:rsidR="00C277C8">
        <w:rPr>
          <w:lang w:eastAsia="en-GB"/>
        </w:rPr>
        <w:t>:</w:t>
      </w:r>
      <w:r w:rsidRPr="00196036">
        <w:rPr>
          <w:lang w:eastAsia="en-GB"/>
        </w:rPr>
        <w:t>,</w:t>
      </w:r>
      <w:proofErr w:type="gramEnd"/>
      <w:r w:rsidRPr="00196036">
        <w:rPr>
          <w:lang w:eastAsia="en-GB"/>
        </w:rPr>
        <w:t xml:space="preserve"> that are well known from European space industry and widely applicable for all ESA projects. This includes mainly the ECSS standards. Although no detailed compliance matrix is requested </w:t>
      </w:r>
      <w:proofErr w:type="spellStart"/>
      <w:r w:rsidRPr="00196036">
        <w:rPr>
          <w:lang w:eastAsia="en-GB"/>
        </w:rPr>
        <w:t>wrt</w:t>
      </w:r>
      <w:proofErr w:type="spellEnd"/>
      <w:r w:rsidRPr="00196036">
        <w:rPr>
          <w:lang w:eastAsia="en-GB"/>
        </w:rPr>
        <w:t xml:space="preserve"> all these standards, major non compliances, if any, shall be reported/highlighted.</w:t>
      </w:r>
      <w:r w:rsidR="006A2911">
        <w:rPr>
          <w:lang w:eastAsia="en-GB"/>
        </w:rPr>
        <w:t xml:space="preserve"> </w:t>
      </w:r>
    </w:p>
    <w:p w14:paraId="0DBF633C" w14:textId="62B69725" w:rsidR="00BE5678" w:rsidRDefault="00BE5678">
      <w:pPr>
        <w:spacing w:line="240" w:lineRule="auto"/>
        <w:jc w:val="left"/>
        <w:rPr>
          <w:lang w:eastAsia="en-GB"/>
        </w:rPr>
      </w:pPr>
    </w:p>
    <w:p w14:paraId="024EA548" w14:textId="6A56ABEB" w:rsidR="00196036" w:rsidRDefault="00196036" w:rsidP="00444D59">
      <w:pPr>
        <w:spacing w:line="240" w:lineRule="auto"/>
        <w:jc w:val="left"/>
        <w:rPr>
          <w:lang w:eastAsia="en-GB"/>
        </w:rPr>
      </w:pPr>
      <w:r w:rsidRPr="00196036">
        <w:rPr>
          <w:lang w:eastAsia="en-GB"/>
        </w:rPr>
        <w:t>According to these pre-defined sections, the applicability matrix of is the following:</w:t>
      </w:r>
    </w:p>
    <w:p w14:paraId="1A0E500F" w14:textId="32220254" w:rsidR="003277CC" w:rsidRDefault="003277CC" w:rsidP="00444D59">
      <w:pPr>
        <w:spacing w:line="240" w:lineRule="auto"/>
        <w:jc w:val="left"/>
        <w:rPr>
          <w:lang w:eastAsia="en-GB"/>
        </w:rPr>
      </w:pPr>
    </w:p>
    <w:p w14:paraId="3B4C44F0" w14:textId="77FD7810" w:rsidR="002C108E" w:rsidRPr="00BC7A6A" w:rsidRDefault="002C108E" w:rsidP="00444D59">
      <w:pPr>
        <w:spacing w:line="240" w:lineRule="auto"/>
        <w:jc w:val="left"/>
        <w:rPr>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21"/>
        <w:gridCol w:w="4561"/>
        <w:gridCol w:w="2508"/>
        <w:gridCol w:w="664"/>
        <w:gridCol w:w="1019"/>
      </w:tblGrid>
      <w:tr w:rsidR="002C108E" w:rsidRPr="002C108E" w14:paraId="052C908B" w14:textId="77777777" w:rsidTr="00577258">
        <w:trPr>
          <w:trHeight w:val="600"/>
        </w:trPr>
        <w:tc>
          <w:tcPr>
            <w:tcW w:w="429" w:type="pct"/>
            <w:shd w:val="clear" w:color="auto" w:fill="auto"/>
            <w:vAlign w:val="center"/>
            <w:hideMark/>
          </w:tcPr>
          <w:p w14:paraId="7C195AA9" w14:textId="77777777" w:rsidR="002C108E" w:rsidRPr="002C108E" w:rsidRDefault="002C108E" w:rsidP="002C108E">
            <w:pPr>
              <w:spacing w:line="240" w:lineRule="auto"/>
              <w:jc w:val="center"/>
              <w:rPr>
                <w:rFonts w:ascii="Calibri" w:hAnsi="Calibri" w:cs="Calibri"/>
                <w:b/>
                <w:bCs/>
                <w:sz w:val="18"/>
                <w:szCs w:val="18"/>
                <w:lang w:val="de-DE" w:eastAsia="de-DE"/>
              </w:rPr>
            </w:pPr>
            <w:r w:rsidRPr="002C108E">
              <w:rPr>
                <w:rFonts w:ascii="Calibri" w:hAnsi="Calibri" w:cs="Calibri"/>
                <w:b/>
                <w:bCs/>
                <w:sz w:val="18"/>
                <w:szCs w:val="18"/>
                <w:lang w:val="de-DE" w:eastAsia="de-DE"/>
              </w:rPr>
              <w:t>AD #</w:t>
            </w:r>
          </w:p>
        </w:tc>
        <w:tc>
          <w:tcPr>
            <w:tcW w:w="2382" w:type="pct"/>
            <w:shd w:val="clear" w:color="auto" w:fill="auto"/>
            <w:vAlign w:val="center"/>
            <w:hideMark/>
          </w:tcPr>
          <w:p w14:paraId="75AD310C" w14:textId="77777777" w:rsidR="002C108E" w:rsidRPr="002C108E" w:rsidRDefault="002C108E" w:rsidP="002C108E">
            <w:pPr>
              <w:spacing w:line="240" w:lineRule="auto"/>
              <w:jc w:val="center"/>
              <w:rPr>
                <w:rFonts w:ascii="Calibri" w:hAnsi="Calibri" w:cs="Calibri"/>
                <w:b/>
                <w:bCs/>
                <w:sz w:val="18"/>
                <w:szCs w:val="18"/>
                <w:lang w:val="de-DE" w:eastAsia="de-DE"/>
              </w:rPr>
            </w:pPr>
            <w:r w:rsidRPr="002C108E">
              <w:rPr>
                <w:rFonts w:ascii="Calibri" w:hAnsi="Calibri" w:cs="Calibri"/>
                <w:b/>
                <w:bCs/>
                <w:sz w:val="18"/>
                <w:szCs w:val="18"/>
                <w:lang w:val="de-DE" w:eastAsia="de-DE"/>
              </w:rPr>
              <w:t>Title</w:t>
            </w:r>
          </w:p>
        </w:tc>
        <w:tc>
          <w:tcPr>
            <w:tcW w:w="1310" w:type="pct"/>
            <w:shd w:val="clear" w:color="auto" w:fill="auto"/>
            <w:noWrap/>
            <w:vAlign w:val="center"/>
            <w:hideMark/>
          </w:tcPr>
          <w:p w14:paraId="103F955E" w14:textId="77777777" w:rsidR="002C108E" w:rsidRPr="00A17B31" w:rsidRDefault="002C108E" w:rsidP="002C108E">
            <w:pPr>
              <w:spacing w:line="240" w:lineRule="auto"/>
              <w:jc w:val="center"/>
              <w:rPr>
                <w:rFonts w:ascii="Calibri" w:hAnsi="Calibri"/>
                <w:b/>
                <w:bCs/>
                <w:sz w:val="18"/>
                <w:szCs w:val="18"/>
                <w:lang w:eastAsia="fr-FR"/>
              </w:rPr>
            </w:pPr>
            <w:r w:rsidRPr="00A17B31">
              <w:rPr>
                <w:rFonts w:ascii="Calibri" w:hAnsi="Calibri"/>
                <w:b/>
                <w:bCs/>
                <w:sz w:val="18"/>
                <w:szCs w:val="18"/>
                <w:lang w:eastAsia="fr-FR"/>
              </w:rPr>
              <w:t>Reference</w:t>
            </w:r>
          </w:p>
        </w:tc>
        <w:tc>
          <w:tcPr>
            <w:tcW w:w="347" w:type="pct"/>
            <w:shd w:val="clear" w:color="auto" w:fill="auto"/>
            <w:noWrap/>
            <w:vAlign w:val="center"/>
            <w:hideMark/>
          </w:tcPr>
          <w:p w14:paraId="7252024C" w14:textId="77777777" w:rsidR="002C108E" w:rsidRPr="00A17B31" w:rsidRDefault="002C108E" w:rsidP="002C108E">
            <w:pPr>
              <w:spacing w:line="240" w:lineRule="auto"/>
              <w:jc w:val="center"/>
              <w:rPr>
                <w:rFonts w:ascii="Calibri" w:hAnsi="Calibri"/>
                <w:b/>
                <w:bCs/>
                <w:sz w:val="18"/>
                <w:szCs w:val="18"/>
                <w:lang w:eastAsia="fr-FR"/>
              </w:rPr>
            </w:pPr>
            <w:r w:rsidRPr="00A17B31">
              <w:rPr>
                <w:rFonts w:ascii="Calibri" w:hAnsi="Calibri"/>
                <w:b/>
                <w:bCs/>
                <w:sz w:val="18"/>
                <w:szCs w:val="18"/>
                <w:lang w:eastAsia="fr-FR"/>
              </w:rPr>
              <w:t>Issue</w:t>
            </w:r>
          </w:p>
        </w:tc>
        <w:tc>
          <w:tcPr>
            <w:tcW w:w="532" w:type="pct"/>
            <w:shd w:val="clear" w:color="auto" w:fill="auto"/>
            <w:noWrap/>
            <w:vAlign w:val="center"/>
            <w:hideMark/>
          </w:tcPr>
          <w:p w14:paraId="5EA89A19" w14:textId="77777777" w:rsidR="002C108E" w:rsidRPr="00A17B31" w:rsidRDefault="002C108E" w:rsidP="002C108E">
            <w:pPr>
              <w:spacing w:line="240" w:lineRule="auto"/>
              <w:jc w:val="center"/>
              <w:rPr>
                <w:rFonts w:ascii="Calibri" w:hAnsi="Calibri"/>
                <w:b/>
                <w:bCs/>
                <w:sz w:val="18"/>
                <w:szCs w:val="18"/>
                <w:lang w:eastAsia="fr-FR"/>
              </w:rPr>
            </w:pPr>
            <w:r w:rsidRPr="00A17B31">
              <w:rPr>
                <w:rFonts w:ascii="Calibri" w:hAnsi="Calibri"/>
                <w:b/>
                <w:bCs/>
                <w:sz w:val="18"/>
                <w:szCs w:val="18"/>
                <w:lang w:eastAsia="fr-FR"/>
              </w:rPr>
              <w:t>SoC</w:t>
            </w:r>
          </w:p>
        </w:tc>
      </w:tr>
      <w:tr w:rsidR="00577258" w:rsidRPr="002C108E" w14:paraId="6EA9AF67" w14:textId="77777777" w:rsidTr="00577258">
        <w:trPr>
          <w:trHeight w:val="397"/>
        </w:trPr>
        <w:tc>
          <w:tcPr>
            <w:tcW w:w="429" w:type="pct"/>
            <w:shd w:val="clear" w:color="auto" w:fill="auto"/>
            <w:noWrap/>
            <w:vAlign w:val="center"/>
          </w:tcPr>
          <w:p w14:paraId="3E2FA86A" w14:textId="4FECB504" w:rsidR="00577258" w:rsidRPr="00577258" w:rsidRDefault="00577258" w:rsidP="002C108E">
            <w:pPr>
              <w:spacing w:line="240" w:lineRule="auto"/>
              <w:jc w:val="center"/>
              <w:rPr>
                <w:rFonts w:ascii="Calibri" w:hAnsi="Calibri" w:cs="Calibri"/>
                <w:sz w:val="18"/>
                <w:szCs w:val="18"/>
                <w:lang w:val="en-US" w:eastAsia="de-DE"/>
              </w:rPr>
            </w:pPr>
            <w:r w:rsidRPr="00577258">
              <w:rPr>
                <w:rFonts w:ascii="Calibri" w:hAnsi="Calibri" w:cs="Calibri"/>
                <w:sz w:val="18"/>
                <w:szCs w:val="18"/>
                <w:lang w:val="en-US" w:eastAsia="de-DE"/>
              </w:rPr>
              <w:t>AD00</w:t>
            </w:r>
          </w:p>
        </w:tc>
        <w:tc>
          <w:tcPr>
            <w:tcW w:w="2382" w:type="pct"/>
            <w:shd w:val="clear" w:color="auto" w:fill="auto"/>
            <w:vAlign w:val="center"/>
          </w:tcPr>
          <w:p w14:paraId="3EDC3A25" w14:textId="1F67330D" w:rsidR="00577258" w:rsidRPr="00F57F45" w:rsidRDefault="00577258" w:rsidP="00577258">
            <w:pPr>
              <w:spacing w:line="240" w:lineRule="auto"/>
              <w:jc w:val="left"/>
              <w:rPr>
                <w:rFonts w:ascii="Calibri" w:hAnsi="Calibri" w:cs="Calibri"/>
                <w:sz w:val="18"/>
                <w:szCs w:val="18"/>
                <w:lang w:val="fr-FR" w:eastAsia="de-DE"/>
              </w:rPr>
            </w:pPr>
            <w:r w:rsidRPr="00F57F45">
              <w:rPr>
                <w:rFonts w:ascii="Calibri" w:hAnsi="Calibri" w:cs="Calibri"/>
                <w:sz w:val="18"/>
                <w:szCs w:val="18"/>
                <w:lang w:val="fr-FR" w:eastAsia="de-DE"/>
              </w:rPr>
              <w:t xml:space="preserve">Multi-Layer Insulation (MLI) </w:t>
            </w:r>
            <w:proofErr w:type="spellStart"/>
            <w:r w:rsidR="00F57F45">
              <w:rPr>
                <w:rFonts w:ascii="Calibri" w:hAnsi="Calibri" w:cs="Calibri"/>
                <w:sz w:val="18"/>
                <w:szCs w:val="18"/>
                <w:lang w:val="fr-FR" w:eastAsia="de-DE"/>
              </w:rPr>
              <w:t>C</w:t>
            </w:r>
            <w:r w:rsidRPr="00F57F45">
              <w:rPr>
                <w:rFonts w:ascii="Calibri" w:hAnsi="Calibri" w:cs="Calibri"/>
                <w:sz w:val="18"/>
                <w:szCs w:val="18"/>
                <w:lang w:val="fr-FR" w:eastAsia="de-DE"/>
              </w:rPr>
              <w:t>ontractual</w:t>
            </w:r>
            <w:proofErr w:type="spellEnd"/>
            <w:r w:rsidRPr="00F57F45">
              <w:rPr>
                <w:rFonts w:ascii="Calibri" w:hAnsi="Calibri" w:cs="Calibri"/>
                <w:sz w:val="18"/>
                <w:szCs w:val="18"/>
                <w:lang w:val="fr-FR" w:eastAsia="de-DE"/>
              </w:rPr>
              <w:t xml:space="preserve"> Applicable</w:t>
            </w:r>
          </w:p>
          <w:p w14:paraId="455CC3BF" w14:textId="21AF7C74" w:rsidR="00577258" w:rsidRPr="00F57F45" w:rsidRDefault="00577258" w:rsidP="00577258">
            <w:pPr>
              <w:spacing w:line="240" w:lineRule="auto"/>
              <w:jc w:val="left"/>
              <w:rPr>
                <w:rFonts w:ascii="Calibri" w:hAnsi="Calibri" w:cs="Calibri"/>
                <w:sz w:val="18"/>
                <w:szCs w:val="18"/>
                <w:lang w:val="fr-FR" w:eastAsia="de-DE"/>
              </w:rPr>
            </w:pPr>
            <w:r w:rsidRPr="00F57F45">
              <w:rPr>
                <w:rFonts w:ascii="Calibri" w:hAnsi="Calibri" w:cs="Calibri"/>
                <w:sz w:val="18"/>
                <w:szCs w:val="18"/>
                <w:lang w:val="fr-FR" w:eastAsia="de-DE"/>
              </w:rPr>
              <w:t>Document List (CADL)</w:t>
            </w:r>
          </w:p>
        </w:tc>
        <w:tc>
          <w:tcPr>
            <w:tcW w:w="1310" w:type="pct"/>
            <w:shd w:val="clear" w:color="auto" w:fill="auto"/>
            <w:vAlign w:val="center"/>
          </w:tcPr>
          <w:p w14:paraId="12CE5D0B" w14:textId="6C165C05" w:rsidR="00577258" w:rsidRPr="00BA3405" w:rsidRDefault="00577258" w:rsidP="002C108E">
            <w:pPr>
              <w:spacing w:line="240" w:lineRule="auto"/>
              <w:jc w:val="center"/>
              <w:rPr>
                <w:rFonts w:ascii="Calibri" w:hAnsi="Calibri" w:cs="Calibri"/>
                <w:i/>
                <w:iCs/>
                <w:sz w:val="18"/>
                <w:szCs w:val="18"/>
              </w:rPr>
            </w:pPr>
            <w:r w:rsidRPr="00577258">
              <w:rPr>
                <w:rFonts w:ascii="Calibri" w:hAnsi="Calibri" w:cs="Calibri"/>
                <w:i/>
                <w:iCs/>
                <w:sz w:val="18"/>
                <w:szCs w:val="18"/>
              </w:rPr>
              <w:t>SPS_MSC-LI-1000181994</w:t>
            </w:r>
          </w:p>
        </w:tc>
        <w:tc>
          <w:tcPr>
            <w:tcW w:w="347" w:type="pct"/>
            <w:shd w:val="clear" w:color="auto" w:fill="auto"/>
            <w:vAlign w:val="center"/>
          </w:tcPr>
          <w:p w14:paraId="11D41CA1" w14:textId="4BD6C5F2" w:rsidR="00577258" w:rsidRPr="00BA3405" w:rsidRDefault="00F57F45" w:rsidP="002C108E">
            <w:pPr>
              <w:spacing w:line="240" w:lineRule="auto"/>
              <w:jc w:val="center"/>
              <w:rPr>
                <w:rFonts w:ascii="Calibri" w:hAnsi="Calibri" w:cs="Calibri"/>
                <w:color w:val="000000"/>
                <w:sz w:val="18"/>
                <w:szCs w:val="18"/>
                <w:lang w:val="de-DE" w:eastAsia="de-DE"/>
              </w:rPr>
            </w:pPr>
            <w:r>
              <w:rPr>
                <w:rFonts w:ascii="Calibri" w:hAnsi="Calibri" w:cs="Calibri"/>
                <w:color w:val="000000"/>
                <w:sz w:val="18"/>
                <w:szCs w:val="18"/>
                <w:lang w:val="de-DE" w:eastAsia="de-DE"/>
              </w:rPr>
              <w:t>3</w:t>
            </w:r>
          </w:p>
        </w:tc>
        <w:tc>
          <w:tcPr>
            <w:tcW w:w="532" w:type="pct"/>
            <w:shd w:val="clear" w:color="000000" w:fill="FFFFFF"/>
            <w:noWrap/>
            <w:vAlign w:val="center"/>
          </w:tcPr>
          <w:p w14:paraId="115B17B8" w14:textId="72BEED6A" w:rsidR="00577258" w:rsidRPr="00BA3405" w:rsidRDefault="00F57F45" w:rsidP="002C108E">
            <w:pPr>
              <w:spacing w:line="240" w:lineRule="auto"/>
              <w:jc w:val="center"/>
              <w:rPr>
                <w:rFonts w:ascii="Calibri" w:hAnsi="Calibri" w:cs="Calibri"/>
                <w:sz w:val="18"/>
                <w:szCs w:val="18"/>
                <w:lang w:val="de-DE" w:eastAsia="de-DE"/>
              </w:rPr>
            </w:pPr>
            <w:r>
              <w:rPr>
                <w:rFonts w:ascii="Calibri" w:hAnsi="Calibri" w:cs="Calibri"/>
                <w:sz w:val="18"/>
                <w:szCs w:val="18"/>
                <w:lang w:val="de-DE" w:eastAsia="de-DE"/>
              </w:rPr>
              <w:t>D</w:t>
            </w:r>
          </w:p>
        </w:tc>
      </w:tr>
      <w:tr w:rsidR="002C108E" w:rsidRPr="002C108E" w14:paraId="62E310EE" w14:textId="77777777" w:rsidTr="00577258">
        <w:trPr>
          <w:trHeight w:val="397"/>
        </w:trPr>
        <w:tc>
          <w:tcPr>
            <w:tcW w:w="429" w:type="pct"/>
            <w:shd w:val="clear" w:color="auto" w:fill="auto"/>
            <w:noWrap/>
            <w:vAlign w:val="center"/>
            <w:hideMark/>
          </w:tcPr>
          <w:p w14:paraId="478895AF" w14:textId="77777777" w:rsidR="002C108E" w:rsidRPr="00BA3405" w:rsidRDefault="002C108E" w:rsidP="002C108E">
            <w:pPr>
              <w:spacing w:line="240" w:lineRule="auto"/>
              <w:jc w:val="center"/>
              <w:rPr>
                <w:rFonts w:ascii="Calibri" w:hAnsi="Calibri" w:cs="Calibri"/>
                <w:sz w:val="18"/>
                <w:szCs w:val="18"/>
                <w:lang w:val="de-DE" w:eastAsia="de-DE"/>
              </w:rPr>
            </w:pPr>
            <w:r w:rsidRPr="00BA3405">
              <w:rPr>
                <w:rFonts w:ascii="Calibri" w:hAnsi="Calibri" w:cs="Calibri"/>
                <w:sz w:val="18"/>
                <w:szCs w:val="18"/>
                <w:lang w:val="de-DE" w:eastAsia="de-DE"/>
              </w:rPr>
              <w:t>AD01</w:t>
            </w:r>
          </w:p>
        </w:tc>
        <w:tc>
          <w:tcPr>
            <w:tcW w:w="2382" w:type="pct"/>
            <w:shd w:val="clear" w:color="auto" w:fill="auto"/>
            <w:vAlign w:val="center"/>
            <w:hideMark/>
          </w:tcPr>
          <w:p w14:paraId="6FF15D17" w14:textId="63DF1A15" w:rsidR="002C108E" w:rsidRPr="00BA3405" w:rsidRDefault="002C108E" w:rsidP="002C108E">
            <w:pPr>
              <w:spacing w:line="240" w:lineRule="auto"/>
              <w:jc w:val="left"/>
              <w:rPr>
                <w:rFonts w:ascii="Calibri" w:hAnsi="Calibri" w:cs="Calibri"/>
                <w:sz w:val="18"/>
                <w:szCs w:val="18"/>
                <w:lang w:val="en-US" w:eastAsia="de-DE"/>
              </w:rPr>
            </w:pPr>
            <w:r w:rsidRPr="00BA3405">
              <w:rPr>
                <w:rFonts w:ascii="Calibri" w:hAnsi="Calibri" w:cs="Calibri"/>
                <w:sz w:val="18"/>
                <w:szCs w:val="18"/>
                <w:lang w:val="en-US" w:eastAsia="de-DE"/>
              </w:rPr>
              <w:t xml:space="preserve">Specific Statement of Work for </w:t>
            </w:r>
            <w:r w:rsidRPr="00BA3405">
              <w:rPr>
                <w:rFonts w:ascii="Calibri" w:hAnsi="Calibri"/>
                <w:sz w:val="18"/>
                <w:szCs w:val="18"/>
                <w:lang w:eastAsia="fr-FR"/>
              </w:rPr>
              <w:t>Thermal Hardware</w:t>
            </w:r>
          </w:p>
        </w:tc>
        <w:tc>
          <w:tcPr>
            <w:tcW w:w="1310" w:type="pct"/>
            <w:shd w:val="clear" w:color="auto" w:fill="auto"/>
            <w:vAlign w:val="center"/>
            <w:hideMark/>
          </w:tcPr>
          <w:p w14:paraId="198D3E42" w14:textId="52E7F53C" w:rsidR="002C108E" w:rsidRPr="00BA3405" w:rsidRDefault="002C108E" w:rsidP="002C108E">
            <w:pPr>
              <w:spacing w:line="240" w:lineRule="auto"/>
              <w:jc w:val="center"/>
              <w:rPr>
                <w:rFonts w:ascii="Calibri" w:hAnsi="Calibri" w:cs="Calibri"/>
                <w:i/>
                <w:iCs/>
                <w:sz w:val="18"/>
                <w:szCs w:val="18"/>
                <w:lang w:val="de-DE" w:eastAsia="de-DE"/>
              </w:rPr>
            </w:pPr>
            <w:r w:rsidRPr="00BA3405">
              <w:rPr>
                <w:rFonts w:ascii="Calibri" w:hAnsi="Calibri" w:cs="Calibri"/>
                <w:i/>
                <w:iCs/>
                <w:sz w:val="18"/>
                <w:szCs w:val="18"/>
              </w:rPr>
              <w:t>this document</w:t>
            </w:r>
          </w:p>
        </w:tc>
        <w:tc>
          <w:tcPr>
            <w:tcW w:w="347" w:type="pct"/>
            <w:shd w:val="clear" w:color="auto" w:fill="auto"/>
            <w:vAlign w:val="center"/>
            <w:hideMark/>
          </w:tcPr>
          <w:p w14:paraId="5A9A2A0A" w14:textId="77777777" w:rsidR="002C108E" w:rsidRPr="00BA3405" w:rsidRDefault="002C108E" w:rsidP="002C108E">
            <w:pPr>
              <w:spacing w:line="240" w:lineRule="auto"/>
              <w:jc w:val="center"/>
              <w:rPr>
                <w:rFonts w:ascii="Calibri" w:hAnsi="Calibri" w:cs="Calibri"/>
                <w:color w:val="000000"/>
                <w:sz w:val="18"/>
                <w:szCs w:val="18"/>
                <w:lang w:val="de-DE" w:eastAsia="de-DE"/>
              </w:rPr>
            </w:pPr>
            <w:r w:rsidRPr="00BA3405">
              <w:rPr>
                <w:rFonts w:ascii="Calibri" w:hAnsi="Calibri" w:cs="Calibri"/>
                <w:color w:val="000000"/>
                <w:sz w:val="18"/>
                <w:szCs w:val="18"/>
                <w:lang w:val="de-DE" w:eastAsia="de-DE"/>
              </w:rPr>
              <w:t> </w:t>
            </w:r>
          </w:p>
        </w:tc>
        <w:tc>
          <w:tcPr>
            <w:tcW w:w="532" w:type="pct"/>
            <w:shd w:val="clear" w:color="000000" w:fill="FFFFFF"/>
            <w:noWrap/>
            <w:vAlign w:val="center"/>
            <w:hideMark/>
          </w:tcPr>
          <w:p w14:paraId="5C55CE95" w14:textId="77777777" w:rsidR="002C108E" w:rsidRPr="00BA3405" w:rsidRDefault="002C108E" w:rsidP="002C108E">
            <w:pPr>
              <w:spacing w:line="240" w:lineRule="auto"/>
              <w:jc w:val="center"/>
              <w:rPr>
                <w:rFonts w:ascii="Calibri" w:hAnsi="Calibri" w:cs="Calibri"/>
                <w:sz w:val="18"/>
                <w:szCs w:val="18"/>
                <w:lang w:val="de-DE" w:eastAsia="de-DE"/>
              </w:rPr>
            </w:pPr>
            <w:r w:rsidRPr="00BA3405">
              <w:rPr>
                <w:rFonts w:ascii="Calibri" w:hAnsi="Calibri" w:cs="Calibri"/>
                <w:sz w:val="18"/>
                <w:szCs w:val="18"/>
                <w:lang w:val="de-DE" w:eastAsia="de-DE"/>
              </w:rPr>
              <w:t>D</w:t>
            </w:r>
          </w:p>
        </w:tc>
      </w:tr>
      <w:tr w:rsidR="002C108E" w:rsidRPr="002C108E" w14:paraId="2517282E" w14:textId="77777777" w:rsidTr="00577258">
        <w:trPr>
          <w:trHeight w:val="397"/>
        </w:trPr>
        <w:tc>
          <w:tcPr>
            <w:tcW w:w="429" w:type="pct"/>
            <w:shd w:val="clear" w:color="auto" w:fill="auto"/>
            <w:noWrap/>
            <w:vAlign w:val="center"/>
            <w:hideMark/>
          </w:tcPr>
          <w:p w14:paraId="5A83B304" w14:textId="77777777" w:rsidR="002C108E" w:rsidRPr="00577258" w:rsidRDefault="002C108E" w:rsidP="002C108E">
            <w:pPr>
              <w:spacing w:line="240" w:lineRule="auto"/>
              <w:jc w:val="center"/>
              <w:rPr>
                <w:rFonts w:ascii="Calibri" w:hAnsi="Calibri" w:cs="Calibri"/>
                <w:sz w:val="18"/>
                <w:szCs w:val="18"/>
                <w:lang w:val="de-DE" w:eastAsia="de-DE"/>
              </w:rPr>
            </w:pPr>
            <w:r w:rsidRPr="00577258">
              <w:rPr>
                <w:rFonts w:ascii="Calibri" w:hAnsi="Calibri" w:cs="Calibri"/>
                <w:sz w:val="18"/>
                <w:szCs w:val="18"/>
                <w:lang w:val="de-DE" w:eastAsia="de-DE"/>
              </w:rPr>
              <w:t>AD03</w:t>
            </w:r>
          </w:p>
        </w:tc>
        <w:tc>
          <w:tcPr>
            <w:tcW w:w="2382" w:type="pct"/>
            <w:shd w:val="clear" w:color="auto" w:fill="auto"/>
            <w:vAlign w:val="center"/>
            <w:hideMark/>
          </w:tcPr>
          <w:p w14:paraId="47818215" w14:textId="55D97F0A" w:rsidR="002C108E" w:rsidRPr="00577258" w:rsidRDefault="000A0AED" w:rsidP="002C108E">
            <w:pPr>
              <w:spacing w:line="240" w:lineRule="auto"/>
              <w:jc w:val="left"/>
              <w:rPr>
                <w:rFonts w:ascii="Calibri" w:hAnsi="Calibri" w:cs="Calibri"/>
                <w:sz w:val="18"/>
                <w:szCs w:val="18"/>
                <w:lang w:val="en-US" w:eastAsia="de-DE"/>
              </w:rPr>
            </w:pPr>
            <w:r w:rsidRPr="00577258">
              <w:rPr>
                <w:rFonts w:ascii="Calibri" w:hAnsi="Calibri"/>
                <w:sz w:val="18"/>
                <w:szCs w:val="18"/>
                <w:lang w:eastAsia="fr-FR"/>
              </w:rPr>
              <w:t>Thermal Hardware Specification</w:t>
            </w:r>
          </w:p>
        </w:tc>
        <w:tc>
          <w:tcPr>
            <w:tcW w:w="1310" w:type="pct"/>
            <w:shd w:val="clear" w:color="auto" w:fill="auto"/>
            <w:vAlign w:val="center"/>
            <w:hideMark/>
          </w:tcPr>
          <w:p w14:paraId="4E6837BE" w14:textId="1DD1FCC4" w:rsidR="002C108E" w:rsidRPr="00577258" w:rsidRDefault="00577258" w:rsidP="00CF7F45">
            <w:pPr>
              <w:spacing w:line="240" w:lineRule="auto"/>
              <w:jc w:val="left"/>
              <w:rPr>
                <w:rFonts w:ascii="Calibri" w:hAnsi="Calibri" w:cs="Calibri"/>
                <w:i/>
                <w:iCs/>
                <w:sz w:val="18"/>
                <w:szCs w:val="18"/>
                <w:lang w:val="de-DE" w:eastAsia="de-DE"/>
              </w:rPr>
            </w:pPr>
            <w:r w:rsidRPr="00577258">
              <w:rPr>
                <w:rFonts w:ascii="Calibri" w:hAnsi="Calibri" w:cs="Calibri"/>
                <w:sz w:val="18"/>
                <w:szCs w:val="18"/>
                <w:lang w:val="de-DE" w:eastAsia="de-DE"/>
              </w:rPr>
              <w:t>S2NG-SP-ADSF-SYS-1002224374</w:t>
            </w:r>
          </w:p>
        </w:tc>
        <w:tc>
          <w:tcPr>
            <w:tcW w:w="347" w:type="pct"/>
            <w:shd w:val="clear" w:color="auto" w:fill="auto"/>
            <w:vAlign w:val="center"/>
            <w:hideMark/>
          </w:tcPr>
          <w:p w14:paraId="0F2F653E" w14:textId="3A731EB7" w:rsidR="002C108E" w:rsidRPr="00577258" w:rsidRDefault="00CF7F45" w:rsidP="002C108E">
            <w:pPr>
              <w:spacing w:line="240" w:lineRule="auto"/>
              <w:jc w:val="center"/>
              <w:rPr>
                <w:rFonts w:ascii="Calibri" w:hAnsi="Calibri" w:cs="Calibri"/>
                <w:color w:val="000000"/>
                <w:sz w:val="18"/>
                <w:szCs w:val="18"/>
                <w:lang w:val="de-DE" w:eastAsia="de-DE"/>
              </w:rPr>
            </w:pPr>
            <w:r w:rsidRPr="00577258">
              <w:rPr>
                <w:rFonts w:ascii="Calibri" w:hAnsi="Calibri" w:cs="Calibri"/>
                <w:color w:val="000000"/>
                <w:sz w:val="18"/>
                <w:szCs w:val="18"/>
                <w:lang w:val="de-DE" w:eastAsia="de-DE"/>
              </w:rPr>
              <w:t>1</w:t>
            </w:r>
            <w:r w:rsidR="002C108E" w:rsidRPr="00577258">
              <w:rPr>
                <w:rFonts w:ascii="Calibri" w:hAnsi="Calibri" w:cs="Calibri"/>
                <w:color w:val="000000"/>
                <w:sz w:val="18"/>
                <w:szCs w:val="18"/>
                <w:lang w:val="de-DE" w:eastAsia="de-DE"/>
              </w:rPr>
              <w:t> </w:t>
            </w:r>
          </w:p>
        </w:tc>
        <w:tc>
          <w:tcPr>
            <w:tcW w:w="532" w:type="pct"/>
            <w:shd w:val="clear" w:color="000000" w:fill="FFFFFF"/>
            <w:noWrap/>
            <w:vAlign w:val="center"/>
            <w:hideMark/>
          </w:tcPr>
          <w:p w14:paraId="7D28E647" w14:textId="77777777" w:rsidR="002C108E" w:rsidRPr="00577258" w:rsidRDefault="002C108E" w:rsidP="002C108E">
            <w:pPr>
              <w:spacing w:line="240" w:lineRule="auto"/>
              <w:jc w:val="center"/>
              <w:rPr>
                <w:rFonts w:ascii="Calibri" w:hAnsi="Calibri" w:cs="Calibri"/>
                <w:sz w:val="18"/>
                <w:szCs w:val="18"/>
                <w:lang w:val="de-DE" w:eastAsia="de-DE"/>
              </w:rPr>
            </w:pPr>
            <w:r w:rsidRPr="00577258">
              <w:rPr>
                <w:rFonts w:ascii="Calibri" w:hAnsi="Calibri" w:cs="Calibri"/>
                <w:sz w:val="18"/>
                <w:szCs w:val="18"/>
                <w:lang w:val="de-DE" w:eastAsia="de-DE"/>
              </w:rPr>
              <w:t>D</w:t>
            </w:r>
          </w:p>
        </w:tc>
      </w:tr>
      <w:tr w:rsidR="002C108E" w:rsidRPr="002C108E" w14:paraId="1C47B5FD" w14:textId="77777777" w:rsidTr="00577258">
        <w:trPr>
          <w:trHeight w:val="397"/>
        </w:trPr>
        <w:tc>
          <w:tcPr>
            <w:tcW w:w="429" w:type="pct"/>
            <w:shd w:val="clear" w:color="auto" w:fill="auto"/>
            <w:noWrap/>
            <w:vAlign w:val="center"/>
            <w:hideMark/>
          </w:tcPr>
          <w:p w14:paraId="7CE06205" w14:textId="77777777" w:rsidR="002C108E" w:rsidRPr="00577258" w:rsidRDefault="002C108E" w:rsidP="002C108E">
            <w:pPr>
              <w:spacing w:line="240" w:lineRule="auto"/>
              <w:jc w:val="center"/>
              <w:rPr>
                <w:rFonts w:ascii="Calibri" w:hAnsi="Calibri" w:cs="Calibri"/>
                <w:sz w:val="18"/>
                <w:szCs w:val="18"/>
                <w:lang w:val="de-DE" w:eastAsia="de-DE"/>
              </w:rPr>
            </w:pPr>
            <w:r w:rsidRPr="00577258">
              <w:rPr>
                <w:rFonts w:ascii="Calibri" w:hAnsi="Calibri" w:cs="Calibri"/>
                <w:sz w:val="18"/>
                <w:szCs w:val="18"/>
                <w:lang w:val="de-DE" w:eastAsia="de-DE"/>
              </w:rPr>
              <w:t>AD08</w:t>
            </w:r>
          </w:p>
        </w:tc>
        <w:tc>
          <w:tcPr>
            <w:tcW w:w="2382" w:type="pct"/>
            <w:shd w:val="clear" w:color="auto" w:fill="auto"/>
            <w:vAlign w:val="center"/>
            <w:hideMark/>
          </w:tcPr>
          <w:p w14:paraId="4D0D5863" w14:textId="36CAAF8C" w:rsidR="002C108E" w:rsidRPr="00577258" w:rsidRDefault="00274FED" w:rsidP="002C108E">
            <w:pPr>
              <w:spacing w:line="240" w:lineRule="auto"/>
              <w:jc w:val="left"/>
              <w:rPr>
                <w:rFonts w:ascii="Calibri" w:hAnsi="Calibri" w:cs="Calibri"/>
                <w:sz w:val="18"/>
                <w:szCs w:val="18"/>
                <w:lang w:val="en-US" w:eastAsia="de-DE"/>
              </w:rPr>
            </w:pPr>
            <w:r w:rsidRPr="00577258">
              <w:rPr>
                <w:rFonts w:ascii="Calibri" w:hAnsi="Calibri"/>
                <w:sz w:val="18"/>
                <w:szCs w:val="18"/>
                <w:lang w:eastAsia="fr-FR"/>
              </w:rPr>
              <w:t>S3NGT Product Assurance Requirements for Suppliers</w:t>
            </w:r>
            <w:r w:rsidR="00D75782">
              <w:rPr>
                <w:rFonts w:ascii="Calibri" w:hAnsi="Calibri"/>
                <w:sz w:val="18"/>
                <w:szCs w:val="18"/>
                <w:lang w:eastAsia="fr-FR"/>
              </w:rPr>
              <w:t>*</w:t>
            </w:r>
          </w:p>
        </w:tc>
        <w:tc>
          <w:tcPr>
            <w:tcW w:w="1310" w:type="pct"/>
            <w:shd w:val="clear" w:color="auto" w:fill="auto"/>
            <w:vAlign w:val="center"/>
            <w:hideMark/>
          </w:tcPr>
          <w:p w14:paraId="1404A808" w14:textId="37D90F22" w:rsidR="002C108E" w:rsidRPr="00577258" w:rsidRDefault="00274FED" w:rsidP="00D532A0">
            <w:pPr>
              <w:spacing w:line="240" w:lineRule="auto"/>
              <w:rPr>
                <w:rFonts w:ascii="Calibri" w:hAnsi="Calibri" w:cs="Calibri"/>
                <w:sz w:val="18"/>
                <w:szCs w:val="18"/>
                <w:lang w:val="en-US" w:eastAsia="de-DE"/>
              </w:rPr>
            </w:pPr>
            <w:r w:rsidRPr="00577258">
              <w:rPr>
                <w:rFonts w:ascii="Calibri" w:hAnsi="Calibri" w:cs="Calibri"/>
                <w:sz w:val="18"/>
                <w:szCs w:val="18"/>
              </w:rPr>
              <w:t>S3NGT-SP-ADSF-1000262</w:t>
            </w:r>
          </w:p>
        </w:tc>
        <w:tc>
          <w:tcPr>
            <w:tcW w:w="347" w:type="pct"/>
            <w:shd w:val="clear" w:color="auto" w:fill="auto"/>
            <w:vAlign w:val="center"/>
            <w:hideMark/>
          </w:tcPr>
          <w:p w14:paraId="11AEFB1F" w14:textId="3BC0974D" w:rsidR="002C108E" w:rsidRPr="00577258" w:rsidRDefault="002C108E" w:rsidP="002C108E">
            <w:pPr>
              <w:spacing w:line="240" w:lineRule="auto"/>
              <w:jc w:val="center"/>
              <w:rPr>
                <w:rFonts w:ascii="Calibri" w:hAnsi="Calibri" w:cs="Calibri"/>
                <w:sz w:val="18"/>
                <w:szCs w:val="18"/>
                <w:lang w:val="en-US" w:eastAsia="de-DE"/>
              </w:rPr>
            </w:pPr>
            <w:r w:rsidRPr="00577258">
              <w:rPr>
                <w:rFonts w:ascii="Calibri" w:hAnsi="Calibri" w:cs="Calibri"/>
                <w:sz w:val="18"/>
                <w:szCs w:val="18"/>
                <w:lang w:val="en-US" w:eastAsia="de-DE"/>
              </w:rPr>
              <w:t> 1</w:t>
            </w:r>
          </w:p>
        </w:tc>
        <w:tc>
          <w:tcPr>
            <w:tcW w:w="532" w:type="pct"/>
            <w:shd w:val="clear" w:color="auto" w:fill="auto"/>
            <w:noWrap/>
            <w:vAlign w:val="center"/>
            <w:hideMark/>
          </w:tcPr>
          <w:p w14:paraId="5E0C633B" w14:textId="77777777" w:rsidR="002C108E" w:rsidRPr="00577258" w:rsidRDefault="002C108E" w:rsidP="002C108E">
            <w:pPr>
              <w:spacing w:line="240" w:lineRule="auto"/>
              <w:jc w:val="center"/>
              <w:rPr>
                <w:rFonts w:ascii="Calibri" w:hAnsi="Calibri" w:cs="Calibri"/>
                <w:sz w:val="18"/>
                <w:szCs w:val="18"/>
                <w:lang w:val="de-DE" w:eastAsia="de-DE"/>
              </w:rPr>
            </w:pPr>
            <w:r w:rsidRPr="00577258">
              <w:rPr>
                <w:rFonts w:ascii="Calibri" w:hAnsi="Calibri" w:cs="Calibri"/>
                <w:sz w:val="18"/>
                <w:szCs w:val="18"/>
                <w:lang w:val="de-DE" w:eastAsia="de-DE"/>
              </w:rPr>
              <w:t>D</w:t>
            </w:r>
          </w:p>
        </w:tc>
      </w:tr>
      <w:tr w:rsidR="00F57F45" w:rsidRPr="002C108E" w14:paraId="025A8B6A" w14:textId="77777777" w:rsidTr="00577258">
        <w:trPr>
          <w:trHeight w:val="397"/>
        </w:trPr>
        <w:tc>
          <w:tcPr>
            <w:tcW w:w="429" w:type="pct"/>
            <w:shd w:val="clear" w:color="auto" w:fill="auto"/>
            <w:noWrap/>
            <w:vAlign w:val="center"/>
          </w:tcPr>
          <w:p w14:paraId="0DB2D6E7" w14:textId="5491A65D" w:rsidR="00F57F45" w:rsidRPr="00577258" w:rsidRDefault="00F57F45" w:rsidP="002C108E">
            <w:pPr>
              <w:spacing w:line="240" w:lineRule="auto"/>
              <w:jc w:val="center"/>
              <w:rPr>
                <w:rFonts w:ascii="Calibri" w:hAnsi="Calibri" w:cs="Calibri"/>
                <w:sz w:val="18"/>
                <w:szCs w:val="18"/>
                <w:lang w:val="de-DE" w:eastAsia="de-DE"/>
              </w:rPr>
            </w:pPr>
            <w:r>
              <w:rPr>
                <w:rFonts w:ascii="Calibri" w:hAnsi="Calibri" w:cs="Calibri"/>
                <w:sz w:val="18"/>
                <w:szCs w:val="18"/>
                <w:lang w:val="de-DE" w:eastAsia="de-DE"/>
              </w:rPr>
              <w:t>AD13</w:t>
            </w:r>
          </w:p>
        </w:tc>
        <w:tc>
          <w:tcPr>
            <w:tcW w:w="2382" w:type="pct"/>
            <w:shd w:val="clear" w:color="auto" w:fill="auto"/>
            <w:vAlign w:val="center"/>
          </w:tcPr>
          <w:p w14:paraId="20EB0A9A" w14:textId="13C6DA53" w:rsidR="00F57F45" w:rsidRPr="00577258" w:rsidRDefault="00F57F45" w:rsidP="002C108E">
            <w:pPr>
              <w:spacing w:line="240" w:lineRule="auto"/>
              <w:jc w:val="left"/>
              <w:rPr>
                <w:rFonts w:ascii="Calibri" w:hAnsi="Calibri"/>
                <w:sz w:val="18"/>
                <w:szCs w:val="18"/>
                <w:lang w:eastAsia="fr-FR"/>
              </w:rPr>
            </w:pPr>
            <w:r w:rsidRPr="00F57F45">
              <w:rPr>
                <w:rFonts w:ascii="Calibri" w:hAnsi="Calibri"/>
                <w:sz w:val="18"/>
                <w:szCs w:val="18"/>
                <w:lang w:eastAsia="fr-FR"/>
              </w:rPr>
              <w:t>Thermal Hardware Input CAD model</w:t>
            </w:r>
          </w:p>
        </w:tc>
        <w:tc>
          <w:tcPr>
            <w:tcW w:w="1310" w:type="pct"/>
            <w:shd w:val="clear" w:color="auto" w:fill="auto"/>
            <w:vAlign w:val="center"/>
          </w:tcPr>
          <w:p w14:paraId="74026FA3" w14:textId="655AD920" w:rsidR="00F57F45" w:rsidRPr="00577258" w:rsidRDefault="00F57F45" w:rsidP="00D532A0">
            <w:pPr>
              <w:spacing w:line="240" w:lineRule="auto"/>
              <w:rPr>
                <w:rFonts w:ascii="Calibri" w:hAnsi="Calibri" w:cs="Calibri"/>
                <w:sz w:val="18"/>
                <w:szCs w:val="18"/>
              </w:rPr>
            </w:pPr>
            <w:r w:rsidRPr="00F57F45">
              <w:rPr>
                <w:rFonts w:ascii="Calibri" w:hAnsi="Calibri" w:cs="Calibri"/>
                <w:sz w:val="18"/>
                <w:szCs w:val="18"/>
              </w:rPr>
              <w:t>S2NG-210000A00C (</w:t>
            </w:r>
            <w:r>
              <w:rPr>
                <w:rFonts w:ascii="Calibri" w:hAnsi="Calibri" w:cs="Calibri"/>
                <w:sz w:val="18"/>
                <w:szCs w:val="18"/>
              </w:rPr>
              <w:t>STP</w:t>
            </w:r>
            <w:r w:rsidRPr="00F57F45">
              <w:rPr>
                <w:rFonts w:ascii="Calibri" w:hAnsi="Calibri" w:cs="Calibri"/>
                <w:sz w:val="18"/>
                <w:szCs w:val="18"/>
              </w:rPr>
              <w:t xml:space="preserve"> File)</w:t>
            </w:r>
          </w:p>
        </w:tc>
        <w:tc>
          <w:tcPr>
            <w:tcW w:w="347" w:type="pct"/>
            <w:shd w:val="clear" w:color="auto" w:fill="auto"/>
            <w:vAlign w:val="center"/>
          </w:tcPr>
          <w:p w14:paraId="1C81BB2D" w14:textId="6738E98A" w:rsidR="00F57F45" w:rsidRPr="00577258" w:rsidRDefault="00F57F45" w:rsidP="002C108E">
            <w:pPr>
              <w:spacing w:line="240" w:lineRule="auto"/>
              <w:jc w:val="center"/>
              <w:rPr>
                <w:rFonts w:ascii="Calibri" w:hAnsi="Calibri" w:cs="Calibri"/>
                <w:sz w:val="18"/>
                <w:szCs w:val="18"/>
                <w:lang w:val="en-US" w:eastAsia="de-DE"/>
              </w:rPr>
            </w:pPr>
            <w:proofErr w:type="spellStart"/>
            <w:r>
              <w:rPr>
                <w:rFonts w:ascii="Calibri" w:hAnsi="Calibri" w:cs="Calibri"/>
                <w:sz w:val="18"/>
                <w:szCs w:val="18"/>
                <w:lang w:val="en-US" w:eastAsia="de-DE"/>
              </w:rPr>
              <w:t>n.a.</w:t>
            </w:r>
            <w:proofErr w:type="spellEnd"/>
          </w:p>
        </w:tc>
        <w:tc>
          <w:tcPr>
            <w:tcW w:w="532" w:type="pct"/>
            <w:shd w:val="clear" w:color="auto" w:fill="auto"/>
            <w:noWrap/>
            <w:vAlign w:val="center"/>
          </w:tcPr>
          <w:p w14:paraId="37F663AC" w14:textId="37CF7DB1" w:rsidR="00F57F45" w:rsidRPr="00F57F45" w:rsidRDefault="00F57F45" w:rsidP="002C108E">
            <w:pPr>
              <w:spacing w:line="240" w:lineRule="auto"/>
              <w:jc w:val="center"/>
              <w:rPr>
                <w:rFonts w:ascii="Calibri" w:hAnsi="Calibri" w:cs="Calibri"/>
                <w:sz w:val="18"/>
                <w:szCs w:val="18"/>
                <w:lang w:val="en-US" w:eastAsia="de-DE"/>
              </w:rPr>
            </w:pPr>
            <w:r>
              <w:rPr>
                <w:rFonts w:ascii="Calibri" w:hAnsi="Calibri" w:cs="Calibri"/>
                <w:sz w:val="18"/>
                <w:szCs w:val="18"/>
                <w:lang w:val="en-US" w:eastAsia="de-DE"/>
              </w:rPr>
              <w:t>G</w:t>
            </w:r>
          </w:p>
        </w:tc>
      </w:tr>
      <w:tr w:rsidR="000A0AED" w:rsidRPr="002C108E" w14:paraId="02D612FC" w14:textId="77777777" w:rsidTr="00577258">
        <w:trPr>
          <w:trHeight w:val="397"/>
        </w:trPr>
        <w:tc>
          <w:tcPr>
            <w:tcW w:w="429" w:type="pct"/>
            <w:shd w:val="clear" w:color="auto" w:fill="auto"/>
            <w:noWrap/>
            <w:vAlign w:val="center"/>
          </w:tcPr>
          <w:p w14:paraId="682CCDB5" w14:textId="2A29A7F0" w:rsidR="000A0AED" w:rsidRPr="002C108E" w:rsidRDefault="000A0AED" w:rsidP="000A0AED">
            <w:pPr>
              <w:spacing w:line="240" w:lineRule="auto"/>
              <w:jc w:val="center"/>
              <w:rPr>
                <w:rFonts w:ascii="Calibri" w:hAnsi="Calibri" w:cs="Calibri"/>
                <w:sz w:val="18"/>
                <w:szCs w:val="18"/>
                <w:lang w:val="de-DE" w:eastAsia="de-DE"/>
              </w:rPr>
            </w:pPr>
            <w:r>
              <w:rPr>
                <w:rFonts w:ascii="Calibri" w:hAnsi="Calibri"/>
                <w:sz w:val="18"/>
                <w:szCs w:val="18"/>
                <w:lang w:eastAsia="fr-FR"/>
              </w:rPr>
              <w:t>AD47</w:t>
            </w:r>
          </w:p>
        </w:tc>
        <w:tc>
          <w:tcPr>
            <w:tcW w:w="2382" w:type="pct"/>
            <w:shd w:val="clear" w:color="auto" w:fill="auto"/>
            <w:vAlign w:val="center"/>
          </w:tcPr>
          <w:p w14:paraId="19DC98CF" w14:textId="72ACEFE2" w:rsidR="000A0AED" w:rsidRPr="000A0AED" w:rsidRDefault="000A0AED" w:rsidP="000A0AED">
            <w:pPr>
              <w:spacing w:line="240" w:lineRule="auto"/>
              <w:jc w:val="left"/>
              <w:rPr>
                <w:rFonts w:ascii="Calibri" w:hAnsi="Calibri" w:cs="Calibri"/>
                <w:color w:val="000000"/>
                <w:sz w:val="18"/>
                <w:szCs w:val="18"/>
                <w:lang w:val="en-US" w:eastAsia="de-DE"/>
              </w:rPr>
            </w:pPr>
            <w:r w:rsidRPr="003B1EE8">
              <w:rPr>
                <w:rFonts w:ascii="Calibri" w:hAnsi="Calibri"/>
                <w:sz w:val="18"/>
                <w:szCs w:val="18"/>
                <w:lang w:eastAsia="fr-FR"/>
              </w:rPr>
              <w:t>Generic Space Environment for EOS Polar Orbits Missions</w:t>
            </w:r>
          </w:p>
        </w:tc>
        <w:tc>
          <w:tcPr>
            <w:tcW w:w="1310" w:type="pct"/>
            <w:shd w:val="clear" w:color="auto" w:fill="auto"/>
            <w:vAlign w:val="center"/>
          </w:tcPr>
          <w:p w14:paraId="3EDF00EF" w14:textId="1695D789" w:rsidR="000A0AED" w:rsidRPr="00A253C2" w:rsidRDefault="000A0AED" w:rsidP="000A0AED">
            <w:pPr>
              <w:spacing w:line="240" w:lineRule="auto"/>
              <w:jc w:val="left"/>
              <w:rPr>
                <w:rFonts w:ascii="Calibri" w:hAnsi="Calibri" w:cs="Calibri"/>
                <w:sz w:val="18"/>
                <w:szCs w:val="18"/>
                <w:lang w:val="de-DE" w:eastAsia="de-DE"/>
              </w:rPr>
            </w:pPr>
            <w:r w:rsidRPr="00A253C2">
              <w:rPr>
                <w:rFonts w:ascii="Calibri" w:hAnsi="Calibri" w:cs="Calibri"/>
                <w:sz w:val="18"/>
                <w:szCs w:val="18"/>
              </w:rPr>
              <w:t>SPS-ADSF-SP-1001783153</w:t>
            </w:r>
          </w:p>
        </w:tc>
        <w:tc>
          <w:tcPr>
            <w:tcW w:w="347" w:type="pct"/>
            <w:shd w:val="clear" w:color="auto" w:fill="auto"/>
            <w:vAlign w:val="center"/>
          </w:tcPr>
          <w:p w14:paraId="0C33B276" w14:textId="0D7A5EF1" w:rsidR="000A0AED" w:rsidRPr="002C108E" w:rsidRDefault="000A0AED" w:rsidP="000A0AED">
            <w:pPr>
              <w:spacing w:line="240" w:lineRule="auto"/>
              <w:jc w:val="center"/>
              <w:rPr>
                <w:rFonts w:ascii="Calibri" w:hAnsi="Calibri" w:cs="Calibri"/>
                <w:color w:val="000000"/>
                <w:sz w:val="18"/>
                <w:szCs w:val="18"/>
                <w:lang w:val="de-DE" w:eastAsia="de-DE"/>
              </w:rPr>
            </w:pPr>
            <w:r>
              <w:rPr>
                <w:rFonts w:ascii="Calibri" w:hAnsi="Calibri"/>
                <w:sz w:val="18"/>
                <w:szCs w:val="18"/>
                <w:lang w:eastAsia="fr-FR"/>
              </w:rPr>
              <w:t>1</w:t>
            </w:r>
          </w:p>
        </w:tc>
        <w:tc>
          <w:tcPr>
            <w:tcW w:w="532" w:type="pct"/>
            <w:shd w:val="clear" w:color="000000" w:fill="FFFFFF"/>
            <w:noWrap/>
            <w:vAlign w:val="center"/>
          </w:tcPr>
          <w:p w14:paraId="3651FFFB" w14:textId="2A98F18F" w:rsidR="000A0AED" w:rsidRPr="002C108E" w:rsidRDefault="000A0AED" w:rsidP="000A0AED">
            <w:pPr>
              <w:spacing w:line="240" w:lineRule="auto"/>
              <w:jc w:val="center"/>
              <w:rPr>
                <w:rFonts w:ascii="Calibri" w:hAnsi="Calibri" w:cs="Calibri"/>
                <w:color w:val="000000"/>
                <w:sz w:val="18"/>
                <w:szCs w:val="18"/>
                <w:lang w:val="de-DE" w:eastAsia="de-DE"/>
              </w:rPr>
            </w:pPr>
            <w:r>
              <w:rPr>
                <w:rFonts w:ascii="Calibri" w:hAnsi="Calibri"/>
                <w:sz w:val="18"/>
                <w:szCs w:val="18"/>
                <w:lang w:eastAsia="fr-FR"/>
              </w:rPr>
              <w:t>D</w:t>
            </w:r>
          </w:p>
        </w:tc>
      </w:tr>
    </w:tbl>
    <w:p w14:paraId="1C29126B" w14:textId="1069ACB6" w:rsidR="008F7B18" w:rsidRDefault="008F7B18" w:rsidP="00444D59">
      <w:pPr>
        <w:pStyle w:val="Caption"/>
        <w:rPr>
          <w:lang w:val="fr-FR"/>
        </w:rPr>
      </w:pPr>
      <w:bookmarkStart w:id="825" w:name="_Ref457296032"/>
      <w:bookmarkStart w:id="826" w:name="_Ref454801196"/>
      <w:bookmarkStart w:id="827" w:name="_Toc452741412"/>
      <w:bookmarkStart w:id="828" w:name="_Toc223513479"/>
      <w:r w:rsidRPr="007E2C1D">
        <w:rPr>
          <w:lang w:val="fr-FR"/>
        </w:rPr>
        <w:t xml:space="preserve">Table </w:t>
      </w:r>
      <w:r w:rsidR="00905481">
        <w:rPr>
          <w:lang w:val="fr-FR"/>
        </w:rPr>
        <w:fldChar w:fldCharType="begin"/>
      </w:r>
      <w:r w:rsidR="00905481">
        <w:rPr>
          <w:lang w:val="fr-FR"/>
        </w:rPr>
        <w:instrText xml:space="preserve"> STYLEREF 1 \s </w:instrText>
      </w:r>
      <w:r w:rsidR="00905481">
        <w:rPr>
          <w:lang w:val="fr-FR"/>
        </w:rPr>
        <w:fldChar w:fldCharType="separate"/>
      </w:r>
      <w:r w:rsidR="00854A33">
        <w:rPr>
          <w:noProof/>
          <w:lang w:val="fr-FR"/>
        </w:rPr>
        <w:t>2</w:t>
      </w:r>
      <w:r w:rsidR="00905481">
        <w:rPr>
          <w:lang w:val="fr-FR"/>
        </w:rPr>
        <w:fldChar w:fldCharType="end"/>
      </w:r>
      <w:r w:rsidR="00905481">
        <w:rPr>
          <w:lang w:val="fr-FR"/>
        </w:rPr>
        <w:noBreakHyphen/>
      </w:r>
      <w:r w:rsidR="00905481">
        <w:rPr>
          <w:lang w:val="fr-FR"/>
        </w:rPr>
        <w:fldChar w:fldCharType="begin"/>
      </w:r>
      <w:r w:rsidR="00905481">
        <w:rPr>
          <w:lang w:val="fr-FR"/>
        </w:rPr>
        <w:instrText xml:space="preserve"> SEQ Table \* ARABIC \s 1 </w:instrText>
      </w:r>
      <w:r w:rsidR="00905481">
        <w:rPr>
          <w:lang w:val="fr-FR"/>
        </w:rPr>
        <w:fldChar w:fldCharType="separate"/>
      </w:r>
      <w:r w:rsidR="00854A33">
        <w:rPr>
          <w:noProof/>
          <w:lang w:val="fr-FR"/>
        </w:rPr>
        <w:t>1</w:t>
      </w:r>
      <w:r w:rsidR="00905481">
        <w:rPr>
          <w:lang w:val="fr-FR"/>
        </w:rPr>
        <w:fldChar w:fldCharType="end"/>
      </w:r>
      <w:r w:rsidRPr="007E2C1D">
        <w:rPr>
          <w:lang w:val="fr-FR"/>
        </w:rPr>
        <w:t>: Applicable Document List</w:t>
      </w:r>
      <w:bookmarkEnd w:id="825"/>
      <w:bookmarkEnd w:id="828"/>
    </w:p>
    <w:p w14:paraId="46DC3A22" w14:textId="18BD5BF0" w:rsidR="00D75782" w:rsidRPr="00D75782" w:rsidRDefault="00D75782" w:rsidP="00D75782">
      <w:pPr>
        <w:rPr>
          <w:lang w:val="en-US"/>
        </w:rPr>
      </w:pPr>
      <w:r>
        <w:rPr>
          <w:lang w:val="en-US"/>
        </w:rPr>
        <w:t>*</w:t>
      </w:r>
      <w:r w:rsidRPr="00D75782">
        <w:rPr>
          <w:lang w:val="en-US"/>
        </w:rPr>
        <w:t xml:space="preserve">Note 1: </w:t>
      </w:r>
    </w:p>
    <w:p w14:paraId="09AF010C" w14:textId="77777777" w:rsidR="00D75782" w:rsidRPr="00F85B47" w:rsidRDefault="00D75782" w:rsidP="00D75782">
      <w:r w:rsidRPr="009E74D9">
        <w:t>The PA Requirements</w:t>
      </w:r>
      <w:r w:rsidRPr="00F85B47">
        <w:t xml:space="preserve"> for subcontractor (AD0</w:t>
      </w:r>
      <w:r>
        <w:t>8</w:t>
      </w:r>
      <w:r w:rsidRPr="00F85B47">
        <w:t>) supersede the Generic ENS Class-1 PA requirements (AD0</w:t>
      </w:r>
      <w:r>
        <w:t>9</w:t>
      </w:r>
      <w:r w:rsidRPr="00F85B47">
        <w:t xml:space="preserve">) for suppliers as </w:t>
      </w:r>
      <w:r w:rsidRPr="00D753D3">
        <w:t>defined</w:t>
      </w:r>
      <w:r w:rsidRPr="00F85B47">
        <w:t xml:space="preserve"> in the CADL (AD00)</w:t>
      </w:r>
      <w:r>
        <w:t>.</w:t>
      </w:r>
    </w:p>
    <w:p w14:paraId="77530463" w14:textId="77777777" w:rsidR="00D75782" w:rsidRPr="00D75782" w:rsidRDefault="00D75782" w:rsidP="00D75782"/>
    <w:p w14:paraId="06F529BB" w14:textId="77777777" w:rsidR="006A2911" w:rsidRDefault="0047552A" w:rsidP="00682E9A">
      <w:pPr>
        <w:pStyle w:val="Heading2"/>
        <w:ind w:left="576"/>
      </w:pPr>
      <w:bookmarkStart w:id="829" w:name="_Toc456938459"/>
      <w:bookmarkStart w:id="830" w:name="_Toc456939539"/>
      <w:bookmarkStart w:id="831" w:name="_Toc456941725"/>
      <w:bookmarkStart w:id="832" w:name="_Toc457318608"/>
      <w:bookmarkStart w:id="833" w:name="_Toc458064160"/>
      <w:bookmarkStart w:id="834" w:name="_Toc458067186"/>
      <w:bookmarkStart w:id="835" w:name="_Toc458067770"/>
      <w:bookmarkStart w:id="836" w:name="_Toc458405568"/>
      <w:bookmarkStart w:id="837" w:name="_Toc458496714"/>
      <w:bookmarkStart w:id="838" w:name="_Toc456938460"/>
      <w:bookmarkStart w:id="839" w:name="_Toc456939540"/>
      <w:bookmarkStart w:id="840" w:name="_Toc456941726"/>
      <w:bookmarkStart w:id="841" w:name="_Toc457318609"/>
      <w:bookmarkStart w:id="842" w:name="_Toc458064161"/>
      <w:bookmarkStart w:id="843" w:name="_Toc458067187"/>
      <w:bookmarkStart w:id="844" w:name="_Toc458067771"/>
      <w:bookmarkStart w:id="845" w:name="_Toc458405569"/>
      <w:bookmarkStart w:id="846" w:name="_Toc458496715"/>
      <w:bookmarkStart w:id="847" w:name="_Toc456938461"/>
      <w:bookmarkStart w:id="848" w:name="_Toc456939541"/>
      <w:bookmarkStart w:id="849" w:name="_Toc456941727"/>
      <w:bookmarkStart w:id="850" w:name="_Toc457318610"/>
      <w:bookmarkStart w:id="851" w:name="_Toc458064162"/>
      <w:bookmarkStart w:id="852" w:name="_Toc458067188"/>
      <w:bookmarkStart w:id="853" w:name="_Toc458067772"/>
      <w:bookmarkStart w:id="854" w:name="_Toc458405570"/>
      <w:bookmarkStart w:id="855" w:name="_Toc458496716"/>
      <w:bookmarkStart w:id="856" w:name="_Toc411539341"/>
      <w:bookmarkStart w:id="857" w:name="_Toc411539594"/>
      <w:bookmarkStart w:id="858" w:name="_Toc411539723"/>
      <w:bookmarkStart w:id="859" w:name="_Toc413172357"/>
      <w:bookmarkStart w:id="860" w:name="_Toc413172489"/>
      <w:bookmarkStart w:id="861" w:name="_Toc413172709"/>
      <w:bookmarkStart w:id="862" w:name="_Toc413172841"/>
      <w:bookmarkStart w:id="863" w:name="_Toc413172973"/>
      <w:bookmarkStart w:id="864" w:name="_Toc413173105"/>
      <w:bookmarkStart w:id="865" w:name="_Toc413173237"/>
      <w:bookmarkStart w:id="866" w:name="_Toc413321176"/>
      <w:bookmarkStart w:id="867" w:name="_Toc466526464"/>
      <w:bookmarkStart w:id="868" w:name="_Toc223513455"/>
      <w:bookmarkEnd w:id="826"/>
      <w:bookmarkEnd w:id="827"/>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r>
        <w:lastRenderedPageBreak/>
        <w:t>Normative Documents</w:t>
      </w:r>
      <w:bookmarkEnd w:id="868"/>
    </w:p>
    <w:p w14:paraId="064EA8C1" w14:textId="0B8C3AFB" w:rsidR="0047552A" w:rsidRPr="0047552A" w:rsidRDefault="0047552A" w:rsidP="0047552A">
      <w:pPr>
        <w:pStyle w:val="Astrium-Normal"/>
        <w:rPr>
          <w:lang w:eastAsia="en-GB"/>
        </w:rPr>
      </w:pPr>
      <w:r w:rsidRPr="0047552A">
        <w:rPr>
          <w:lang w:eastAsia="en-GB"/>
        </w:rPr>
        <w:t xml:space="preserve">The ECSS standard is applicable in its entirety in version C, latest revision available </w:t>
      </w:r>
      <w:r w:rsidR="00D02228" w:rsidRPr="0047552A">
        <w:rPr>
          <w:lang w:eastAsia="en-GB"/>
        </w:rPr>
        <w:t xml:space="preserve">at the issue date of the </w:t>
      </w:r>
      <w:proofErr w:type="spellStart"/>
      <w:r w:rsidR="00D02228" w:rsidRPr="0047552A">
        <w:rPr>
          <w:lang w:eastAsia="en-GB"/>
        </w:rPr>
        <w:t>RfP</w:t>
      </w:r>
      <w:proofErr w:type="spellEnd"/>
      <w:r w:rsidRPr="0047552A">
        <w:rPr>
          <w:lang w:eastAsia="en-GB"/>
        </w:rPr>
        <w:t>.</w:t>
      </w:r>
      <w:r>
        <w:rPr>
          <w:lang w:eastAsia="en-GB"/>
        </w:rPr>
        <w:t xml:space="preserve"> Tailoring of the ECSS by the appli</w:t>
      </w:r>
      <w:r w:rsidR="005531ED">
        <w:rPr>
          <w:lang w:eastAsia="en-GB"/>
        </w:rPr>
        <w:t>c</w:t>
      </w:r>
      <w:r>
        <w:rPr>
          <w:lang w:eastAsia="en-GB"/>
        </w:rPr>
        <w:t xml:space="preserve">able documents listed in section </w:t>
      </w:r>
      <w:r>
        <w:rPr>
          <w:lang w:eastAsia="en-GB"/>
        </w:rPr>
        <w:fldChar w:fldCharType="begin"/>
      </w:r>
      <w:r>
        <w:rPr>
          <w:lang w:eastAsia="en-GB"/>
        </w:rPr>
        <w:instrText xml:space="preserve"> REF _Ref283461189 \r \h </w:instrText>
      </w:r>
      <w:r>
        <w:rPr>
          <w:lang w:eastAsia="en-GB"/>
        </w:rPr>
      </w:r>
      <w:r>
        <w:rPr>
          <w:lang w:eastAsia="en-GB"/>
        </w:rPr>
        <w:fldChar w:fldCharType="separate"/>
      </w:r>
      <w:r w:rsidR="00854A33">
        <w:rPr>
          <w:lang w:eastAsia="en-GB"/>
        </w:rPr>
        <w:t>2.1</w:t>
      </w:r>
      <w:r>
        <w:rPr>
          <w:lang w:eastAsia="en-GB"/>
        </w:rPr>
        <w:fldChar w:fldCharType="end"/>
      </w:r>
      <w:r>
        <w:rPr>
          <w:lang w:eastAsia="en-GB"/>
        </w:rPr>
        <w:t xml:space="preserve"> </w:t>
      </w:r>
      <w:r w:rsidR="005531ED">
        <w:rPr>
          <w:lang w:eastAsia="en-GB"/>
        </w:rPr>
        <w:t>supersedes</w:t>
      </w:r>
      <w:r>
        <w:rPr>
          <w:lang w:eastAsia="en-GB"/>
        </w:rPr>
        <w:t xml:space="preserve"> the </w:t>
      </w:r>
      <w:r w:rsidR="00C44CEF">
        <w:rPr>
          <w:lang w:eastAsia="en-GB"/>
        </w:rPr>
        <w:t xml:space="preserve">corresponding elements of the </w:t>
      </w:r>
      <w:r>
        <w:rPr>
          <w:lang w:eastAsia="en-GB"/>
        </w:rPr>
        <w:t>ECSS.</w:t>
      </w:r>
    </w:p>
    <w:p w14:paraId="2ED2BD88" w14:textId="24C797BE" w:rsidR="00364B69" w:rsidRDefault="00364B69" w:rsidP="00364B69">
      <w:pPr>
        <w:pStyle w:val="Astrium-Normal"/>
        <w:rPr>
          <w:lang w:eastAsia="en-GB"/>
        </w:rPr>
      </w:pPr>
    </w:p>
    <w:p w14:paraId="09E9EDA8" w14:textId="66DF9B20" w:rsidR="00C35F80" w:rsidRPr="00276587" w:rsidRDefault="00C35F80" w:rsidP="00C35F80">
      <w:pPr>
        <w:pStyle w:val="Heading1"/>
      </w:pPr>
      <w:bookmarkStart w:id="869" w:name="_Toc12517933"/>
      <w:bookmarkStart w:id="870" w:name="_Toc15548952"/>
      <w:bookmarkStart w:id="871" w:name="_Toc81570684"/>
      <w:bookmarkStart w:id="872" w:name="_Toc223513456"/>
      <w:r>
        <w:t>Specific Design, Engineering, Analyses and Verification Tasks</w:t>
      </w:r>
      <w:bookmarkEnd w:id="869"/>
      <w:bookmarkEnd w:id="870"/>
      <w:bookmarkEnd w:id="871"/>
      <w:bookmarkEnd w:id="872"/>
    </w:p>
    <w:p w14:paraId="25A9FD91" w14:textId="77777777" w:rsidR="00C35F80" w:rsidRDefault="00C35F80" w:rsidP="00C35F80">
      <w:pPr>
        <w:pStyle w:val="Heading2"/>
        <w:tabs>
          <w:tab w:val="left" w:pos="9582"/>
        </w:tabs>
        <w:ind w:left="578" w:hanging="578"/>
      </w:pPr>
      <w:bookmarkStart w:id="873" w:name="_Toc15548953"/>
      <w:bookmarkStart w:id="874" w:name="_Toc81570685"/>
      <w:bookmarkStart w:id="875" w:name="_Toc223513457"/>
      <w:r>
        <w:t>Task overview</w:t>
      </w:r>
      <w:bookmarkEnd w:id="873"/>
      <w:bookmarkEnd w:id="874"/>
      <w:bookmarkEnd w:id="875"/>
    </w:p>
    <w:p w14:paraId="05717773" w14:textId="77777777" w:rsidR="00C35F80" w:rsidRPr="00051DAF" w:rsidRDefault="00C35F80" w:rsidP="00C35F80">
      <w:pPr>
        <w:pStyle w:val="ASG-Normal"/>
      </w:pPr>
      <w:r w:rsidRPr="00370BE5">
        <w:t xml:space="preserve">The </w:t>
      </w:r>
      <w:r>
        <w:t>Sub</w:t>
      </w:r>
      <w:r w:rsidRPr="00370BE5">
        <w:t xml:space="preserve">contractor shall be responsible for the provision of all materials, manpower, facilities, supplies, tools, equipment, documentation and support services as may be required to design, manufacture, assemble, test and deliver to </w:t>
      </w:r>
      <w:r>
        <w:rPr>
          <w:rFonts w:cs="Arial"/>
        </w:rPr>
        <w:t>Airbus DS</w:t>
      </w:r>
      <w:r w:rsidRPr="00370BE5">
        <w:t xml:space="preserve"> the end products and services as specified in this SOW and the Generic</w:t>
      </w:r>
      <w:r>
        <w:t xml:space="preserve"> </w:t>
      </w:r>
      <w:r w:rsidRPr="00370BE5">
        <w:t>SO</w:t>
      </w:r>
      <w:r>
        <w:t>W (as per CADL)</w:t>
      </w:r>
      <w:r w:rsidRPr="00370BE5">
        <w:t xml:space="preserve">, according to </w:t>
      </w:r>
      <w:r>
        <w:t>the Applicable Documents in Section 2.</w:t>
      </w:r>
    </w:p>
    <w:p w14:paraId="6D002D19" w14:textId="77777777" w:rsidR="00C35F80" w:rsidRDefault="00C35F80" w:rsidP="00C35F80">
      <w:pPr>
        <w:pStyle w:val="ASG-Normal"/>
      </w:pPr>
      <w:r w:rsidRPr="00051DAF">
        <w:t xml:space="preserve">The requirements of this SSOW shall also be made applicable to the contractually specified </w:t>
      </w:r>
      <w:proofErr w:type="gramStart"/>
      <w:r w:rsidRPr="00051DAF">
        <w:t>Lower Level</w:t>
      </w:r>
      <w:proofErr w:type="gramEnd"/>
      <w:r w:rsidRPr="00051DAF">
        <w:t xml:space="preserve"> Subcontractors/Suppliers, as pertinent to their work shares. </w:t>
      </w:r>
      <w:proofErr w:type="gramStart"/>
      <w:r w:rsidRPr="00051DAF">
        <w:t>Therefore</w:t>
      </w:r>
      <w:proofErr w:type="gramEnd"/>
      <w:r w:rsidRPr="00051DAF">
        <w:t xml:space="preserve"> the word "Supplier" shall be interpreted as “Supplier and Lower Level Subcontractors/Suppliers”, if not specifically restricted by appropriate formulations. Hardware and Software from other sources, such as </w:t>
      </w:r>
      <w:r>
        <w:t>Off the Shelf (</w:t>
      </w:r>
      <w:r w:rsidRPr="00051DAF">
        <w:t>OTS</w:t>
      </w:r>
      <w:r>
        <w:t>)</w:t>
      </w:r>
      <w:r w:rsidRPr="00051DAF">
        <w:t xml:space="preserve"> items, shall be procured according to the equivalent technical, quality and safety related requirements.</w:t>
      </w:r>
    </w:p>
    <w:p w14:paraId="3ACF0C5F" w14:textId="77777777" w:rsidR="00C35F80" w:rsidRDefault="00C35F80" w:rsidP="00C35F80">
      <w:pPr>
        <w:pStyle w:val="ASG-Normal"/>
      </w:pPr>
    </w:p>
    <w:p w14:paraId="341A6EC1" w14:textId="77777777" w:rsidR="00C35F80" w:rsidRDefault="00C35F80" w:rsidP="00C35F80">
      <w:pPr>
        <w:pStyle w:val="Heading2"/>
        <w:tabs>
          <w:tab w:val="left" w:pos="9582"/>
        </w:tabs>
        <w:ind w:left="578" w:hanging="578"/>
      </w:pPr>
      <w:bookmarkStart w:id="876" w:name="_Toc15548954"/>
      <w:bookmarkStart w:id="877" w:name="_Toc81570686"/>
      <w:bookmarkStart w:id="878" w:name="_Toc223513458"/>
      <w:r>
        <w:t>Objectives of phase C/D</w:t>
      </w:r>
      <w:bookmarkEnd w:id="876"/>
      <w:bookmarkEnd w:id="877"/>
      <w:bookmarkEnd w:id="878"/>
    </w:p>
    <w:p w14:paraId="7517BE92" w14:textId="10BCDD6C" w:rsidR="00C35F80" w:rsidRPr="00861974" w:rsidRDefault="00C35F80" w:rsidP="00C35F80">
      <w:pPr>
        <w:pStyle w:val="BATSOW"/>
        <w:jc w:val="both"/>
      </w:pPr>
      <w:r w:rsidRPr="00861974">
        <w:t xml:space="preserve">The objectives of the Phase C/D of </w:t>
      </w:r>
      <w:r>
        <w:t xml:space="preserve">the passive thermal hardware </w:t>
      </w:r>
      <w:r w:rsidRPr="00861974">
        <w:t>program to be met by the Supplier/Contractor are:</w:t>
      </w:r>
    </w:p>
    <w:p w14:paraId="2AF6ECCA" w14:textId="5DBD49E7" w:rsidR="00C35F80" w:rsidRDefault="008043A4" w:rsidP="00C35F80">
      <w:pPr>
        <w:pStyle w:val="BATSOW"/>
        <w:numPr>
          <w:ilvl w:val="0"/>
          <w:numId w:val="46"/>
        </w:numPr>
        <w:spacing w:line="240" w:lineRule="auto"/>
        <w:jc w:val="both"/>
      </w:pPr>
      <w:r>
        <w:t xml:space="preserve">Development of the </w:t>
      </w:r>
      <w:r w:rsidR="00934844">
        <w:t>MLI</w:t>
      </w:r>
      <w:r w:rsidR="00934844" w:rsidRPr="00861974">
        <w:t xml:space="preserve"> </w:t>
      </w:r>
      <w:r w:rsidR="00C35F80" w:rsidRPr="00861974">
        <w:t>design</w:t>
      </w:r>
    </w:p>
    <w:p w14:paraId="5DE6BDB3" w14:textId="77777777" w:rsidR="00C35F80" w:rsidRPr="00861974" w:rsidRDefault="00C35F80" w:rsidP="00C35F80">
      <w:pPr>
        <w:pStyle w:val="BATSOW"/>
        <w:numPr>
          <w:ilvl w:val="0"/>
          <w:numId w:val="46"/>
        </w:numPr>
        <w:spacing w:line="240" w:lineRule="auto"/>
        <w:jc w:val="both"/>
      </w:pPr>
      <w:r w:rsidRPr="00861974">
        <w:t>Manufacture of the hardware items requested by the Deliverable Items List</w:t>
      </w:r>
      <w:r>
        <w:t xml:space="preserve"> in</w:t>
      </w:r>
      <w:r w:rsidRPr="00861974">
        <w:t xml:space="preserve"> this SOW,</w:t>
      </w:r>
    </w:p>
    <w:p w14:paraId="78085E55" w14:textId="77777777" w:rsidR="00C35F80" w:rsidRPr="00861974" w:rsidRDefault="00C35F80" w:rsidP="00C35F80">
      <w:pPr>
        <w:pStyle w:val="BATSOW"/>
        <w:numPr>
          <w:ilvl w:val="0"/>
          <w:numId w:val="46"/>
        </w:numPr>
        <w:spacing w:line="240" w:lineRule="auto"/>
        <w:jc w:val="both"/>
      </w:pPr>
      <w:r w:rsidRPr="00861974">
        <w:t>Acceptance testing of qualified equipment models</w:t>
      </w:r>
      <w:r>
        <w:t xml:space="preserve"> (samples)</w:t>
      </w:r>
      <w:r w:rsidRPr="00861974">
        <w:t>,</w:t>
      </w:r>
    </w:p>
    <w:p w14:paraId="7417C8B4" w14:textId="7F08845C" w:rsidR="00C35F80" w:rsidRDefault="00C35F80" w:rsidP="00C35F80">
      <w:pPr>
        <w:pStyle w:val="BATSOW"/>
        <w:numPr>
          <w:ilvl w:val="0"/>
          <w:numId w:val="46"/>
        </w:numPr>
        <w:spacing w:line="240" w:lineRule="auto"/>
        <w:jc w:val="both"/>
      </w:pPr>
      <w:r w:rsidRPr="00861974">
        <w:t xml:space="preserve">Delivery to </w:t>
      </w:r>
      <w:r>
        <w:t>Airbus DS GmbH</w:t>
      </w:r>
      <w:r w:rsidR="00934844">
        <w:t>, integration</w:t>
      </w:r>
      <w:r w:rsidRPr="00861974">
        <w:t xml:space="preserve"> and support </w:t>
      </w:r>
      <w:r>
        <w:t>d</w:t>
      </w:r>
      <w:r w:rsidRPr="00861974">
        <w:t>uring satellite AIV and test.</w:t>
      </w:r>
    </w:p>
    <w:p w14:paraId="6294D6D2" w14:textId="21B50B39" w:rsidR="00CD72D9" w:rsidRDefault="00CD72D9" w:rsidP="00C35F80">
      <w:pPr>
        <w:pStyle w:val="BATSOW"/>
        <w:numPr>
          <w:ilvl w:val="0"/>
          <w:numId w:val="46"/>
        </w:numPr>
        <w:spacing w:line="240" w:lineRule="auto"/>
        <w:jc w:val="both"/>
      </w:pPr>
      <w:r>
        <w:t xml:space="preserve">Procurement of </w:t>
      </w:r>
      <w:r w:rsidR="00A845CF">
        <w:t>F</w:t>
      </w:r>
      <w:r>
        <w:t>SSM foil/tape</w:t>
      </w:r>
    </w:p>
    <w:p w14:paraId="4F7B9BE6" w14:textId="77777777" w:rsidR="00C35F80" w:rsidRDefault="00C35F80" w:rsidP="00C35F80">
      <w:pPr>
        <w:pStyle w:val="BATSOW"/>
        <w:jc w:val="both"/>
      </w:pPr>
    </w:p>
    <w:p w14:paraId="54189FCB" w14:textId="77777777" w:rsidR="00C35F80" w:rsidRPr="00861974" w:rsidRDefault="00C35F80" w:rsidP="00C35F80">
      <w:pPr>
        <w:pStyle w:val="BATSOW"/>
        <w:jc w:val="both"/>
      </w:pPr>
      <w:r w:rsidRPr="00861974">
        <w:t>The main tasks to be performed in order to achieve the above objectives are:</w:t>
      </w:r>
    </w:p>
    <w:p w14:paraId="4FB71566" w14:textId="6774E5B7" w:rsidR="00C35F80" w:rsidRPr="009D1650" w:rsidRDefault="00C35F80" w:rsidP="00C35F80">
      <w:pPr>
        <w:pStyle w:val="BATSOW"/>
        <w:numPr>
          <w:ilvl w:val="0"/>
          <w:numId w:val="47"/>
        </w:numPr>
        <w:spacing w:line="240" w:lineRule="auto"/>
        <w:jc w:val="both"/>
      </w:pPr>
      <w:r w:rsidRPr="00861974">
        <w:t xml:space="preserve">establishment of all detailed plans and requirements for the </w:t>
      </w:r>
      <w:r w:rsidR="00934844">
        <w:t xml:space="preserve">design, </w:t>
      </w:r>
      <w:r w:rsidRPr="00861974">
        <w:t>development, integration</w:t>
      </w:r>
      <w:r>
        <w:t xml:space="preserve"> </w:t>
      </w:r>
      <w:r w:rsidRPr="00861974">
        <w:t>and qualification of the equipment,</w:t>
      </w:r>
      <w:r w:rsidRPr="00674DE9">
        <w:t xml:space="preserve"> </w:t>
      </w:r>
    </w:p>
    <w:p w14:paraId="3DBCBE0D" w14:textId="5B219AF8" w:rsidR="00C35F80" w:rsidRPr="00861974" w:rsidRDefault="00934844" w:rsidP="00C35F80">
      <w:pPr>
        <w:pStyle w:val="BATSOW"/>
        <w:numPr>
          <w:ilvl w:val="0"/>
          <w:numId w:val="47"/>
        </w:numPr>
        <w:spacing w:line="240" w:lineRule="auto"/>
        <w:jc w:val="both"/>
      </w:pPr>
      <w:r>
        <w:t>establishment</w:t>
      </w:r>
      <w:r w:rsidRPr="009D1650">
        <w:t xml:space="preserve"> </w:t>
      </w:r>
      <w:r w:rsidR="00C35F80" w:rsidRPr="009D1650">
        <w:t>of the equipment parts list,</w:t>
      </w:r>
    </w:p>
    <w:p w14:paraId="0CD3C3F4" w14:textId="5E354941" w:rsidR="00C35F80" w:rsidRPr="00861974" w:rsidRDefault="00C35F80" w:rsidP="00C35F80">
      <w:pPr>
        <w:pStyle w:val="BATSOW"/>
        <w:numPr>
          <w:ilvl w:val="0"/>
          <w:numId w:val="47"/>
        </w:numPr>
        <w:spacing w:line="240" w:lineRule="auto"/>
        <w:jc w:val="both"/>
      </w:pPr>
      <w:r w:rsidRPr="00861974">
        <w:t xml:space="preserve">finalisation of the critical items- and of </w:t>
      </w:r>
      <w:r w:rsidR="00CD72D9">
        <w:t xml:space="preserve">the </w:t>
      </w:r>
      <w:r w:rsidRPr="00861974">
        <w:t>long lead items list,</w:t>
      </w:r>
    </w:p>
    <w:p w14:paraId="33112934" w14:textId="7D9179E7" w:rsidR="00C35F80" w:rsidRPr="00861974" w:rsidRDefault="00C35F80" w:rsidP="00C35F80">
      <w:pPr>
        <w:pStyle w:val="BATSOW"/>
        <w:numPr>
          <w:ilvl w:val="0"/>
          <w:numId w:val="47"/>
        </w:numPr>
        <w:spacing w:line="240" w:lineRule="auto"/>
        <w:jc w:val="both"/>
      </w:pPr>
      <w:r w:rsidRPr="00861974">
        <w:t xml:space="preserve">preparation of the </w:t>
      </w:r>
      <w:r w:rsidR="00934844">
        <w:t>MLI templates</w:t>
      </w:r>
      <w:r w:rsidR="0090004F">
        <w:t xml:space="preserve"> as data file and </w:t>
      </w:r>
      <w:proofErr w:type="spellStart"/>
      <w:r w:rsidR="0090004F">
        <w:t>printout</w:t>
      </w:r>
      <w:proofErr w:type="spellEnd"/>
      <w:r w:rsidR="0090004F">
        <w:t xml:space="preserve"> on cleanroom paper</w:t>
      </w:r>
      <w:r w:rsidR="00A23572">
        <w:t xml:space="preserve"> and i</w:t>
      </w:r>
      <w:r w:rsidR="00934844">
        <w:t>ntegration drawings</w:t>
      </w:r>
      <w:r w:rsidR="00A23572">
        <w:t>,</w:t>
      </w:r>
    </w:p>
    <w:p w14:paraId="34668742" w14:textId="5ADA5FC8" w:rsidR="00C35F80" w:rsidRPr="00861974" w:rsidRDefault="00C35F80" w:rsidP="00C35F80">
      <w:pPr>
        <w:pStyle w:val="BATSOW"/>
        <w:numPr>
          <w:ilvl w:val="0"/>
          <w:numId w:val="47"/>
        </w:numPr>
        <w:spacing w:line="240" w:lineRule="auto"/>
        <w:jc w:val="both"/>
      </w:pPr>
      <w:r w:rsidRPr="00861974">
        <w:t>conduct the equipment verification program (</w:t>
      </w:r>
      <w:proofErr w:type="gramStart"/>
      <w:r w:rsidRPr="00861974">
        <w:t>e.g.</w:t>
      </w:r>
      <w:proofErr w:type="gramEnd"/>
      <w:r w:rsidRPr="00861974">
        <w:t xml:space="preserve"> including testing and analyses)</w:t>
      </w:r>
      <w:r w:rsidR="00A23572">
        <w:t>,</w:t>
      </w:r>
    </w:p>
    <w:p w14:paraId="5C5FC0DF" w14:textId="77777777" w:rsidR="00C35F80" w:rsidRPr="00861974" w:rsidRDefault="00C35F80" w:rsidP="00C35F80">
      <w:pPr>
        <w:pStyle w:val="BATSOW"/>
        <w:numPr>
          <w:ilvl w:val="0"/>
          <w:numId w:val="47"/>
        </w:numPr>
        <w:spacing w:line="240" w:lineRule="auto"/>
        <w:jc w:val="both"/>
      </w:pPr>
      <w:r w:rsidRPr="00861974">
        <w:t>carry out the required PA activities,</w:t>
      </w:r>
    </w:p>
    <w:p w14:paraId="6077194E" w14:textId="4E56C0ED" w:rsidR="00C35F80" w:rsidRPr="00861974" w:rsidRDefault="00C35F80" w:rsidP="00C35F80">
      <w:pPr>
        <w:pStyle w:val="BATSOW"/>
        <w:numPr>
          <w:ilvl w:val="0"/>
          <w:numId w:val="47"/>
        </w:numPr>
        <w:spacing w:line="240" w:lineRule="auto"/>
        <w:jc w:val="both"/>
      </w:pPr>
      <w:r w:rsidRPr="00861974">
        <w:t>preparation of supporting plans, analyses etc. as called for in this SOW</w:t>
      </w:r>
      <w:r w:rsidR="00A23572">
        <w:t>,</w:t>
      </w:r>
    </w:p>
    <w:p w14:paraId="5412AD8F" w14:textId="77777777" w:rsidR="00C35F80" w:rsidRPr="00861974" w:rsidRDefault="00C35F80" w:rsidP="00C35F80">
      <w:pPr>
        <w:pStyle w:val="BATSOW"/>
        <w:numPr>
          <w:ilvl w:val="0"/>
          <w:numId w:val="47"/>
        </w:numPr>
        <w:spacing w:line="240" w:lineRule="auto"/>
        <w:jc w:val="both"/>
      </w:pPr>
      <w:r w:rsidRPr="00861974">
        <w:t>manufacture of the items requested in the DIL</w:t>
      </w:r>
      <w:r>
        <w:t xml:space="preserve"> </w:t>
      </w:r>
      <w:r w:rsidRPr="00861974">
        <w:t>and the necessary support equipment,</w:t>
      </w:r>
      <w:r w:rsidRPr="00861974" w:rsidDel="00215627">
        <w:t xml:space="preserve"> </w:t>
      </w:r>
    </w:p>
    <w:p w14:paraId="6B993A30" w14:textId="77777777" w:rsidR="00C35F80" w:rsidRPr="00861974" w:rsidRDefault="00C35F80" w:rsidP="00C35F80">
      <w:pPr>
        <w:pStyle w:val="BATSOW"/>
        <w:numPr>
          <w:ilvl w:val="0"/>
          <w:numId w:val="47"/>
        </w:numPr>
        <w:spacing w:line="240" w:lineRule="auto"/>
        <w:jc w:val="both"/>
      </w:pPr>
      <w:r w:rsidRPr="00861974">
        <w:t>conduct the equipment level reviews,</w:t>
      </w:r>
    </w:p>
    <w:p w14:paraId="705A2B36" w14:textId="40AC1742" w:rsidR="00C35F80" w:rsidRDefault="00C35F80" w:rsidP="00C35F80">
      <w:pPr>
        <w:pStyle w:val="BATSOW"/>
        <w:numPr>
          <w:ilvl w:val="0"/>
          <w:numId w:val="47"/>
        </w:numPr>
        <w:spacing w:line="240" w:lineRule="auto"/>
        <w:jc w:val="both"/>
      </w:pPr>
      <w:r w:rsidRPr="00861974">
        <w:lastRenderedPageBreak/>
        <w:t>MLI</w:t>
      </w:r>
      <w:r>
        <w:t xml:space="preserve"> &amp; </w:t>
      </w:r>
      <w:r w:rsidR="00A845CF">
        <w:t>F</w:t>
      </w:r>
      <w:r>
        <w:t>SSM</w:t>
      </w:r>
      <w:r w:rsidRPr="00861974">
        <w:t xml:space="preserve"> integration on satellite</w:t>
      </w:r>
      <w:r w:rsidR="00A23572">
        <w:t>.</w:t>
      </w:r>
    </w:p>
    <w:p w14:paraId="6E57C43A" w14:textId="77777777" w:rsidR="00C35F80" w:rsidRPr="0077461F" w:rsidRDefault="00C35F80" w:rsidP="00C35F80"/>
    <w:p w14:paraId="380FD577" w14:textId="77777777" w:rsidR="00C35F80" w:rsidRDefault="00C35F80" w:rsidP="00C35F80">
      <w:pPr>
        <w:pStyle w:val="Heading2"/>
        <w:tabs>
          <w:tab w:val="left" w:pos="9582"/>
        </w:tabs>
        <w:ind w:left="578" w:hanging="578"/>
      </w:pPr>
      <w:bookmarkStart w:id="879" w:name="_Toc460486659"/>
      <w:bookmarkStart w:id="880" w:name="_Toc15548955"/>
      <w:bookmarkStart w:id="881" w:name="_Toc81570687"/>
      <w:bookmarkStart w:id="882" w:name="_Toc223513459"/>
      <w:r w:rsidRPr="00051DAF">
        <w:t>Engineering and Design</w:t>
      </w:r>
      <w:bookmarkEnd w:id="879"/>
      <w:bookmarkEnd w:id="880"/>
      <w:bookmarkEnd w:id="881"/>
      <w:bookmarkEnd w:id="882"/>
    </w:p>
    <w:p w14:paraId="527CFB63" w14:textId="1FBE1C46" w:rsidR="00C35F80" w:rsidRDefault="00C35F80" w:rsidP="00C35F80">
      <w:pPr>
        <w:pStyle w:val="BATSOW"/>
        <w:jc w:val="both"/>
      </w:pPr>
      <w:r>
        <w:t xml:space="preserve">The </w:t>
      </w:r>
      <w:r w:rsidR="005F50B7">
        <w:t xml:space="preserve">Passive </w:t>
      </w:r>
      <w:r>
        <w:t>Thermal Hardware consists of different MLI blankets</w:t>
      </w:r>
      <w:r w:rsidR="005F50B7">
        <w:t xml:space="preserve"> and</w:t>
      </w:r>
      <w:r>
        <w:t xml:space="preserve"> </w:t>
      </w:r>
      <w:r w:rsidR="00934844">
        <w:t xml:space="preserve">Flexible </w:t>
      </w:r>
      <w:r w:rsidR="005D2B8F">
        <w:t>Second Surface Mirror (</w:t>
      </w:r>
      <w:r w:rsidR="00934844">
        <w:t>F</w:t>
      </w:r>
      <w:r>
        <w:t>SSM</w:t>
      </w:r>
      <w:r w:rsidR="005D2B8F">
        <w:t>)</w:t>
      </w:r>
      <w:r>
        <w:t xml:space="preserve"> covered areas detailed in the Thermal Hardware requirement specification:</w:t>
      </w:r>
    </w:p>
    <w:p w14:paraId="34A17CA5" w14:textId="77777777" w:rsidR="005F50B7" w:rsidRDefault="005F50B7" w:rsidP="00C35F80">
      <w:pPr>
        <w:pStyle w:val="BATSOW"/>
        <w:numPr>
          <w:ilvl w:val="0"/>
          <w:numId w:val="42"/>
        </w:numPr>
        <w:spacing w:line="240" w:lineRule="auto"/>
        <w:jc w:val="both"/>
      </w:pPr>
      <w:r>
        <w:t xml:space="preserve">External </w:t>
      </w:r>
      <w:r w:rsidR="00C35F80">
        <w:t>MLI blankets covering the spacecraft structure panels</w:t>
      </w:r>
    </w:p>
    <w:p w14:paraId="1FC4F7E8" w14:textId="49DB3859" w:rsidR="00C35F80" w:rsidRDefault="005F50B7" w:rsidP="00C35F80">
      <w:pPr>
        <w:pStyle w:val="BATSOW"/>
        <w:numPr>
          <w:ilvl w:val="0"/>
          <w:numId w:val="42"/>
        </w:numPr>
        <w:spacing w:line="240" w:lineRule="auto"/>
        <w:jc w:val="both"/>
      </w:pPr>
      <w:r>
        <w:t xml:space="preserve">External MLI blankets covering the </w:t>
      </w:r>
      <w:r w:rsidR="00C8595C">
        <w:t>propulsion module</w:t>
      </w:r>
      <w:r w:rsidR="00DC585D">
        <w:t xml:space="preserve"> including thruster assembly</w:t>
      </w:r>
    </w:p>
    <w:p w14:paraId="62674B2F" w14:textId="59A486AB" w:rsidR="00C35F80" w:rsidRDefault="005F50B7" w:rsidP="00C35F80">
      <w:pPr>
        <w:pStyle w:val="BATSOW"/>
        <w:numPr>
          <w:ilvl w:val="0"/>
          <w:numId w:val="42"/>
        </w:numPr>
        <w:spacing w:line="240" w:lineRule="auto"/>
        <w:jc w:val="both"/>
      </w:pPr>
      <w:r>
        <w:t xml:space="preserve">External </w:t>
      </w:r>
      <w:r w:rsidR="00C35F80">
        <w:t>MLI blankets covering brackets, antennas</w:t>
      </w:r>
      <w:r w:rsidR="00C8595C">
        <w:t xml:space="preserve"> </w:t>
      </w:r>
      <w:r w:rsidR="00C35F80">
        <w:t>and to close mechanical or electrical interface access holes</w:t>
      </w:r>
    </w:p>
    <w:p w14:paraId="328B57E3" w14:textId="3DE85DFA" w:rsidR="005F50B7" w:rsidRDefault="005F50B7" w:rsidP="00C35F80">
      <w:pPr>
        <w:pStyle w:val="BATSOW"/>
        <w:numPr>
          <w:ilvl w:val="0"/>
          <w:numId w:val="42"/>
        </w:numPr>
        <w:spacing w:line="240" w:lineRule="auto"/>
        <w:jc w:val="both"/>
      </w:pPr>
      <w:r>
        <w:t>External MLI blankets covering the battery modules</w:t>
      </w:r>
    </w:p>
    <w:p w14:paraId="6325B2E8" w14:textId="423FAB71" w:rsidR="005F50B7" w:rsidRDefault="005F50B7" w:rsidP="00C35F80">
      <w:pPr>
        <w:pStyle w:val="BATSOW"/>
        <w:numPr>
          <w:ilvl w:val="0"/>
          <w:numId w:val="42"/>
        </w:numPr>
        <w:spacing w:line="240" w:lineRule="auto"/>
        <w:jc w:val="both"/>
      </w:pPr>
      <w:r>
        <w:t xml:space="preserve">Internal MLI blankets covering the </w:t>
      </w:r>
      <w:r w:rsidR="00DC585D">
        <w:t xml:space="preserve">tank cone, </w:t>
      </w:r>
      <w:r>
        <w:t xml:space="preserve">propellant and </w:t>
      </w:r>
      <w:proofErr w:type="spellStart"/>
      <w:r w:rsidR="00DC585D">
        <w:t>pressurant</w:t>
      </w:r>
      <w:proofErr w:type="spellEnd"/>
      <w:r>
        <w:t xml:space="preserve"> tanks</w:t>
      </w:r>
    </w:p>
    <w:p w14:paraId="71718A9A" w14:textId="2EF1F803" w:rsidR="008043A4" w:rsidRDefault="008043A4" w:rsidP="008043A4">
      <w:pPr>
        <w:pStyle w:val="BATSOW"/>
        <w:numPr>
          <w:ilvl w:val="0"/>
          <w:numId w:val="42"/>
        </w:numPr>
        <w:spacing w:line="240" w:lineRule="auto"/>
        <w:jc w:val="both"/>
      </w:pPr>
      <w:r>
        <w:t>Internal MLI blankets covering the platform top floor at the interface to the instrument</w:t>
      </w:r>
    </w:p>
    <w:p w14:paraId="5FBD798C" w14:textId="282EE9FF" w:rsidR="00C35F80" w:rsidRDefault="00173DF6" w:rsidP="00173DF6">
      <w:pPr>
        <w:pStyle w:val="BATSOW"/>
        <w:numPr>
          <w:ilvl w:val="0"/>
          <w:numId w:val="42"/>
        </w:numPr>
        <w:spacing w:line="240" w:lineRule="auto"/>
        <w:jc w:val="both"/>
      </w:pPr>
      <w:r>
        <w:t xml:space="preserve">Flexible </w:t>
      </w:r>
      <w:r w:rsidR="00C35F80">
        <w:t>Second Surface Mirror for radiator areas</w:t>
      </w:r>
    </w:p>
    <w:p w14:paraId="02ECEB7F" w14:textId="77777777" w:rsidR="00C35F80" w:rsidRDefault="00C35F80" w:rsidP="00C35F80">
      <w:pPr>
        <w:pStyle w:val="BATSOW"/>
        <w:jc w:val="both"/>
      </w:pPr>
    </w:p>
    <w:p w14:paraId="56130F5F" w14:textId="77777777" w:rsidR="00C35F80" w:rsidRDefault="00C35F80" w:rsidP="00C35F80">
      <w:pPr>
        <w:pStyle w:val="BATSOW"/>
        <w:jc w:val="both"/>
      </w:pPr>
      <w:r>
        <w:t>Key design features as specified in AD03:</w:t>
      </w:r>
    </w:p>
    <w:p w14:paraId="34419E1C" w14:textId="51D6CF54" w:rsidR="00C35F80" w:rsidRDefault="00C35F80" w:rsidP="00C35F80">
      <w:pPr>
        <w:pStyle w:val="BATSOW"/>
        <w:numPr>
          <w:ilvl w:val="0"/>
          <w:numId w:val="45"/>
        </w:numPr>
        <w:jc w:val="both"/>
        <w:rPr>
          <w:lang w:val="en-US"/>
        </w:rPr>
      </w:pPr>
      <w:r w:rsidRPr="003062CF">
        <w:rPr>
          <w:lang w:val="en-US"/>
        </w:rPr>
        <w:t xml:space="preserve">The </w:t>
      </w:r>
      <w:r>
        <w:rPr>
          <w:lang w:val="en-US"/>
        </w:rPr>
        <w:t>Passive Thermal Hardware</w:t>
      </w:r>
      <w:r w:rsidRPr="003062CF">
        <w:rPr>
          <w:lang w:val="en-US"/>
        </w:rPr>
        <w:t xml:space="preserve"> shall </w:t>
      </w:r>
      <w:r>
        <w:rPr>
          <w:lang w:val="en-US"/>
        </w:rPr>
        <w:t>enable</w:t>
      </w:r>
      <w:r w:rsidRPr="003062CF">
        <w:rPr>
          <w:lang w:val="en-US"/>
        </w:rPr>
        <w:t xml:space="preserve"> a passive thermal control of the spacecraft </w:t>
      </w:r>
      <w:r>
        <w:rPr>
          <w:lang w:val="en-US"/>
        </w:rPr>
        <w:t>by providing</w:t>
      </w:r>
      <w:r w:rsidRPr="003062CF">
        <w:rPr>
          <w:lang w:val="en-US"/>
        </w:rPr>
        <w:t xml:space="preserve"> a minimum </w:t>
      </w:r>
      <w:r>
        <w:rPr>
          <w:lang w:val="en-US"/>
        </w:rPr>
        <w:t xml:space="preserve">specified </w:t>
      </w:r>
      <w:r w:rsidRPr="003062CF">
        <w:rPr>
          <w:lang w:val="en-US"/>
        </w:rPr>
        <w:t>thermal performance</w:t>
      </w:r>
      <w:r>
        <w:rPr>
          <w:lang w:val="en-US"/>
        </w:rPr>
        <w:t>.</w:t>
      </w:r>
      <w:r w:rsidRPr="003062CF">
        <w:rPr>
          <w:lang w:val="en-US"/>
        </w:rPr>
        <w:t xml:space="preserve"> </w:t>
      </w:r>
      <w:r>
        <w:rPr>
          <w:lang w:val="en-US"/>
        </w:rPr>
        <w:t>This incorporates</w:t>
      </w:r>
    </w:p>
    <w:p w14:paraId="545B668C" w14:textId="77777777" w:rsidR="00C35F80" w:rsidRDefault="00C35F80" w:rsidP="00C35F80">
      <w:pPr>
        <w:pStyle w:val="BATSOW"/>
        <w:numPr>
          <w:ilvl w:val="1"/>
          <w:numId w:val="45"/>
        </w:numPr>
        <w:spacing w:line="240" w:lineRule="auto"/>
        <w:jc w:val="both"/>
        <w:rPr>
          <w:lang w:val="en-US"/>
        </w:rPr>
      </w:pPr>
      <w:r>
        <w:rPr>
          <w:lang w:val="en-US"/>
        </w:rPr>
        <w:t>the expected temperature domain</w:t>
      </w:r>
    </w:p>
    <w:p w14:paraId="5179E28C" w14:textId="69AB2CD9" w:rsidR="00C35F80" w:rsidRDefault="00C35F80" w:rsidP="00C35F80">
      <w:pPr>
        <w:pStyle w:val="BATSOW"/>
        <w:numPr>
          <w:ilvl w:val="1"/>
          <w:numId w:val="45"/>
        </w:numPr>
        <w:spacing w:line="240" w:lineRule="auto"/>
        <w:jc w:val="both"/>
        <w:rPr>
          <w:lang w:val="en-US"/>
        </w:rPr>
      </w:pPr>
      <w:r>
        <w:rPr>
          <w:lang w:val="en-US"/>
        </w:rPr>
        <w:t>the heat transfer coefficient (MLI)</w:t>
      </w:r>
    </w:p>
    <w:p w14:paraId="4BF4FEF5" w14:textId="66E472A5" w:rsidR="00C35F80" w:rsidRPr="003062CF" w:rsidRDefault="00C35F80" w:rsidP="00C35F80">
      <w:pPr>
        <w:pStyle w:val="BATSOW"/>
        <w:numPr>
          <w:ilvl w:val="1"/>
          <w:numId w:val="45"/>
        </w:numPr>
        <w:spacing w:line="240" w:lineRule="auto"/>
        <w:jc w:val="both"/>
        <w:rPr>
          <w:lang w:val="en-US"/>
        </w:rPr>
      </w:pPr>
      <w:r>
        <w:rPr>
          <w:lang w:val="en-US"/>
        </w:rPr>
        <w:t>thermo-optical surface properties</w:t>
      </w:r>
    </w:p>
    <w:p w14:paraId="10E5DEA3" w14:textId="184DE68B" w:rsidR="00C35F80" w:rsidRDefault="00C35F80" w:rsidP="00C35F80">
      <w:pPr>
        <w:pStyle w:val="BATSOW"/>
        <w:numPr>
          <w:ilvl w:val="0"/>
          <w:numId w:val="43"/>
        </w:numPr>
        <w:jc w:val="both"/>
      </w:pPr>
      <w:r>
        <w:t>For AIT operations MLI shall be designed to be dismountable/mountable several times</w:t>
      </w:r>
    </w:p>
    <w:p w14:paraId="5D9AE0B0" w14:textId="156FDA27" w:rsidR="00C35F80" w:rsidRDefault="00C35F80" w:rsidP="00C35F80">
      <w:pPr>
        <w:pStyle w:val="BATSOW"/>
        <w:numPr>
          <w:ilvl w:val="1"/>
          <w:numId w:val="43"/>
        </w:numPr>
        <w:jc w:val="both"/>
      </w:pPr>
      <w:r>
        <w:t xml:space="preserve">Frequently removed/stressed blankets shall have a dedicated set of </w:t>
      </w:r>
      <w:proofErr w:type="gramStart"/>
      <w:r>
        <w:t>test</w:t>
      </w:r>
      <w:proofErr w:type="gramEnd"/>
      <w:r>
        <w:t xml:space="preserve"> MLI (detailed in AD03)</w:t>
      </w:r>
    </w:p>
    <w:p w14:paraId="19AAB919" w14:textId="77777777" w:rsidR="00C35F80" w:rsidRDefault="00C35F80" w:rsidP="00C35F80">
      <w:pPr>
        <w:pStyle w:val="BATSOW"/>
        <w:jc w:val="both"/>
      </w:pPr>
    </w:p>
    <w:p w14:paraId="458BC2E8" w14:textId="450CEF72" w:rsidR="00C35F80" w:rsidRDefault="00C35F80" w:rsidP="00C35F80">
      <w:pPr>
        <w:pStyle w:val="BATSOW"/>
        <w:jc w:val="both"/>
      </w:pPr>
      <w:r>
        <w:t xml:space="preserve">There will be </w:t>
      </w:r>
      <w:r w:rsidR="00620A01">
        <w:t xml:space="preserve">three </w:t>
      </w:r>
      <w:r>
        <w:t>sets of Thermal Hardware:</w:t>
      </w:r>
    </w:p>
    <w:p w14:paraId="1DC11B6B" w14:textId="1C4AB0DF" w:rsidR="00C35F80" w:rsidRDefault="00C35F80" w:rsidP="00C35F80">
      <w:pPr>
        <w:pStyle w:val="BATSOW"/>
        <w:numPr>
          <w:ilvl w:val="0"/>
          <w:numId w:val="44"/>
        </w:numPr>
        <w:spacing w:line="240" w:lineRule="auto"/>
        <w:jc w:val="both"/>
      </w:pPr>
      <w:r>
        <w:t xml:space="preserve">One </w:t>
      </w:r>
      <w:r w:rsidR="00BC5A15">
        <w:t>set for SAT</w:t>
      </w:r>
      <w:r w:rsidR="00620A01">
        <w:t>-</w:t>
      </w:r>
      <w:r w:rsidR="00BC5A15">
        <w:t>A</w:t>
      </w:r>
    </w:p>
    <w:p w14:paraId="1445A93F" w14:textId="3E5BF89B" w:rsidR="00C35F80" w:rsidRDefault="00C35F80" w:rsidP="00C35F80">
      <w:pPr>
        <w:pStyle w:val="BATSOW"/>
        <w:numPr>
          <w:ilvl w:val="0"/>
          <w:numId w:val="44"/>
        </w:numPr>
        <w:spacing w:line="240" w:lineRule="auto"/>
        <w:jc w:val="both"/>
      </w:pPr>
      <w:r>
        <w:t xml:space="preserve">One </w:t>
      </w:r>
      <w:r w:rsidR="00BC5A15">
        <w:t>optional set for SAT-B</w:t>
      </w:r>
    </w:p>
    <w:p w14:paraId="695D2FE4" w14:textId="72871A50" w:rsidR="00620A01" w:rsidRPr="00A75604" w:rsidRDefault="00620A01">
      <w:pPr>
        <w:pStyle w:val="BATSOW"/>
        <w:numPr>
          <w:ilvl w:val="0"/>
          <w:numId w:val="44"/>
        </w:numPr>
        <w:spacing w:line="240" w:lineRule="auto"/>
        <w:jc w:val="both"/>
      </w:pPr>
      <w:r>
        <w:t>One optional set for SAT-C</w:t>
      </w:r>
    </w:p>
    <w:p w14:paraId="2C75B521" w14:textId="77777777" w:rsidR="00C35F80" w:rsidRDefault="00C35F80" w:rsidP="00C35F80">
      <w:pPr>
        <w:autoSpaceDE w:val="0"/>
        <w:autoSpaceDN w:val="0"/>
        <w:adjustRightInd w:val="0"/>
        <w:spacing w:line="240" w:lineRule="auto"/>
        <w:rPr>
          <w:b/>
        </w:rPr>
      </w:pPr>
      <w:bookmarkStart w:id="883" w:name="_Toc404667590"/>
      <w:bookmarkStart w:id="884" w:name="_Toc404668087"/>
      <w:bookmarkStart w:id="885" w:name="_Toc405299808"/>
      <w:bookmarkStart w:id="886" w:name="_Toc405386455"/>
      <w:bookmarkEnd w:id="883"/>
      <w:bookmarkEnd w:id="884"/>
      <w:bookmarkEnd w:id="885"/>
      <w:bookmarkEnd w:id="886"/>
    </w:p>
    <w:p w14:paraId="3AB27D3E" w14:textId="77777777" w:rsidR="00C35F80" w:rsidRDefault="00C35F80" w:rsidP="00C35F80">
      <w:pPr>
        <w:pStyle w:val="ASG-Normal"/>
      </w:pPr>
      <w:r>
        <w:t>The thermal hardware supplier responsibility shall include:</w:t>
      </w:r>
    </w:p>
    <w:p w14:paraId="6C7B8D96" w14:textId="78702749" w:rsidR="00C35F80" w:rsidRDefault="00C35F80" w:rsidP="00C35F80">
      <w:pPr>
        <w:pStyle w:val="ASG-Normal"/>
        <w:numPr>
          <w:ilvl w:val="0"/>
          <w:numId w:val="45"/>
        </w:numPr>
        <w:spacing w:line="240" w:lineRule="auto"/>
      </w:pPr>
      <w:r>
        <w:t xml:space="preserve">Establish a suitable equipment design (MLI </w:t>
      </w:r>
      <w:r w:rsidR="00C8640A">
        <w:t>layout</w:t>
      </w:r>
      <w:r>
        <w:t xml:space="preserve">, blanket sizing </w:t>
      </w:r>
      <w:r w:rsidR="00620A01">
        <w:t xml:space="preserve">as well as </w:t>
      </w:r>
      <w:r>
        <w:t xml:space="preserve">fixation </w:t>
      </w:r>
      <w:r w:rsidR="00620A01">
        <w:t xml:space="preserve">and grounding </w:t>
      </w:r>
      <w:r>
        <w:t xml:space="preserve">on the structure), development and verification philosophy and check the compliance with the Thermal Hardware requirements. The thermal hardware items described in the requirements specification are all TBC and can vary in details </w:t>
      </w:r>
      <w:r w:rsidR="00C8640A">
        <w:t>until equipment</w:t>
      </w:r>
      <w:r w:rsidR="009A6744">
        <w:t xml:space="preserve"> (MLI)</w:t>
      </w:r>
      <w:r w:rsidR="00C8640A">
        <w:t xml:space="preserve"> CDR</w:t>
      </w:r>
      <w:r>
        <w:t xml:space="preserve">. </w:t>
      </w:r>
    </w:p>
    <w:p w14:paraId="5AF39A11" w14:textId="01A01847" w:rsidR="00C35F80" w:rsidRDefault="00C35F80" w:rsidP="00C35F80">
      <w:pPr>
        <w:pStyle w:val="ASG-Normal"/>
        <w:numPr>
          <w:ilvl w:val="0"/>
          <w:numId w:val="45"/>
        </w:numPr>
        <w:spacing w:line="240" w:lineRule="auto"/>
      </w:pPr>
      <w:r>
        <w:t xml:space="preserve">Define and procure all necessary supports, brackets, assembly kits, fasteners and grounding wires to assemble and integrate the MLI and </w:t>
      </w:r>
      <w:r w:rsidR="00620A01">
        <w:t>F</w:t>
      </w:r>
      <w:r w:rsidR="005D2B8F">
        <w:t xml:space="preserve">SSM </w:t>
      </w:r>
      <w:r>
        <w:t>radiator surfaces to the structure/equipment. Additional structures, which are needed to fix the MLI shall be negotiated with the customer.</w:t>
      </w:r>
    </w:p>
    <w:p w14:paraId="4E6A71A4" w14:textId="77777777" w:rsidR="00C35F80" w:rsidRDefault="00C35F80" w:rsidP="00C35F80">
      <w:pPr>
        <w:pStyle w:val="ASG-Normal"/>
        <w:numPr>
          <w:ilvl w:val="0"/>
          <w:numId w:val="45"/>
        </w:numPr>
        <w:spacing w:line="240" w:lineRule="auto"/>
      </w:pPr>
      <w:r>
        <w:t>Select appropriate parts, materials and processes and identify Long Lead Items</w:t>
      </w:r>
    </w:p>
    <w:p w14:paraId="649676E5" w14:textId="77777777" w:rsidR="00C35F80" w:rsidRDefault="00C35F80" w:rsidP="00C35F80">
      <w:pPr>
        <w:pStyle w:val="ASG-Normal"/>
        <w:numPr>
          <w:ilvl w:val="0"/>
          <w:numId w:val="45"/>
        </w:numPr>
        <w:spacing w:line="240" w:lineRule="auto"/>
      </w:pPr>
      <w:r>
        <w:lastRenderedPageBreak/>
        <w:t>Support S/C level MGSE interface, stay-out zones and attachment points definition</w:t>
      </w:r>
    </w:p>
    <w:p w14:paraId="7B5C129E" w14:textId="3E5DB576" w:rsidR="00C35F80" w:rsidRDefault="00C35F80" w:rsidP="00C35F80">
      <w:pPr>
        <w:pStyle w:val="ASG-Normal"/>
        <w:numPr>
          <w:ilvl w:val="0"/>
          <w:numId w:val="45"/>
        </w:numPr>
        <w:spacing w:line="240" w:lineRule="auto"/>
      </w:pPr>
      <w:r>
        <w:t xml:space="preserve">Prepare </w:t>
      </w:r>
      <w:r w:rsidR="00C8640A">
        <w:t>MLI templates</w:t>
      </w:r>
      <w:r w:rsidR="00AD738A">
        <w:t xml:space="preserve"> as data file and </w:t>
      </w:r>
      <w:proofErr w:type="spellStart"/>
      <w:r w:rsidR="00AD738A">
        <w:t>printout</w:t>
      </w:r>
      <w:proofErr w:type="spellEnd"/>
      <w:r w:rsidR="00AD738A">
        <w:t xml:space="preserve"> on cleanroom paper</w:t>
      </w:r>
      <w:r w:rsidR="00C8640A">
        <w:t xml:space="preserve"> and integration drawings</w:t>
      </w:r>
    </w:p>
    <w:p w14:paraId="16433907" w14:textId="7A0A9EA9" w:rsidR="00C35F80" w:rsidRDefault="00C35F80" w:rsidP="00C35F80">
      <w:pPr>
        <w:pStyle w:val="ASG-Normal"/>
        <w:numPr>
          <w:ilvl w:val="0"/>
          <w:numId w:val="45"/>
        </w:numPr>
        <w:spacing w:line="240" w:lineRule="auto"/>
      </w:pPr>
      <w:r>
        <w:t>Establish detailed configuration drawings / CATIA model</w:t>
      </w:r>
    </w:p>
    <w:p w14:paraId="65BDE9B7" w14:textId="78C1F92C" w:rsidR="000D5123" w:rsidRPr="001320F1" w:rsidRDefault="00C35F80" w:rsidP="00340792">
      <w:pPr>
        <w:pStyle w:val="ASG-Normal"/>
        <w:numPr>
          <w:ilvl w:val="0"/>
          <w:numId w:val="45"/>
        </w:numPr>
        <w:spacing w:line="240" w:lineRule="auto"/>
        <w:jc w:val="left"/>
        <w:rPr>
          <w:b/>
          <w:caps/>
        </w:rPr>
      </w:pPr>
      <w:r>
        <w:t>Monitor and control Thermal hardware budgets (mass and detailed mass properties)</w:t>
      </w:r>
      <w:r w:rsidR="000D5123" w:rsidRPr="001320F1">
        <w:rPr>
          <w:b/>
          <w:caps/>
        </w:rPr>
        <w:br w:type="page"/>
      </w:r>
    </w:p>
    <w:p w14:paraId="7BF78926" w14:textId="06D525E0" w:rsidR="00064241" w:rsidRPr="00B77944" w:rsidRDefault="00064241" w:rsidP="00444D59">
      <w:pPr>
        <w:pStyle w:val="Heading1"/>
      </w:pPr>
      <w:bookmarkStart w:id="887" w:name="_Toc466528299"/>
      <w:bookmarkStart w:id="888" w:name="_Toc466528580"/>
      <w:bookmarkStart w:id="889" w:name="_Toc466528840"/>
      <w:bookmarkStart w:id="890" w:name="_Toc466613024"/>
      <w:bookmarkStart w:id="891" w:name="_Toc466613426"/>
      <w:bookmarkStart w:id="892" w:name="_Toc466634467"/>
      <w:bookmarkStart w:id="893" w:name="_Toc466635330"/>
      <w:bookmarkStart w:id="894" w:name="_Toc466638103"/>
      <w:bookmarkStart w:id="895" w:name="_Ref453228334"/>
      <w:bookmarkStart w:id="896" w:name="_Ref471883340"/>
      <w:bookmarkStart w:id="897" w:name="_Toc223513460"/>
      <w:bookmarkEnd w:id="887"/>
      <w:bookmarkEnd w:id="888"/>
      <w:bookmarkEnd w:id="889"/>
      <w:bookmarkEnd w:id="890"/>
      <w:bookmarkEnd w:id="891"/>
      <w:bookmarkEnd w:id="892"/>
      <w:bookmarkEnd w:id="893"/>
      <w:bookmarkEnd w:id="894"/>
      <w:r w:rsidRPr="00B77944">
        <w:lastRenderedPageBreak/>
        <w:t>Deliveries</w:t>
      </w:r>
      <w:bookmarkEnd w:id="895"/>
      <w:bookmarkEnd w:id="896"/>
      <w:r w:rsidR="00196EE2">
        <w:t xml:space="preserve"> S</w:t>
      </w:r>
      <w:r w:rsidR="00E06C2C">
        <w:t>2</w:t>
      </w:r>
      <w:r w:rsidR="00196EE2">
        <w:t>NG</w:t>
      </w:r>
      <w:bookmarkEnd w:id="897"/>
    </w:p>
    <w:p w14:paraId="62556A58" w14:textId="77777777" w:rsidR="009846EB" w:rsidRDefault="009846EB" w:rsidP="009846EB">
      <w:pPr>
        <w:pStyle w:val="Astrium-Normal"/>
        <w:rPr>
          <w:lang w:eastAsia="en-GB"/>
        </w:rPr>
      </w:pPr>
      <w:r w:rsidRPr="00B77944">
        <w:rPr>
          <w:lang w:eastAsia="en-GB"/>
        </w:rPr>
        <w:t>The following sections</w:t>
      </w:r>
      <w:r w:rsidRPr="009067A7">
        <w:rPr>
          <w:lang w:eastAsia="en-GB"/>
        </w:rPr>
        <w:t xml:space="preserve"> </w:t>
      </w:r>
      <w:r>
        <w:rPr>
          <w:lang w:eastAsia="en-GB"/>
        </w:rPr>
        <w:t>provide a</w:t>
      </w:r>
      <w:r w:rsidRPr="009067A7">
        <w:rPr>
          <w:lang w:eastAsia="en-GB"/>
        </w:rPr>
        <w:t xml:space="preserve"> list of the </w:t>
      </w:r>
      <w:r>
        <w:rPr>
          <w:lang w:eastAsia="en-GB"/>
        </w:rPr>
        <w:t>items</w:t>
      </w:r>
      <w:r w:rsidRPr="009067A7">
        <w:rPr>
          <w:lang w:eastAsia="en-GB"/>
        </w:rPr>
        <w:t xml:space="preserve"> to be delivered together with the date and place of delivery.</w:t>
      </w:r>
    </w:p>
    <w:p w14:paraId="135EE719" w14:textId="2E55939C" w:rsidR="00F80F80" w:rsidRDefault="00F80F80">
      <w:pPr>
        <w:spacing w:line="240" w:lineRule="auto"/>
        <w:jc w:val="left"/>
        <w:rPr>
          <w:b/>
          <w:caps/>
        </w:rPr>
      </w:pPr>
      <w:bookmarkStart w:id="898" w:name="_Toc468168888"/>
      <w:bookmarkStart w:id="899" w:name="_Toc468172080"/>
      <w:bookmarkStart w:id="900" w:name="_Toc468172298"/>
      <w:bookmarkStart w:id="901" w:name="_Toc468190232"/>
      <w:bookmarkStart w:id="902" w:name="_Toc468284890"/>
      <w:bookmarkStart w:id="903" w:name="_Toc466526474"/>
      <w:bookmarkStart w:id="904" w:name="_Toc466528309"/>
      <w:bookmarkStart w:id="905" w:name="_Toc466528590"/>
      <w:bookmarkStart w:id="906" w:name="_Toc466528850"/>
      <w:bookmarkStart w:id="907" w:name="_Toc466613034"/>
      <w:bookmarkStart w:id="908" w:name="_Toc466613436"/>
      <w:bookmarkStart w:id="909" w:name="_Toc466634477"/>
      <w:bookmarkStart w:id="910" w:name="_Toc466635340"/>
      <w:bookmarkStart w:id="911" w:name="_Toc466638113"/>
      <w:bookmarkStart w:id="912" w:name="_Toc456710475"/>
      <w:bookmarkStart w:id="913" w:name="_Toc456774416"/>
      <w:bookmarkStart w:id="914" w:name="_Toc456852157"/>
      <w:bookmarkStart w:id="915" w:name="_Toc456861405"/>
      <w:bookmarkStart w:id="916" w:name="_Toc456938465"/>
      <w:bookmarkStart w:id="917" w:name="_Toc456939545"/>
      <w:bookmarkStart w:id="918" w:name="_Toc456941731"/>
      <w:bookmarkStart w:id="919" w:name="_Toc457318614"/>
      <w:bookmarkStart w:id="920" w:name="_Toc458064166"/>
      <w:bookmarkStart w:id="921" w:name="_Toc458067192"/>
      <w:bookmarkStart w:id="922" w:name="_Toc458067776"/>
      <w:bookmarkStart w:id="923" w:name="_Toc458405574"/>
      <w:bookmarkStart w:id="924" w:name="_Toc458496720"/>
      <w:bookmarkStart w:id="925" w:name="_Toc456710476"/>
      <w:bookmarkStart w:id="926" w:name="_Toc456774417"/>
      <w:bookmarkStart w:id="927" w:name="_Toc456852158"/>
      <w:bookmarkStart w:id="928" w:name="_Toc456861406"/>
      <w:bookmarkStart w:id="929" w:name="_Toc456938466"/>
      <w:bookmarkStart w:id="930" w:name="_Toc456939546"/>
      <w:bookmarkStart w:id="931" w:name="_Toc456941732"/>
      <w:bookmarkStart w:id="932" w:name="_Toc457318615"/>
      <w:bookmarkStart w:id="933" w:name="_Toc458064167"/>
      <w:bookmarkStart w:id="934" w:name="_Toc458067193"/>
      <w:bookmarkStart w:id="935" w:name="_Toc458067777"/>
      <w:bookmarkStart w:id="936" w:name="_Toc458405575"/>
      <w:bookmarkStart w:id="937" w:name="_Toc458496721"/>
      <w:bookmarkStart w:id="938" w:name="_Toc468432694"/>
      <w:bookmarkStart w:id="939" w:name="_Toc468435689"/>
      <w:bookmarkStart w:id="940" w:name="_Toc468862006"/>
      <w:bookmarkStart w:id="941" w:name="_Toc468978578"/>
      <w:bookmarkStart w:id="942" w:name="_Toc469052221"/>
      <w:bookmarkStart w:id="943" w:name="_Toc469391734"/>
      <w:bookmarkStart w:id="944" w:name="_Toc463004728"/>
      <w:bookmarkStart w:id="945" w:name="_Toc463505517"/>
      <w:bookmarkStart w:id="946" w:name="_Toc463505700"/>
      <w:bookmarkStart w:id="947" w:name="_Toc463506397"/>
      <w:bookmarkStart w:id="948" w:name="_Toc455565987"/>
      <w:bookmarkStart w:id="949" w:name="_Toc455588634"/>
      <w:bookmarkStart w:id="950" w:name="_Toc455643279"/>
      <w:bookmarkStart w:id="951" w:name="_Toc455651783"/>
      <w:bookmarkStart w:id="952" w:name="_Toc455985960"/>
      <w:bookmarkStart w:id="953" w:name="_Toc455986649"/>
      <w:bookmarkStart w:id="954" w:name="_Toc455987933"/>
      <w:bookmarkStart w:id="955" w:name="_Toc456179505"/>
      <w:bookmarkStart w:id="956" w:name="_Toc456675771"/>
      <w:bookmarkStart w:id="957" w:name="_Toc456675956"/>
      <w:bookmarkStart w:id="958" w:name="_Toc456676154"/>
      <w:bookmarkStart w:id="959" w:name="_Toc456684937"/>
      <w:bookmarkStart w:id="960" w:name="_Toc456685358"/>
      <w:bookmarkStart w:id="961" w:name="_Toc456710480"/>
      <w:bookmarkStart w:id="962" w:name="_Toc456774421"/>
      <w:bookmarkStart w:id="963" w:name="_Toc456852162"/>
      <w:bookmarkStart w:id="964" w:name="_Toc456861410"/>
      <w:bookmarkStart w:id="965" w:name="_Toc456938470"/>
      <w:bookmarkStart w:id="966" w:name="_Toc456939550"/>
      <w:bookmarkStart w:id="967" w:name="_Toc456941736"/>
      <w:bookmarkStart w:id="968" w:name="_Toc457318619"/>
      <w:bookmarkStart w:id="969" w:name="_Toc458064171"/>
      <w:bookmarkStart w:id="970" w:name="_Toc458067197"/>
      <w:bookmarkStart w:id="971" w:name="_Toc458067781"/>
      <w:bookmarkStart w:id="972" w:name="_Toc458405579"/>
      <w:bookmarkStart w:id="973" w:name="_Toc458496725"/>
      <w:bookmarkStart w:id="974" w:name="_Toc455565988"/>
      <w:bookmarkStart w:id="975" w:name="_Toc455588635"/>
      <w:bookmarkStart w:id="976" w:name="_Toc455643280"/>
      <w:bookmarkStart w:id="977" w:name="_Toc455651784"/>
      <w:bookmarkStart w:id="978" w:name="_Toc455985961"/>
      <w:bookmarkStart w:id="979" w:name="_Toc455986650"/>
      <w:bookmarkStart w:id="980" w:name="_Toc455987934"/>
      <w:bookmarkStart w:id="981" w:name="_Toc456179506"/>
      <w:bookmarkStart w:id="982" w:name="_Toc456675772"/>
      <w:bookmarkStart w:id="983" w:name="_Toc456675957"/>
      <w:bookmarkStart w:id="984" w:name="_Toc456676155"/>
      <w:bookmarkStart w:id="985" w:name="_Toc456684938"/>
      <w:bookmarkStart w:id="986" w:name="_Toc456685359"/>
      <w:bookmarkStart w:id="987" w:name="_Toc456710481"/>
      <w:bookmarkStart w:id="988" w:name="_Toc456774422"/>
      <w:bookmarkStart w:id="989" w:name="_Toc456852163"/>
      <w:bookmarkStart w:id="990" w:name="_Toc456861411"/>
      <w:bookmarkStart w:id="991" w:name="_Toc456938471"/>
      <w:bookmarkStart w:id="992" w:name="_Toc456939551"/>
      <w:bookmarkStart w:id="993" w:name="_Toc456941737"/>
      <w:bookmarkStart w:id="994" w:name="_Toc457318620"/>
      <w:bookmarkStart w:id="995" w:name="_Toc458064172"/>
      <w:bookmarkStart w:id="996" w:name="_Toc458067198"/>
      <w:bookmarkStart w:id="997" w:name="_Toc458067782"/>
      <w:bookmarkStart w:id="998" w:name="_Toc458405580"/>
      <w:bookmarkStart w:id="999" w:name="_Toc458496726"/>
      <w:bookmarkStart w:id="1000" w:name="_Toc455565989"/>
      <w:bookmarkStart w:id="1001" w:name="_Toc455588636"/>
      <w:bookmarkStart w:id="1002" w:name="_Toc455643281"/>
      <w:bookmarkStart w:id="1003" w:name="_Toc455651785"/>
      <w:bookmarkStart w:id="1004" w:name="_Toc455985962"/>
      <w:bookmarkStart w:id="1005" w:name="_Toc455986651"/>
      <w:bookmarkStart w:id="1006" w:name="_Toc455987935"/>
      <w:bookmarkStart w:id="1007" w:name="_Toc456179507"/>
      <w:bookmarkStart w:id="1008" w:name="_Toc456675773"/>
      <w:bookmarkStart w:id="1009" w:name="_Toc456675958"/>
      <w:bookmarkStart w:id="1010" w:name="_Toc456676156"/>
      <w:bookmarkStart w:id="1011" w:name="_Toc456684939"/>
      <w:bookmarkStart w:id="1012" w:name="_Toc456685360"/>
      <w:bookmarkStart w:id="1013" w:name="_Toc456710482"/>
      <w:bookmarkStart w:id="1014" w:name="_Toc456774423"/>
      <w:bookmarkStart w:id="1015" w:name="_Toc456852164"/>
      <w:bookmarkStart w:id="1016" w:name="_Toc456861412"/>
      <w:bookmarkStart w:id="1017" w:name="_Toc456938472"/>
      <w:bookmarkStart w:id="1018" w:name="_Toc456939552"/>
      <w:bookmarkStart w:id="1019" w:name="_Toc456941738"/>
      <w:bookmarkStart w:id="1020" w:name="_Toc457318621"/>
      <w:bookmarkStart w:id="1021" w:name="_Toc458064173"/>
      <w:bookmarkStart w:id="1022" w:name="_Toc458067199"/>
      <w:bookmarkStart w:id="1023" w:name="_Toc458067783"/>
      <w:bookmarkStart w:id="1024" w:name="_Toc458405581"/>
      <w:bookmarkStart w:id="1025" w:name="_Toc458496727"/>
      <w:bookmarkStart w:id="1026" w:name="_Toc455565990"/>
      <w:bookmarkStart w:id="1027" w:name="_Toc455588637"/>
      <w:bookmarkStart w:id="1028" w:name="_Toc455643282"/>
      <w:bookmarkStart w:id="1029" w:name="_Toc455651786"/>
      <w:bookmarkStart w:id="1030" w:name="_Toc455985963"/>
      <w:bookmarkStart w:id="1031" w:name="_Toc455986652"/>
      <w:bookmarkStart w:id="1032" w:name="_Toc455987936"/>
      <w:bookmarkStart w:id="1033" w:name="_Toc456179508"/>
      <w:bookmarkStart w:id="1034" w:name="_Toc456675774"/>
      <w:bookmarkStart w:id="1035" w:name="_Toc456675959"/>
      <w:bookmarkStart w:id="1036" w:name="_Toc456676157"/>
      <w:bookmarkStart w:id="1037" w:name="_Toc456684940"/>
      <w:bookmarkStart w:id="1038" w:name="_Toc456685361"/>
      <w:bookmarkStart w:id="1039" w:name="_Toc456710483"/>
      <w:bookmarkStart w:id="1040" w:name="_Toc456774424"/>
      <w:bookmarkStart w:id="1041" w:name="_Toc456852165"/>
      <w:bookmarkStart w:id="1042" w:name="_Toc456861413"/>
      <w:bookmarkStart w:id="1043" w:name="_Toc456938473"/>
      <w:bookmarkStart w:id="1044" w:name="_Toc456939553"/>
      <w:bookmarkStart w:id="1045" w:name="_Toc456941739"/>
      <w:bookmarkStart w:id="1046" w:name="_Toc457318622"/>
      <w:bookmarkStart w:id="1047" w:name="_Toc458064174"/>
      <w:bookmarkStart w:id="1048" w:name="_Toc458067200"/>
      <w:bookmarkStart w:id="1049" w:name="_Toc458067784"/>
      <w:bookmarkStart w:id="1050" w:name="_Toc458405582"/>
      <w:bookmarkStart w:id="1051" w:name="_Toc458496728"/>
      <w:bookmarkStart w:id="1052" w:name="_Toc455565991"/>
      <w:bookmarkStart w:id="1053" w:name="_Toc455588638"/>
      <w:bookmarkStart w:id="1054" w:name="_Toc455643283"/>
      <w:bookmarkStart w:id="1055" w:name="_Toc455651787"/>
      <w:bookmarkStart w:id="1056" w:name="_Toc455985964"/>
      <w:bookmarkStart w:id="1057" w:name="_Toc455986653"/>
      <w:bookmarkStart w:id="1058" w:name="_Toc455987937"/>
      <w:bookmarkStart w:id="1059" w:name="_Toc456179509"/>
      <w:bookmarkStart w:id="1060" w:name="_Toc456675775"/>
      <w:bookmarkStart w:id="1061" w:name="_Toc456675960"/>
      <w:bookmarkStart w:id="1062" w:name="_Toc456676158"/>
      <w:bookmarkStart w:id="1063" w:name="_Toc456684941"/>
      <w:bookmarkStart w:id="1064" w:name="_Toc456685362"/>
      <w:bookmarkStart w:id="1065" w:name="_Toc456710484"/>
      <w:bookmarkStart w:id="1066" w:name="_Toc456774425"/>
      <w:bookmarkStart w:id="1067" w:name="_Toc456852166"/>
      <w:bookmarkStart w:id="1068" w:name="_Toc456861414"/>
      <w:bookmarkStart w:id="1069" w:name="_Toc456938474"/>
      <w:bookmarkStart w:id="1070" w:name="_Toc456939554"/>
      <w:bookmarkStart w:id="1071" w:name="_Toc456941740"/>
      <w:bookmarkStart w:id="1072" w:name="_Toc457318623"/>
      <w:bookmarkStart w:id="1073" w:name="_Toc458064175"/>
      <w:bookmarkStart w:id="1074" w:name="_Toc458067201"/>
      <w:bookmarkStart w:id="1075" w:name="_Toc458067785"/>
      <w:bookmarkStart w:id="1076" w:name="_Toc458405583"/>
      <w:bookmarkStart w:id="1077" w:name="_Toc458496729"/>
      <w:bookmarkStart w:id="1078" w:name="_Toc456774427"/>
      <w:bookmarkStart w:id="1079" w:name="_Toc456852168"/>
      <w:bookmarkStart w:id="1080" w:name="_Toc456861416"/>
      <w:bookmarkStart w:id="1081" w:name="_Toc456938476"/>
      <w:bookmarkStart w:id="1082" w:name="_Toc456939556"/>
      <w:bookmarkStart w:id="1083" w:name="_Toc456941742"/>
      <w:bookmarkStart w:id="1084" w:name="_Toc457318625"/>
      <w:bookmarkStart w:id="1085" w:name="_Toc458064177"/>
      <w:bookmarkStart w:id="1086" w:name="_Toc458067203"/>
      <w:bookmarkStart w:id="1087" w:name="_Toc458067787"/>
      <w:bookmarkStart w:id="1088" w:name="_Toc458405585"/>
      <w:bookmarkStart w:id="1089" w:name="_Toc458496731"/>
      <w:bookmarkStart w:id="1090" w:name="_Toc456774428"/>
      <w:bookmarkStart w:id="1091" w:name="_Toc456852169"/>
      <w:bookmarkStart w:id="1092" w:name="_Toc456861417"/>
      <w:bookmarkStart w:id="1093" w:name="_Toc456938477"/>
      <w:bookmarkStart w:id="1094" w:name="_Toc456939557"/>
      <w:bookmarkStart w:id="1095" w:name="_Toc456941743"/>
      <w:bookmarkStart w:id="1096" w:name="_Toc457318626"/>
      <w:bookmarkStart w:id="1097" w:name="_Toc458064178"/>
      <w:bookmarkStart w:id="1098" w:name="_Toc458067204"/>
      <w:bookmarkStart w:id="1099" w:name="_Toc458067788"/>
      <w:bookmarkStart w:id="1100" w:name="_Toc458405586"/>
      <w:bookmarkStart w:id="1101" w:name="_Toc458496732"/>
      <w:bookmarkStart w:id="1102" w:name="_Toc456774429"/>
      <w:bookmarkStart w:id="1103" w:name="_Toc456852170"/>
      <w:bookmarkStart w:id="1104" w:name="_Toc456861418"/>
      <w:bookmarkStart w:id="1105" w:name="_Toc456938478"/>
      <w:bookmarkStart w:id="1106" w:name="_Toc456939558"/>
      <w:bookmarkStart w:id="1107" w:name="_Toc456941744"/>
      <w:bookmarkStart w:id="1108" w:name="_Toc457318627"/>
      <w:bookmarkStart w:id="1109" w:name="_Toc458064179"/>
      <w:bookmarkStart w:id="1110" w:name="_Toc458067205"/>
      <w:bookmarkStart w:id="1111" w:name="_Toc458067789"/>
      <w:bookmarkStart w:id="1112" w:name="_Toc458405587"/>
      <w:bookmarkStart w:id="1113" w:name="_Toc458496733"/>
      <w:bookmarkStart w:id="1114" w:name="_Toc456774430"/>
      <w:bookmarkStart w:id="1115" w:name="_Toc456852171"/>
      <w:bookmarkStart w:id="1116" w:name="_Toc456861419"/>
      <w:bookmarkStart w:id="1117" w:name="_Toc456938479"/>
      <w:bookmarkStart w:id="1118" w:name="_Toc456939559"/>
      <w:bookmarkStart w:id="1119" w:name="_Toc456941745"/>
      <w:bookmarkStart w:id="1120" w:name="_Toc457318628"/>
      <w:bookmarkStart w:id="1121" w:name="_Toc458064180"/>
      <w:bookmarkStart w:id="1122" w:name="_Toc458067206"/>
      <w:bookmarkStart w:id="1123" w:name="_Toc458067790"/>
      <w:bookmarkStart w:id="1124" w:name="_Toc458405588"/>
      <w:bookmarkStart w:id="1125" w:name="_Toc458496734"/>
      <w:bookmarkStart w:id="1126" w:name="_Toc456774431"/>
      <w:bookmarkStart w:id="1127" w:name="_Toc456852172"/>
      <w:bookmarkStart w:id="1128" w:name="_Toc456861420"/>
      <w:bookmarkStart w:id="1129" w:name="_Toc456938480"/>
      <w:bookmarkStart w:id="1130" w:name="_Toc456939560"/>
      <w:bookmarkStart w:id="1131" w:name="_Toc456941746"/>
      <w:bookmarkStart w:id="1132" w:name="_Toc457318629"/>
      <w:bookmarkStart w:id="1133" w:name="_Toc458064181"/>
      <w:bookmarkStart w:id="1134" w:name="_Toc458067207"/>
      <w:bookmarkStart w:id="1135" w:name="_Toc458067791"/>
      <w:bookmarkStart w:id="1136" w:name="_Toc458405589"/>
      <w:bookmarkStart w:id="1137" w:name="_Toc458496735"/>
      <w:bookmarkStart w:id="1138" w:name="_Toc456774432"/>
      <w:bookmarkStart w:id="1139" w:name="_Toc456852173"/>
      <w:bookmarkStart w:id="1140" w:name="_Toc456861421"/>
      <w:bookmarkStart w:id="1141" w:name="_Toc456938481"/>
      <w:bookmarkStart w:id="1142" w:name="_Toc456939561"/>
      <w:bookmarkStart w:id="1143" w:name="_Toc456941747"/>
      <w:bookmarkStart w:id="1144" w:name="_Toc457318630"/>
      <w:bookmarkStart w:id="1145" w:name="_Toc458064182"/>
      <w:bookmarkStart w:id="1146" w:name="_Toc458067208"/>
      <w:bookmarkStart w:id="1147" w:name="_Toc458067792"/>
      <w:bookmarkStart w:id="1148" w:name="_Toc458405590"/>
      <w:bookmarkStart w:id="1149" w:name="_Toc458496736"/>
      <w:bookmarkStart w:id="1150" w:name="_Toc456774503"/>
      <w:bookmarkStart w:id="1151" w:name="_Toc456852244"/>
      <w:bookmarkStart w:id="1152" w:name="_Toc456861492"/>
      <w:bookmarkStart w:id="1153" w:name="_Toc456938552"/>
      <w:bookmarkStart w:id="1154" w:name="_Toc456939632"/>
      <w:bookmarkStart w:id="1155" w:name="_Toc456941818"/>
      <w:bookmarkStart w:id="1156" w:name="_Toc457318701"/>
      <w:bookmarkStart w:id="1157" w:name="_Toc458064253"/>
      <w:bookmarkStart w:id="1158" w:name="_Toc458067279"/>
      <w:bookmarkStart w:id="1159" w:name="_Toc458067863"/>
      <w:bookmarkStart w:id="1160" w:name="_Toc458405661"/>
      <w:bookmarkStart w:id="1161" w:name="_Toc458496807"/>
      <w:bookmarkStart w:id="1162" w:name="_Toc456774504"/>
      <w:bookmarkStart w:id="1163" w:name="_Toc456852245"/>
      <w:bookmarkStart w:id="1164" w:name="_Toc456861493"/>
      <w:bookmarkStart w:id="1165" w:name="_Toc456938553"/>
      <w:bookmarkStart w:id="1166" w:name="_Toc456939633"/>
      <w:bookmarkStart w:id="1167" w:name="_Toc456941819"/>
      <w:bookmarkStart w:id="1168" w:name="_Toc457318702"/>
      <w:bookmarkStart w:id="1169" w:name="_Toc458064254"/>
      <w:bookmarkStart w:id="1170" w:name="_Toc458067280"/>
      <w:bookmarkStart w:id="1171" w:name="_Toc458067864"/>
      <w:bookmarkStart w:id="1172" w:name="_Toc458405662"/>
      <w:bookmarkStart w:id="1173" w:name="_Toc458496808"/>
      <w:bookmarkStart w:id="1174" w:name="_Toc456774505"/>
      <w:bookmarkStart w:id="1175" w:name="_Toc456852246"/>
      <w:bookmarkStart w:id="1176" w:name="_Toc456861494"/>
      <w:bookmarkStart w:id="1177" w:name="_Toc456938554"/>
      <w:bookmarkStart w:id="1178" w:name="_Toc456939634"/>
      <w:bookmarkStart w:id="1179" w:name="_Toc456941820"/>
      <w:bookmarkStart w:id="1180" w:name="_Toc457318703"/>
      <w:bookmarkStart w:id="1181" w:name="_Toc458064255"/>
      <w:bookmarkStart w:id="1182" w:name="_Toc458067281"/>
      <w:bookmarkStart w:id="1183" w:name="_Toc458067865"/>
      <w:bookmarkStart w:id="1184" w:name="_Toc458405663"/>
      <w:bookmarkStart w:id="1185" w:name="_Toc458496809"/>
      <w:bookmarkStart w:id="1186" w:name="_Toc456774506"/>
      <w:bookmarkStart w:id="1187" w:name="_Toc456852247"/>
      <w:bookmarkStart w:id="1188" w:name="_Toc456861495"/>
      <w:bookmarkStart w:id="1189" w:name="_Toc456938555"/>
      <w:bookmarkStart w:id="1190" w:name="_Toc456939635"/>
      <w:bookmarkStart w:id="1191" w:name="_Toc456941821"/>
      <w:bookmarkStart w:id="1192" w:name="_Toc457318704"/>
      <w:bookmarkStart w:id="1193" w:name="_Toc458064256"/>
      <w:bookmarkStart w:id="1194" w:name="_Toc458067282"/>
      <w:bookmarkStart w:id="1195" w:name="_Toc458067866"/>
      <w:bookmarkStart w:id="1196" w:name="_Toc458405664"/>
      <w:bookmarkStart w:id="1197" w:name="_Toc458496810"/>
      <w:bookmarkStart w:id="1198" w:name="_Toc453234682"/>
      <w:bookmarkStart w:id="1199" w:name="_Toc453234880"/>
      <w:bookmarkStart w:id="1200" w:name="_Toc453241296"/>
      <w:bookmarkStart w:id="1201" w:name="_Toc453241421"/>
      <w:bookmarkStart w:id="1202" w:name="_Toc453241688"/>
      <w:bookmarkStart w:id="1203" w:name="_Toc453330177"/>
      <w:bookmarkStart w:id="1204" w:name="_Toc453334182"/>
      <w:bookmarkStart w:id="1205" w:name="_Toc453334307"/>
      <w:bookmarkStart w:id="1206" w:name="_Toc455565995"/>
      <w:bookmarkStart w:id="1207" w:name="_Toc455588646"/>
      <w:bookmarkStart w:id="1208" w:name="_Toc455643291"/>
      <w:bookmarkStart w:id="1209" w:name="_Toc455651795"/>
      <w:bookmarkStart w:id="1210" w:name="_Toc455985972"/>
      <w:bookmarkStart w:id="1211" w:name="_Toc455986661"/>
      <w:bookmarkStart w:id="1212" w:name="_Toc455987945"/>
      <w:bookmarkStart w:id="1213" w:name="_Toc456179518"/>
      <w:bookmarkStart w:id="1214" w:name="_Toc456675787"/>
      <w:bookmarkStart w:id="1215" w:name="_Toc456675980"/>
      <w:bookmarkStart w:id="1216" w:name="_Toc456676178"/>
      <w:bookmarkStart w:id="1217" w:name="_Toc453234683"/>
      <w:bookmarkStart w:id="1218" w:name="_Toc453234881"/>
      <w:bookmarkStart w:id="1219" w:name="_Toc453241297"/>
      <w:bookmarkStart w:id="1220" w:name="_Toc453241422"/>
      <w:bookmarkStart w:id="1221" w:name="_Toc453241689"/>
      <w:bookmarkStart w:id="1222" w:name="_Toc453330178"/>
      <w:bookmarkStart w:id="1223" w:name="_Toc453334183"/>
      <w:bookmarkStart w:id="1224" w:name="_Toc453334308"/>
      <w:bookmarkStart w:id="1225" w:name="_Toc455565996"/>
      <w:bookmarkStart w:id="1226" w:name="_Toc455588647"/>
      <w:bookmarkStart w:id="1227" w:name="_Toc455643292"/>
      <w:bookmarkStart w:id="1228" w:name="_Toc455651796"/>
      <w:bookmarkStart w:id="1229" w:name="_Toc455985973"/>
      <w:bookmarkStart w:id="1230" w:name="_Toc455986662"/>
      <w:bookmarkStart w:id="1231" w:name="_Toc455987946"/>
      <w:bookmarkStart w:id="1232" w:name="_Toc456179519"/>
      <w:bookmarkStart w:id="1233" w:name="_Toc456675788"/>
      <w:bookmarkStart w:id="1234" w:name="_Toc456675981"/>
      <w:bookmarkStart w:id="1235" w:name="_Toc456676179"/>
      <w:bookmarkStart w:id="1236" w:name="_Toc453234699"/>
      <w:bookmarkStart w:id="1237" w:name="_Toc453234897"/>
      <w:bookmarkStart w:id="1238" w:name="_Toc453241313"/>
      <w:bookmarkStart w:id="1239" w:name="_Toc453241438"/>
      <w:bookmarkStart w:id="1240" w:name="_Toc453241705"/>
      <w:bookmarkStart w:id="1241" w:name="_Toc453330194"/>
      <w:bookmarkStart w:id="1242" w:name="_Toc453334199"/>
      <w:bookmarkStart w:id="1243" w:name="_Toc453334324"/>
      <w:bookmarkStart w:id="1244" w:name="_Toc455566012"/>
      <w:bookmarkStart w:id="1245" w:name="_Toc455588663"/>
      <w:bookmarkStart w:id="1246" w:name="_Toc455643308"/>
      <w:bookmarkStart w:id="1247" w:name="_Toc455651812"/>
      <w:bookmarkStart w:id="1248" w:name="_Toc455985989"/>
      <w:bookmarkStart w:id="1249" w:name="_Toc455986678"/>
      <w:bookmarkStart w:id="1250" w:name="_Toc455987962"/>
      <w:bookmarkStart w:id="1251" w:name="_Toc456179535"/>
      <w:bookmarkStart w:id="1252" w:name="_Toc456675804"/>
      <w:bookmarkStart w:id="1253" w:name="_Toc456675997"/>
      <w:bookmarkStart w:id="1254" w:name="_Toc456676195"/>
      <w:bookmarkStart w:id="1255" w:name="_Toc448501948"/>
      <w:bookmarkStart w:id="1256" w:name="_Toc448565002"/>
      <w:bookmarkStart w:id="1257" w:name="_Toc448568482"/>
      <w:bookmarkStart w:id="1258" w:name="_Toc448818194"/>
      <w:bookmarkStart w:id="1259" w:name="_Toc448820052"/>
      <w:bookmarkStart w:id="1260" w:name="_Toc448820979"/>
      <w:bookmarkStart w:id="1261" w:name="_Toc448821906"/>
      <w:bookmarkStart w:id="1262" w:name="_Toc449258017"/>
      <w:bookmarkStart w:id="1263" w:name="_Toc449264042"/>
      <w:bookmarkStart w:id="1264" w:name="_Toc448501949"/>
      <w:bookmarkStart w:id="1265" w:name="_Toc448565003"/>
      <w:bookmarkStart w:id="1266" w:name="_Toc448568483"/>
      <w:bookmarkStart w:id="1267" w:name="_Toc448818195"/>
      <w:bookmarkStart w:id="1268" w:name="_Toc448820053"/>
      <w:bookmarkStart w:id="1269" w:name="_Toc448820980"/>
      <w:bookmarkStart w:id="1270" w:name="_Toc448821907"/>
      <w:bookmarkStart w:id="1271" w:name="_Toc449258018"/>
      <w:bookmarkStart w:id="1272" w:name="_Toc449264043"/>
      <w:bookmarkStart w:id="1273" w:name="_Toc448501950"/>
      <w:bookmarkStart w:id="1274" w:name="_Toc448565004"/>
      <w:bookmarkStart w:id="1275" w:name="_Toc448568484"/>
      <w:bookmarkStart w:id="1276" w:name="_Toc448818196"/>
      <w:bookmarkStart w:id="1277" w:name="_Toc448820054"/>
      <w:bookmarkStart w:id="1278" w:name="_Toc448820981"/>
      <w:bookmarkStart w:id="1279" w:name="_Toc448821908"/>
      <w:bookmarkStart w:id="1280" w:name="_Toc449258019"/>
      <w:bookmarkStart w:id="1281" w:name="_Toc449264044"/>
      <w:bookmarkStart w:id="1282" w:name="_Toc448501951"/>
      <w:bookmarkStart w:id="1283" w:name="_Toc448565005"/>
      <w:bookmarkStart w:id="1284" w:name="_Toc448568485"/>
      <w:bookmarkStart w:id="1285" w:name="_Toc448818197"/>
      <w:bookmarkStart w:id="1286" w:name="_Toc448820055"/>
      <w:bookmarkStart w:id="1287" w:name="_Toc448820982"/>
      <w:bookmarkStart w:id="1288" w:name="_Toc448821909"/>
      <w:bookmarkStart w:id="1289" w:name="_Toc449258020"/>
      <w:bookmarkStart w:id="1290" w:name="_Toc449264045"/>
      <w:bookmarkStart w:id="1291" w:name="_Toc448501952"/>
      <w:bookmarkStart w:id="1292" w:name="_Toc448565006"/>
      <w:bookmarkStart w:id="1293" w:name="_Toc448568486"/>
      <w:bookmarkStart w:id="1294" w:name="_Toc448818198"/>
      <w:bookmarkStart w:id="1295" w:name="_Toc448820056"/>
      <w:bookmarkStart w:id="1296" w:name="_Toc448820983"/>
      <w:bookmarkStart w:id="1297" w:name="_Toc448821910"/>
      <w:bookmarkStart w:id="1298" w:name="_Toc449258021"/>
      <w:bookmarkStart w:id="1299" w:name="_Toc449264046"/>
      <w:bookmarkStart w:id="1300" w:name="_Toc448501953"/>
      <w:bookmarkStart w:id="1301" w:name="_Toc448565007"/>
      <w:bookmarkStart w:id="1302" w:name="_Toc448568487"/>
      <w:bookmarkStart w:id="1303" w:name="_Toc448818199"/>
      <w:bookmarkStart w:id="1304" w:name="_Toc448820057"/>
      <w:bookmarkStart w:id="1305" w:name="_Toc448820984"/>
      <w:bookmarkStart w:id="1306" w:name="_Toc448821911"/>
      <w:bookmarkStart w:id="1307" w:name="_Toc449258022"/>
      <w:bookmarkStart w:id="1308" w:name="_Toc449264047"/>
      <w:bookmarkStart w:id="1309" w:name="_Toc448501954"/>
      <w:bookmarkStart w:id="1310" w:name="_Toc448565008"/>
      <w:bookmarkStart w:id="1311" w:name="_Toc448568488"/>
      <w:bookmarkStart w:id="1312" w:name="_Toc448818200"/>
      <w:bookmarkStart w:id="1313" w:name="_Toc448820058"/>
      <w:bookmarkStart w:id="1314" w:name="_Toc448820985"/>
      <w:bookmarkStart w:id="1315" w:name="_Toc448821912"/>
      <w:bookmarkStart w:id="1316" w:name="_Toc449258023"/>
      <w:bookmarkStart w:id="1317" w:name="_Toc449264048"/>
      <w:bookmarkStart w:id="1318" w:name="_Toc448501955"/>
      <w:bookmarkStart w:id="1319" w:name="_Toc448565009"/>
      <w:bookmarkStart w:id="1320" w:name="_Toc448568489"/>
      <w:bookmarkStart w:id="1321" w:name="_Toc448818201"/>
      <w:bookmarkStart w:id="1322" w:name="_Toc448820059"/>
      <w:bookmarkStart w:id="1323" w:name="_Toc448820986"/>
      <w:bookmarkStart w:id="1324" w:name="_Toc448821913"/>
      <w:bookmarkStart w:id="1325" w:name="_Toc449258024"/>
      <w:bookmarkStart w:id="1326" w:name="_Toc449264049"/>
      <w:bookmarkStart w:id="1327" w:name="_Toc448501956"/>
      <w:bookmarkStart w:id="1328" w:name="_Toc448565010"/>
      <w:bookmarkStart w:id="1329" w:name="_Toc448568490"/>
      <w:bookmarkStart w:id="1330" w:name="_Toc448818202"/>
      <w:bookmarkStart w:id="1331" w:name="_Toc448820060"/>
      <w:bookmarkStart w:id="1332" w:name="_Toc448820987"/>
      <w:bookmarkStart w:id="1333" w:name="_Toc448821914"/>
      <w:bookmarkStart w:id="1334" w:name="_Toc449258025"/>
      <w:bookmarkStart w:id="1335" w:name="_Toc449264050"/>
      <w:bookmarkStart w:id="1336" w:name="_Toc448501957"/>
      <w:bookmarkStart w:id="1337" w:name="_Toc448565011"/>
      <w:bookmarkStart w:id="1338" w:name="_Toc448568491"/>
      <w:bookmarkStart w:id="1339" w:name="_Toc448818203"/>
      <w:bookmarkStart w:id="1340" w:name="_Toc448820061"/>
      <w:bookmarkStart w:id="1341" w:name="_Toc448820988"/>
      <w:bookmarkStart w:id="1342" w:name="_Toc448821915"/>
      <w:bookmarkStart w:id="1343" w:name="_Toc449258026"/>
      <w:bookmarkStart w:id="1344" w:name="_Toc449264051"/>
      <w:bookmarkStart w:id="1345" w:name="_Toc448501958"/>
      <w:bookmarkStart w:id="1346" w:name="_Toc448565012"/>
      <w:bookmarkStart w:id="1347" w:name="_Toc448568492"/>
      <w:bookmarkStart w:id="1348" w:name="_Toc448818204"/>
      <w:bookmarkStart w:id="1349" w:name="_Toc448820062"/>
      <w:bookmarkStart w:id="1350" w:name="_Toc448820989"/>
      <w:bookmarkStart w:id="1351" w:name="_Toc448821916"/>
      <w:bookmarkStart w:id="1352" w:name="_Toc449258027"/>
      <w:bookmarkStart w:id="1353" w:name="_Toc449264052"/>
      <w:bookmarkStart w:id="1354" w:name="_Toc448501959"/>
      <w:bookmarkStart w:id="1355" w:name="_Toc448565013"/>
      <w:bookmarkStart w:id="1356" w:name="_Toc448568493"/>
      <w:bookmarkStart w:id="1357" w:name="_Toc448818205"/>
      <w:bookmarkStart w:id="1358" w:name="_Toc448820063"/>
      <w:bookmarkStart w:id="1359" w:name="_Toc448820990"/>
      <w:bookmarkStart w:id="1360" w:name="_Toc448821917"/>
      <w:bookmarkStart w:id="1361" w:name="_Toc449258028"/>
      <w:bookmarkStart w:id="1362" w:name="_Toc449264053"/>
      <w:bookmarkStart w:id="1363" w:name="_Toc448501960"/>
      <w:bookmarkStart w:id="1364" w:name="_Toc448565014"/>
      <w:bookmarkStart w:id="1365" w:name="_Toc448568494"/>
      <w:bookmarkStart w:id="1366" w:name="_Toc448818206"/>
      <w:bookmarkStart w:id="1367" w:name="_Toc448820064"/>
      <w:bookmarkStart w:id="1368" w:name="_Toc448820991"/>
      <w:bookmarkStart w:id="1369" w:name="_Toc448821918"/>
      <w:bookmarkStart w:id="1370" w:name="_Toc449258029"/>
      <w:bookmarkStart w:id="1371" w:name="_Toc449264054"/>
      <w:bookmarkStart w:id="1372" w:name="_Toc448501961"/>
      <w:bookmarkStart w:id="1373" w:name="_Toc448565015"/>
      <w:bookmarkStart w:id="1374" w:name="_Toc448568495"/>
      <w:bookmarkStart w:id="1375" w:name="_Toc448818207"/>
      <w:bookmarkStart w:id="1376" w:name="_Toc448820065"/>
      <w:bookmarkStart w:id="1377" w:name="_Toc448820992"/>
      <w:bookmarkStart w:id="1378" w:name="_Toc448821919"/>
      <w:bookmarkStart w:id="1379" w:name="_Toc449258030"/>
      <w:bookmarkStart w:id="1380" w:name="_Toc449264055"/>
      <w:bookmarkStart w:id="1381" w:name="_Toc448501962"/>
      <w:bookmarkStart w:id="1382" w:name="_Toc448565016"/>
      <w:bookmarkStart w:id="1383" w:name="_Toc448568496"/>
      <w:bookmarkStart w:id="1384" w:name="_Toc448818208"/>
      <w:bookmarkStart w:id="1385" w:name="_Toc448820066"/>
      <w:bookmarkStart w:id="1386" w:name="_Toc448820993"/>
      <w:bookmarkStart w:id="1387" w:name="_Toc448821920"/>
      <w:bookmarkStart w:id="1388" w:name="_Toc449258031"/>
      <w:bookmarkStart w:id="1389" w:name="_Toc449264056"/>
      <w:bookmarkStart w:id="1390" w:name="_Toc448501963"/>
      <w:bookmarkStart w:id="1391" w:name="_Toc448565017"/>
      <w:bookmarkStart w:id="1392" w:name="_Toc448568497"/>
      <w:bookmarkStart w:id="1393" w:name="_Toc448818209"/>
      <w:bookmarkStart w:id="1394" w:name="_Toc448820067"/>
      <w:bookmarkStart w:id="1395" w:name="_Toc448820994"/>
      <w:bookmarkStart w:id="1396" w:name="_Toc448821921"/>
      <w:bookmarkStart w:id="1397" w:name="_Toc449258032"/>
      <w:bookmarkStart w:id="1398" w:name="_Toc449264057"/>
      <w:bookmarkStart w:id="1399" w:name="_Toc448501964"/>
      <w:bookmarkStart w:id="1400" w:name="_Toc448565018"/>
      <w:bookmarkStart w:id="1401" w:name="_Toc448568498"/>
      <w:bookmarkStart w:id="1402" w:name="_Toc448818210"/>
      <w:bookmarkStart w:id="1403" w:name="_Toc448820068"/>
      <w:bookmarkStart w:id="1404" w:name="_Toc448820995"/>
      <w:bookmarkStart w:id="1405" w:name="_Toc448821922"/>
      <w:bookmarkStart w:id="1406" w:name="_Toc449258033"/>
      <w:bookmarkStart w:id="1407" w:name="_Toc449264058"/>
      <w:bookmarkStart w:id="1408" w:name="_Toc448501965"/>
      <w:bookmarkStart w:id="1409" w:name="_Toc448565019"/>
      <w:bookmarkStart w:id="1410" w:name="_Toc448568499"/>
      <w:bookmarkStart w:id="1411" w:name="_Toc448818211"/>
      <w:bookmarkStart w:id="1412" w:name="_Toc448820069"/>
      <w:bookmarkStart w:id="1413" w:name="_Toc448820996"/>
      <w:bookmarkStart w:id="1414" w:name="_Toc448821923"/>
      <w:bookmarkStart w:id="1415" w:name="_Toc449258034"/>
      <w:bookmarkStart w:id="1416" w:name="_Toc449264059"/>
      <w:bookmarkStart w:id="1417" w:name="_Toc448501966"/>
      <w:bookmarkStart w:id="1418" w:name="_Toc448565020"/>
      <w:bookmarkStart w:id="1419" w:name="_Toc448568500"/>
      <w:bookmarkStart w:id="1420" w:name="_Toc448818212"/>
      <w:bookmarkStart w:id="1421" w:name="_Toc448820070"/>
      <w:bookmarkStart w:id="1422" w:name="_Toc448820997"/>
      <w:bookmarkStart w:id="1423" w:name="_Toc448821924"/>
      <w:bookmarkStart w:id="1424" w:name="_Toc449258035"/>
      <w:bookmarkStart w:id="1425" w:name="_Toc449264060"/>
      <w:bookmarkStart w:id="1426" w:name="_Toc448501967"/>
      <w:bookmarkStart w:id="1427" w:name="_Toc448565021"/>
      <w:bookmarkStart w:id="1428" w:name="_Toc448568501"/>
      <w:bookmarkStart w:id="1429" w:name="_Toc448818213"/>
      <w:bookmarkStart w:id="1430" w:name="_Toc448820071"/>
      <w:bookmarkStart w:id="1431" w:name="_Toc448820998"/>
      <w:bookmarkStart w:id="1432" w:name="_Toc448821925"/>
      <w:bookmarkStart w:id="1433" w:name="_Toc449258036"/>
      <w:bookmarkStart w:id="1434" w:name="_Toc449264061"/>
      <w:bookmarkStart w:id="1435" w:name="_Toc448501968"/>
      <w:bookmarkStart w:id="1436" w:name="_Toc448565022"/>
      <w:bookmarkStart w:id="1437" w:name="_Toc448568502"/>
      <w:bookmarkStart w:id="1438" w:name="_Toc448818214"/>
      <w:bookmarkStart w:id="1439" w:name="_Toc448820072"/>
      <w:bookmarkStart w:id="1440" w:name="_Toc448820999"/>
      <w:bookmarkStart w:id="1441" w:name="_Toc448821926"/>
      <w:bookmarkStart w:id="1442" w:name="_Toc449258037"/>
      <w:bookmarkStart w:id="1443" w:name="_Toc449264062"/>
      <w:bookmarkStart w:id="1444" w:name="_Toc448501969"/>
      <w:bookmarkStart w:id="1445" w:name="_Toc448565023"/>
      <w:bookmarkStart w:id="1446" w:name="_Toc448568503"/>
      <w:bookmarkStart w:id="1447" w:name="_Toc448818215"/>
      <w:bookmarkStart w:id="1448" w:name="_Toc448820073"/>
      <w:bookmarkStart w:id="1449" w:name="_Toc448821000"/>
      <w:bookmarkStart w:id="1450" w:name="_Toc448821927"/>
      <w:bookmarkStart w:id="1451" w:name="_Toc449258038"/>
      <w:bookmarkStart w:id="1452" w:name="_Toc449264063"/>
      <w:bookmarkStart w:id="1453" w:name="_Toc448501970"/>
      <w:bookmarkStart w:id="1454" w:name="_Toc448565024"/>
      <w:bookmarkStart w:id="1455" w:name="_Toc448568504"/>
      <w:bookmarkStart w:id="1456" w:name="_Toc448818216"/>
      <w:bookmarkStart w:id="1457" w:name="_Toc448820074"/>
      <w:bookmarkStart w:id="1458" w:name="_Toc448821001"/>
      <w:bookmarkStart w:id="1459" w:name="_Toc448821928"/>
      <w:bookmarkStart w:id="1460" w:name="_Toc449258039"/>
      <w:bookmarkStart w:id="1461" w:name="_Toc449264064"/>
      <w:bookmarkStart w:id="1462" w:name="_Toc448501971"/>
      <w:bookmarkStart w:id="1463" w:name="_Toc448565025"/>
      <w:bookmarkStart w:id="1464" w:name="_Toc448568505"/>
      <w:bookmarkStart w:id="1465" w:name="_Toc448818217"/>
      <w:bookmarkStart w:id="1466" w:name="_Toc448820075"/>
      <w:bookmarkStart w:id="1467" w:name="_Toc448821002"/>
      <w:bookmarkStart w:id="1468" w:name="_Toc448821929"/>
      <w:bookmarkStart w:id="1469" w:name="_Toc449258040"/>
      <w:bookmarkStart w:id="1470" w:name="_Toc449264065"/>
      <w:bookmarkStart w:id="1471" w:name="_Toc448501972"/>
      <w:bookmarkStart w:id="1472" w:name="_Toc448565026"/>
      <w:bookmarkStart w:id="1473" w:name="_Toc448568506"/>
      <w:bookmarkStart w:id="1474" w:name="_Toc448818218"/>
      <w:bookmarkStart w:id="1475" w:name="_Toc448820076"/>
      <w:bookmarkStart w:id="1476" w:name="_Toc448821003"/>
      <w:bookmarkStart w:id="1477" w:name="_Toc448821930"/>
      <w:bookmarkStart w:id="1478" w:name="_Toc449258041"/>
      <w:bookmarkStart w:id="1479" w:name="_Toc449264066"/>
      <w:bookmarkStart w:id="1480" w:name="_Toc448501973"/>
      <w:bookmarkStart w:id="1481" w:name="_Toc448565027"/>
      <w:bookmarkStart w:id="1482" w:name="_Toc448568507"/>
      <w:bookmarkStart w:id="1483" w:name="_Toc448818219"/>
      <w:bookmarkStart w:id="1484" w:name="_Toc448820077"/>
      <w:bookmarkStart w:id="1485" w:name="_Toc448821004"/>
      <w:bookmarkStart w:id="1486" w:name="_Toc448821931"/>
      <w:bookmarkStart w:id="1487" w:name="_Toc449258042"/>
      <w:bookmarkStart w:id="1488" w:name="_Toc449264067"/>
      <w:bookmarkStart w:id="1489" w:name="_Toc448501974"/>
      <w:bookmarkStart w:id="1490" w:name="_Toc448565028"/>
      <w:bookmarkStart w:id="1491" w:name="_Toc448568508"/>
      <w:bookmarkStart w:id="1492" w:name="_Toc448818220"/>
      <w:bookmarkStart w:id="1493" w:name="_Toc448820078"/>
      <w:bookmarkStart w:id="1494" w:name="_Toc448821005"/>
      <w:bookmarkStart w:id="1495" w:name="_Toc448821932"/>
      <w:bookmarkStart w:id="1496" w:name="_Toc449258043"/>
      <w:bookmarkStart w:id="1497" w:name="_Toc449264068"/>
      <w:bookmarkStart w:id="1498" w:name="_Toc448501975"/>
      <w:bookmarkStart w:id="1499" w:name="_Toc448565029"/>
      <w:bookmarkStart w:id="1500" w:name="_Toc448568509"/>
      <w:bookmarkStart w:id="1501" w:name="_Toc448818221"/>
      <w:bookmarkStart w:id="1502" w:name="_Toc448820079"/>
      <w:bookmarkStart w:id="1503" w:name="_Toc448821006"/>
      <w:bookmarkStart w:id="1504" w:name="_Toc448821933"/>
      <w:bookmarkStart w:id="1505" w:name="_Toc449258044"/>
      <w:bookmarkStart w:id="1506" w:name="_Toc449264069"/>
      <w:bookmarkStart w:id="1507" w:name="_Toc448501976"/>
      <w:bookmarkStart w:id="1508" w:name="_Toc448565030"/>
      <w:bookmarkStart w:id="1509" w:name="_Toc448568510"/>
      <w:bookmarkStart w:id="1510" w:name="_Toc448818222"/>
      <w:bookmarkStart w:id="1511" w:name="_Toc448820080"/>
      <w:bookmarkStart w:id="1512" w:name="_Toc448821007"/>
      <w:bookmarkStart w:id="1513" w:name="_Toc448821934"/>
      <w:bookmarkStart w:id="1514" w:name="_Toc449258045"/>
      <w:bookmarkStart w:id="1515" w:name="_Toc449264070"/>
      <w:bookmarkStart w:id="1516" w:name="_Toc448501977"/>
      <w:bookmarkStart w:id="1517" w:name="_Toc448565031"/>
      <w:bookmarkStart w:id="1518" w:name="_Toc448568511"/>
      <w:bookmarkStart w:id="1519" w:name="_Toc448818223"/>
      <w:bookmarkStart w:id="1520" w:name="_Toc448820081"/>
      <w:bookmarkStart w:id="1521" w:name="_Toc448821008"/>
      <w:bookmarkStart w:id="1522" w:name="_Toc448821935"/>
      <w:bookmarkStart w:id="1523" w:name="_Toc449258046"/>
      <w:bookmarkStart w:id="1524" w:name="_Toc449264071"/>
      <w:bookmarkStart w:id="1525" w:name="_Toc448501978"/>
      <w:bookmarkStart w:id="1526" w:name="_Toc448565032"/>
      <w:bookmarkStart w:id="1527" w:name="_Toc448568512"/>
      <w:bookmarkStart w:id="1528" w:name="_Toc448818224"/>
      <w:bookmarkStart w:id="1529" w:name="_Toc448820082"/>
      <w:bookmarkStart w:id="1530" w:name="_Toc448821009"/>
      <w:bookmarkStart w:id="1531" w:name="_Toc448821936"/>
      <w:bookmarkStart w:id="1532" w:name="_Toc449258047"/>
      <w:bookmarkStart w:id="1533" w:name="_Toc449264072"/>
      <w:bookmarkStart w:id="1534" w:name="_Toc448501979"/>
      <w:bookmarkStart w:id="1535" w:name="_Toc448565033"/>
      <w:bookmarkStart w:id="1536" w:name="_Toc448568513"/>
      <w:bookmarkStart w:id="1537" w:name="_Toc448818225"/>
      <w:bookmarkStart w:id="1538" w:name="_Toc448820083"/>
      <w:bookmarkStart w:id="1539" w:name="_Toc448821010"/>
      <w:bookmarkStart w:id="1540" w:name="_Toc448821937"/>
      <w:bookmarkStart w:id="1541" w:name="_Toc449258048"/>
      <w:bookmarkStart w:id="1542" w:name="_Toc449264073"/>
      <w:bookmarkStart w:id="1543" w:name="_Toc448501980"/>
      <w:bookmarkStart w:id="1544" w:name="_Toc448565034"/>
      <w:bookmarkStart w:id="1545" w:name="_Toc448568514"/>
      <w:bookmarkStart w:id="1546" w:name="_Toc448818226"/>
      <w:bookmarkStart w:id="1547" w:name="_Toc448820084"/>
      <w:bookmarkStart w:id="1548" w:name="_Toc448821011"/>
      <w:bookmarkStart w:id="1549" w:name="_Toc448821938"/>
      <w:bookmarkStart w:id="1550" w:name="_Toc449258049"/>
      <w:bookmarkStart w:id="1551" w:name="_Toc449264074"/>
      <w:bookmarkStart w:id="1552" w:name="_Toc448501981"/>
      <w:bookmarkStart w:id="1553" w:name="_Toc448565035"/>
      <w:bookmarkStart w:id="1554" w:name="_Toc448568515"/>
      <w:bookmarkStart w:id="1555" w:name="_Toc448818227"/>
      <w:bookmarkStart w:id="1556" w:name="_Toc448820085"/>
      <w:bookmarkStart w:id="1557" w:name="_Toc448821012"/>
      <w:bookmarkStart w:id="1558" w:name="_Toc448821939"/>
      <w:bookmarkStart w:id="1559" w:name="_Toc449258050"/>
      <w:bookmarkStart w:id="1560" w:name="_Toc449264075"/>
      <w:bookmarkStart w:id="1561" w:name="_Toc448501982"/>
      <w:bookmarkStart w:id="1562" w:name="_Toc448565036"/>
      <w:bookmarkStart w:id="1563" w:name="_Toc448568516"/>
      <w:bookmarkStart w:id="1564" w:name="_Toc448818228"/>
      <w:bookmarkStart w:id="1565" w:name="_Toc448820086"/>
      <w:bookmarkStart w:id="1566" w:name="_Toc448821013"/>
      <w:bookmarkStart w:id="1567" w:name="_Toc448821940"/>
      <w:bookmarkStart w:id="1568" w:name="_Toc449258051"/>
      <w:bookmarkStart w:id="1569" w:name="_Toc449264076"/>
      <w:bookmarkStart w:id="1570" w:name="_Toc448501983"/>
      <w:bookmarkStart w:id="1571" w:name="_Toc448565037"/>
      <w:bookmarkStart w:id="1572" w:name="_Toc448568517"/>
      <w:bookmarkStart w:id="1573" w:name="_Toc448818229"/>
      <w:bookmarkStart w:id="1574" w:name="_Toc448820087"/>
      <w:bookmarkStart w:id="1575" w:name="_Toc448821014"/>
      <w:bookmarkStart w:id="1576" w:name="_Toc448821941"/>
      <w:bookmarkStart w:id="1577" w:name="_Toc449258052"/>
      <w:bookmarkStart w:id="1578" w:name="_Toc449264077"/>
      <w:bookmarkStart w:id="1579" w:name="_Toc448501984"/>
      <w:bookmarkStart w:id="1580" w:name="_Toc448565038"/>
      <w:bookmarkStart w:id="1581" w:name="_Toc448568518"/>
      <w:bookmarkStart w:id="1582" w:name="_Toc448818230"/>
      <w:bookmarkStart w:id="1583" w:name="_Toc448820088"/>
      <w:bookmarkStart w:id="1584" w:name="_Toc448821015"/>
      <w:bookmarkStart w:id="1585" w:name="_Toc448821942"/>
      <w:bookmarkStart w:id="1586" w:name="_Toc449258053"/>
      <w:bookmarkStart w:id="1587" w:name="_Toc449264078"/>
      <w:bookmarkStart w:id="1588" w:name="_Toc448501985"/>
      <w:bookmarkStart w:id="1589" w:name="_Toc448565039"/>
      <w:bookmarkStart w:id="1590" w:name="_Toc448568519"/>
      <w:bookmarkStart w:id="1591" w:name="_Toc448818231"/>
      <w:bookmarkStart w:id="1592" w:name="_Toc448820089"/>
      <w:bookmarkStart w:id="1593" w:name="_Toc448821016"/>
      <w:bookmarkStart w:id="1594" w:name="_Toc448821943"/>
      <w:bookmarkStart w:id="1595" w:name="_Toc449258054"/>
      <w:bookmarkStart w:id="1596" w:name="_Toc449264079"/>
      <w:bookmarkStart w:id="1597" w:name="_Toc448501986"/>
      <w:bookmarkStart w:id="1598" w:name="_Toc448565040"/>
      <w:bookmarkStart w:id="1599" w:name="_Toc448568520"/>
      <w:bookmarkStart w:id="1600" w:name="_Toc448818232"/>
      <w:bookmarkStart w:id="1601" w:name="_Toc448820090"/>
      <w:bookmarkStart w:id="1602" w:name="_Toc448821017"/>
      <w:bookmarkStart w:id="1603" w:name="_Toc448821944"/>
      <w:bookmarkStart w:id="1604" w:name="_Toc449258055"/>
      <w:bookmarkStart w:id="1605" w:name="_Toc449264080"/>
      <w:bookmarkStart w:id="1606" w:name="_Toc448501987"/>
      <w:bookmarkStart w:id="1607" w:name="_Toc448565041"/>
      <w:bookmarkStart w:id="1608" w:name="_Toc448568521"/>
      <w:bookmarkStart w:id="1609" w:name="_Toc448818233"/>
      <w:bookmarkStart w:id="1610" w:name="_Toc448820091"/>
      <w:bookmarkStart w:id="1611" w:name="_Toc448821018"/>
      <w:bookmarkStart w:id="1612" w:name="_Toc448821945"/>
      <w:bookmarkStart w:id="1613" w:name="_Toc449258056"/>
      <w:bookmarkStart w:id="1614" w:name="_Toc449264081"/>
      <w:bookmarkStart w:id="1615" w:name="_Toc448501988"/>
      <w:bookmarkStart w:id="1616" w:name="_Toc448565042"/>
      <w:bookmarkStart w:id="1617" w:name="_Toc448568522"/>
      <w:bookmarkStart w:id="1618" w:name="_Toc448818234"/>
      <w:bookmarkStart w:id="1619" w:name="_Toc448820092"/>
      <w:bookmarkStart w:id="1620" w:name="_Toc448821019"/>
      <w:bookmarkStart w:id="1621" w:name="_Toc448821946"/>
      <w:bookmarkStart w:id="1622" w:name="_Toc449258057"/>
      <w:bookmarkStart w:id="1623" w:name="_Toc449264082"/>
      <w:bookmarkStart w:id="1624" w:name="_Toc448501989"/>
      <w:bookmarkStart w:id="1625" w:name="_Toc448565043"/>
      <w:bookmarkStart w:id="1626" w:name="_Toc448568523"/>
      <w:bookmarkStart w:id="1627" w:name="_Toc448818235"/>
      <w:bookmarkStart w:id="1628" w:name="_Toc448820093"/>
      <w:bookmarkStart w:id="1629" w:name="_Toc448821020"/>
      <w:bookmarkStart w:id="1630" w:name="_Toc448821947"/>
      <w:bookmarkStart w:id="1631" w:name="_Toc449258058"/>
      <w:bookmarkStart w:id="1632" w:name="_Toc449264083"/>
      <w:bookmarkStart w:id="1633" w:name="_Toc448501990"/>
      <w:bookmarkStart w:id="1634" w:name="_Toc448565044"/>
      <w:bookmarkStart w:id="1635" w:name="_Toc448568524"/>
      <w:bookmarkStart w:id="1636" w:name="_Toc448818236"/>
      <w:bookmarkStart w:id="1637" w:name="_Toc448820094"/>
      <w:bookmarkStart w:id="1638" w:name="_Toc448821021"/>
      <w:bookmarkStart w:id="1639" w:name="_Toc448821948"/>
      <w:bookmarkStart w:id="1640" w:name="_Toc449258059"/>
      <w:bookmarkStart w:id="1641" w:name="_Toc449264084"/>
      <w:bookmarkStart w:id="1642" w:name="_Toc448501991"/>
      <w:bookmarkStart w:id="1643" w:name="_Toc448565045"/>
      <w:bookmarkStart w:id="1644" w:name="_Toc448568525"/>
      <w:bookmarkStart w:id="1645" w:name="_Toc448818237"/>
      <w:bookmarkStart w:id="1646" w:name="_Toc448820095"/>
      <w:bookmarkStart w:id="1647" w:name="_Toc448821022"/>
      <w:bookmarkStart w:id="1648" w:name="_Toc448821949"/>
      <w:bookmarkStart w:id="1649" w:name="_Toc449258060"/>
      <w:bookmarkStart w:id="1650" w:name="_Toc449264085"/>
      <w:bookmarkStart w:id="1651" w:name="_Toc448501992"/>
      <w:bookmarkStart w:id="1652" w:name="_Toc448565046"/>
      <w:bookmarkStart w:id="1653" w:name="_Toc448568526"/>
      <w:bookmarkStart w:id="1654" w:name="_Toc448818238"/>
      <w:bookmarkStart w:id="1655" w:name="_Toc448820096"/>
      <w:bookmarkStart w:id="1656" w:name="_Toc448821023"/>
      <w:bookmarkStart w:id="1657" w:name="_Toc448821950"/>
      <w:bookmarkStart w:id="1658" w:name="_Toc449258061"/>
      <w:bookmarkStart w:id="1659" w:name="_Toc449264086"/>
      <w:bookmarkStart w:id="1660" w:name="_Toc448501993"/>
      <w:bookmarkStart w:id="1661" w:name="_Toc448565047"/>
      <w:bookmarkStart w:id="1662" w:name="_Toc448568527"/>
      <w:bookmarkStart w:id="1663" w:name="_Toc448818239"/>
      <w:bookmarkStart w:id="1664" w:name="_Toc448820097"/>
      <w:bookmarkStart w:id="1665" w:name="_Toc448821024"/>
      <w:bookmarkStart w:id="1666" w:name="_Toc448821951"/>
      <w:bookmarkStart w:id="1667" w:name="_Toc449258062"/>
      <w:bookmarkStart w:id="1668" w:name="_Toc449264087"/>
      <w:bookmarkStart w:id="1669" w:name="_Toc448501994"/>
      <w:bookmarkStart w:id="1670" w:name="_Toc448565048"/>
      <w:bookmarkStart w:id="1671" w:name="_Toc448568528"/>
      <w:bookmarkStart w:id="1672" w:name="_Toc448818240"/>
      <w:bookmarkStart w:id="1673" w:name="_Toc448820098"/>
      <w:bookmarkStart w:id="1674" w:name="_Toc448821025"/>
      <w:bookmarkStart w:id="1675" w:name="_Toc448821952"/>
      <w:bookmarkStart w:id="1676" w:name="_Toc449258063"/>
      <w:bookmarkStart w:id="1677" w:name="_Toc449264088"/>
      <w:bookmarkStart w:id="1678" w:name="_Toc448501995"/>
      <w:bookmarkStart w:id="1679" w:name="_Toc448565049"/>
      <w:bookmarkStart w:id="1680" w:name="_Toc448568529"/>
      <w:bookmarkStart w:id="1681" w:name="_Toc448818241"/>
      <w:bookmarkStart w:id="1682" w:name="_Toc448820099"/>
      <w:bookmarkStart w:id="1683" w:name="_Toc448821026"/>
      <w:bookmarkStart w:id="1684" w:name="_Toc448821953"/>
      <w:bookmarkStart w:id="1685" w:name="_Toc449258064"/>
      <w:bookmarkStart w:id="1686" w:name="_Toc449264089"/>
      <w:bookmarkStart w:id="1687" w:name="_Toc448501996"/>
      <w:bookmarkStart w:id="1688" w:name="_Toc448565050"/>
      <w:bookmarkStart w:id="1689" w:name="_Toc448568530"/>
      <w:bookmarkStart w:id="1690" w:name="_Toc448818242"/>
      <w:bookmarkStart w:id="1691" w:name="_Toc448820100"/>
      <w:bookmarkStart w:id="1692" w:name="_Toc448821027"/>
      <w:bookmarkStart w:id="1693" w:name="_Toc448821954"/>
      <w:bookmarkStart w:id="1694" w:name="_Toc449258065"/>
      <w:bookmarkStart w:id="1695" w:name="_Toc449264090"/>
      <w:bookmarkStart w:id="1696" w:name="_Toc448501997"/>
      <w:bookmarkStart w:id="1697" w:name="_Toc448565051"/>
      <w:bookmarkStart w:id="1698" w:name="_Toc448568531"/>
      <w:bookmarkStart w:id="1699" w:name="_Toc448818243"/>
      <w:bookmarkStart w:id="1700" w:name="_Toc448820101"/>
      <w:bookmarkStart w:id="1701" w:name="_Toc448821028"/>
      <w:bookmarkStart w:id="1702" w:name="_Toc448821955"/>
      <w:bookmarkStart w:id="1703" w:name="_Toc449258066"/>
      <w:bookmarkStart w:id="1704" w:name="_Toc449264091"/>
      <w:bookmarkStart w:id="1705" w:name="_Toc448501998"/>
      <w:bookmarkStart w:id="1706" w:name="_Toc448565052"/>
      <w:bookmarkStart w:id="1707" w:name="_Toc448568532"/>
      <w:bookmarkStart w:id="1708" w:name="_Toc448818244"/>
      <w:bookmarkStart w:id="1709" w:name="_Toc448820102"/>
      <w:bookmarkStart w:id="1710" w:name="_Toc448821029"/>
      <w:bookmarkStart w:id="1711" w:name="_Toc448821956"/>
      <w:bookmarkStart w:id="1712" w:name="_Toc449258067"/>
      <w:bookmarkStart w:id="1713" w:name="_Toc449264092"/>
      <w:bookmarkStart w:id="1714" w:name="_Toc448501999"/>
      <w:bookmarkStart w:id="1715" w:name="_Toc448565053"/>
      <w:bookmarkStart w:id="1716" w:name="_Toc448568533"/>
      <w:bookmarkStart w:id="1717" w:name="_Toc448818245"/>
      <w:bookmarkStart w:id="1718" w:name="_Toc448820103"/>
      <w:bookmarkStart w:id="1719" w:name="_Toc448821030"/>
      <w:bookmarkStart w:id="1720" w:name="_Toc448821957"/>
      <w:bookmarkStart w:id="1721" w:name="_Toc449258068"/>
      <w:bookmarkStart w:id="1722" w:name="_Toc449264093"/>
      <w:bookmarkStart w:id="1723" w:name="_Toc448502000"/>
      <w:bookmarkStart w:id="1724" w:name="_Toc448565054"/>
      <w:bookmarkStart w:id="1725" w:name="_Toc448568534"/>
      <w:bookmarkStart w:id="1726" w:name="_Toc448818246"/>
      <w:bookmarkStart w:id="1727" w:name="_Toc448820104"/>
      <w:bookmarkStart w:id="1728" w:name="_Toc448821031"/>
      <w:bookmarkStart w:id="1729" w:name="_Toc448821958"/>
      <w:bookmarkStart w:id="1730" w:name="_Toc449258069"/>
      <w:bookmarkStart w:id="1731" w:name="_Toc449264094"/>
      <w:bookmarkStart w:id="1732" w:name="_Toc448502001"/>
      <w:bookmarkStart w:id="1733" w:name="_Toc448565055"/>
      <w:bookmarkStart w:id="1734" w:name="_Toc448568535"/>
      <w:bookmarkStart w:id="1735" w:name="_Toc448818247"/>
      <w:bookmarkStart w:id="1736" w:name="_Toc448820105"/>
      <w:bookmarkStart w:id="1737" w:name="_Toc448821032"/>
      <w:bookmarkStart w:id="1738" w:name="_Toc448821959"/>
      <w:bookmarkStart w:id="1739" w:name="_Toc449258070"/>
      <w:bookmarkStart w:id="1740" w:name="_Toc449264095"/>
      <w:bookmarkStart w:id="1741" w:name="_Toc448502002"/>
      <w:bookmarkStart w:id="1742" w:name="_Toc448565056"/>
      <w:bookmarkStart w:id="1743" w:name="_Toc448568536"/>
      <w:bookmarkStart w:id="1744" w:name="_Toc448818248"/>
      <w:bookmarkStart w:id="1745" w:name="_Toc448820106"/>
      <w:bookmarkStart w:id="1746" w:name="_Toc448821033"/>
      <w:bookmarkStart w:id="1747" w:name="_Toc448821960"/>
      <w:bookmarkStart w:id="1748" w:name="_Toc449258071"/>
      <w:bookmarkStart w:id="1749" w:name="_Toc449264096"/>
      <w:bookmarkStart w:id="1750" w:name="_Toc448502003"/>
      <w:bookmarkStart w:id="1751" w:name="_Toc448565057"/>
      <w:bookmarkStart w:id="1752" w:name="_Toc448568537"/>
      <w:bookmarkStart w:id="1753" w:name="_Toc448818249"/>
      <w:bookmarkStart w:id="1754" w:name="_Toc448820107"/>
      <w:bookmarkStart w:id="1755" w:name="_Toc448821034"/>
      <w:bookmarkStart w:id="1756" w:name="_Toc448821961"/>
      <w:bookmarkStart w:id="1757" w:name="_Toc449258072"/>
      <w:bookmarkStart w:id="1758" w:name="_Toc449264097"/>
      <w:bookmarkStart w:id="1759" w:name="_Toc448502004"/>
      <w:bookmarkStart w:id="1760" w:name="_Toc448565058"/>
      <w:bookmarkStart w:id="1761" w:name="_Toc448568538"/>
      <w:bookmarkStart w:id="1762" w:name="_Toc448818250"/>
      <w:bookmarkStart w:id="1763" w:name="_Toc448820108"/>
      <w:bookmarkStart w:id="1764" w:name="_Toc448821035"/>
      <w:bookmarkStart w:id="1765" w:name="_Toc448821962"/>
      <w:bookmarkStart w:id="1766" w:name="_Toc449258073"/>
      <w:bookmarkStart w:id="1767" w:name="_Toc449264098"/>
      <w:bookmarkStart w:id="1768" w:name="_Toc448502005"/>
      <w:bookmarkStart w:id="1769" w:name="_Toc448565059"/>
      <w:bookmarkStart w:id="1770" w:name="_Toc448568539"/>
      <w:bookmarkStart w:id="1771" w:name="_Toc448818251"/>
      <w:bookmarkStart w:id="1772" w:name="_Toc448820109"/>
      <w:bookmarkStart w:id="1773" w:name="_Toc448821036"/>
      <w:bookmarkStart w:id="1774" w:name="_Toc448821963"/>
      <w:bookmarkStart w:id="1775" w:name="_Toc449258074"/>
      <w:bookmarkStart w:id="1776" w:name="_Toc449264099"/>
      <w:bookmarkStart w:id="1777" w:name="_Toc448502006"/>
      <w:bookmarkStart w:id="1778" w:name="_Toc448565060"/>
      <w:bookmarkStart w:id="1779" w:name="_Toc448568540"/>
      <w:bookmarkStart w:id="1780" w:name="_Toc448818252"/>
      <w:bookmarkStart w:id="1781" w:name="_Toc448820110"/>
      <w:bookmarkStart w:id="1782" w:name="_Toc448821037"/>
      <w:bookmarkStart w:id="1783" w:name="_Toc448821964"/>
      <w:bookmarkStart w:id="1784" w:name="_Toc449258075"/>
      <w:bookmarkStart w:id="1785" w:name="_Toc449264100"/>
      <w:bookmarkStart w:id="1786" w:name="_Toc448502007"/>
      <w:bookmarkStart w:id="1787" w:name="_Toc448565061"/>
      <w:bookmarkStart w:id="1788" w:name="_Toc448568541"/>
      <w:bookmarkStart w:id="1789" w:name="_Toc448818253"/>
      <w:bookmarkStart w:id="1790" w:name="_Toc448820111"/>
      <w:bookmarkStart w:id="1791" w:name="_Toc448821038"/>
      <w:bookmarkStart w:id="1792" w:name="_Toc448821965"/>
      <w:bookmarkStart w:id="1793" w:name="_Toc449258076"/>
      <w:bookmarkStart w:id="1794" w:name="_Toc449264101"/>
      <w:bookmarkStart w:id="1795" w:name="_Toc448502008"/>
      <w:bookmarkStart w:id="1796" w:name="_Toc448565062"/>
      <w:bookmarkStart w:id="1797" w:name="_Toc448568542"/>
      <w:bookmarkStart w:id="1798" w:name="_Toc448818254"/>
      <w:bookmarkStart w:id="1799" w:name="_Toc448820112"/>
      <w:bookmarkStart w:id="1800" w:name="_Toc448821039"/>
      <w:bookmarkStart w:id="1801" w:name="_Toc448821966"/>
      <w:bookmarkStart w:id="1802" w:name="_Toc449258077"/>
      <w:bookmarkStart w:id="1803" w:name="_Toc449264102"/>
      <w:bookmarkStart w:id="1804" w:name="_Toc448502009"/>
      <w:bookmarkStart w:id="1805" w:name="_Toc448565063"/>
      <w:bookmarkStart w:id="1806" w:name="_Toc448568543"/>
      <w:bookmarkStart w:id="1807" w:name="_Toc448818255"/>
      <w:bookmarkStart w:id="1808" w:name="_Toc448820113"/>
      <w:bookmarkStart w:id="1809" w:name="_Toc448821040"/>
      <w:bookmarkStart w:id="1810" w:name="_Toc448821967"/>
      <w:bookmarkStart w:id="1811" w:name="_Toc449258078"/>
      <w:bookmarkStart w:id="1812" w:name="_Toc449264103"/>
      <w:bookmarkStart w:id="1813" w:name="_Toc448502010"/>
      <w:bookmarkStart w:id="1814" w:name="_Toc448565064"/>
      <w:bookmarkStart w:id="1815" w:name="_Toc448568544"/>
      <w:bookmarkStart w:id="1816" w:name="_Toc448818256"/>
      <w:bookmarkStart w:id="1817" w:name="_Toc448820114"/>
      <w:bookmarkStart w:id="1818" w:name="_Toc448821041"/>
      <w:bookmarkStart w:id="1819" w:name="_Toc448821968"/>
      <w:bookmarkStart w:id="1820" w:name="_Toc449258079"/>
      <w:bookmarkStart w:id="1821" w:name="_Toc449264104"/>
      <w:bookmarkStart w:id="1822" w:name="_Toc448502011"/>
      <w:bookmarkStart w:id="1823" w:name="_Toc448565065"/>
      <w:bookmarkStart w:id="1824" w:name="_Toc448568545"/>
      <w:bookmarkStart w:id="1825" w:name="_Toc448818257"/>
      <w:bookmarkStart w:id="1826" w:name="_Toc448820115"/>
      <w:bookmarkStart w:id="1827" w:name="_Toc448821042"/>
      <w:bookmarkStart w:id="1828" w:name="_Toc448821969"/>
      <w:bookmarkStart w:id="1829" w:name="_Toc449258080"/>
      <w:bookmarkStart w:id="1830" w:name="_Toc449264105"/>
      <w:bookmarkStart w:id="1831" w:name="_Toc448502012"/>
      <w:bookmarkStart w:id="1832" w:name="_Toc448565066"/>
      <w:bookmarkStart w:id="1833" w:name="_Toc448568546"/>
      <w:bookmarkStart w:id="1834" w:name="_Toc448818258"/>
      <w:bookmarkStart w:id="1835" w:name="_Toc448820116"/>
      <w:bookmarkStart w:id="1836" w:name="_Toc448821043"/>
      <w:bookmarkStart w:id="1837" w:name="_Toc448821970"/>
      <w:bookmarkStart w:id="1838" w:name="_Toc449258081"/>
      <w:bookmarkStart w:id="1839" w:name="_Toc449264106"/>
      <w:bookmarkStart w:id="1840" w:name="_Toc448502013"/>
      <w:bookmarkStart w:id="1841" w:name="_Toc448565067"/>
      <w:bookmarkStart w:id="1842" w:name="_Toc448568547"/>
      <w:bookmarkStart w:id="1843" w:name="_Toc448818259"/>
      <w:bookmarkStart w:id="1844" w:name="_Toc448820117"/>
      <w:bookmarkStart w:id="1845" w:name="_Toc448821044"/>
      <w:bookmarkStart w:id="1846" w:name="_Toc448821971"/>
      <w:bookmarkStart w:id="1847" w:name="_Toc449258082"/>
      <w:bookmarkStart w:id="1848" w:name="_Toc449264107"/>
      <w:bookmarkStart w:id="1849" w:name="_Toc448502014"/>
      <w:bookmarkStart w:id="1850" w:name="_Toc448565068"/>
      <w:bookmarkStart w:id="1851" w:name="_Toc448568548"/>
      <w:bookmarkStart w:id="1852" w:name="_Toc448818260"/>
      <w:bookmarkStart w:id="1853" w:name="_Toc448820118"/>
      <w:bookmarkStart w:id="1854" w:name="_Toc448821045"/>
      <w:bookmarkStart w:id="1855" w:name="_Toc448821972"/>
      <w:bookmarkStart w:id="1856" w:name="_Toc449258083"/>
      <w:bookmarkStart w:id="1857" w:name="_Toc449264108"/>
      <w:bookmarkStart w:id="1858" w:name="_Toc448502015"/>
      <w:bookmarkStart w:id="1859" w:name="_Toc448565069"/>
      <w:bookmarkStart w:id="1860" w:name="_Toc448568549"/>
      <w:bookmarkStart w:id="1861" w:name="_Toc448818261"/>
      <w:bookmarkStart w:id="1862" w:name="_Toc448820119"/>
      <w:bookmarkStart w:id="1863" w:name="_Toc448821046"/>
      <w:bookmarkStart w:id="1864" w:name="_Toc448821973"/>
      <w:bookmarkStart w:id="1865" w:name="_Toc449258084"/>
      <w:bookmarkStart w:id="1866" w:name="_Toc449264109"/>
      <w:bookmarkStart w:id="1867" w:name="_Toc448502016"/>
      <w:bookmarkStart w:id="1868" w:name="_Toc448565070"/>
      <w:bookmarkStart w:id="1869" w:name="_Toc448568550"/>
      <w:bookmarkStart w:id="1870" w:name="_Toc448818262"/>
      <w:bookmarkStart w:id="1871" w:name="_Toc448820120"/>
      <w:bookmarkStart w:id="1872" w:name="_Toc448821047"/>
      <w:bookmarkStart w:id="1873" w:name="_Toc448821974"/>
      <w:bookmarkStart w:id="1874" w:name="_Toc449258085"/>
      <w:bookmarkStart w:id="1875" w:name="_Toc449264110"/>
      <w:bookmarkStart w:id="1876" w:name="_Toc448502017"/>
      <w:bookmarkStart w:id="1877" w:name="_Toc448565071"/>
      <w:bookmarkStart w:id="1878" w:name="_Toc448568551"/>
      <w:bookmarkStart w:id="1879" w:name="_Toc448818263"/>
      <w:bookmarkStart w:id="1880" w:name="_Toc448820121"/>
      <w:bookmarkStart w:id="1881" w:name="_Toc448821048"/>
      <w:bookmarkStart w:id="1882" w:name="_Toc448821975"/>
      <w:bookmarkStart w:id="1883" w:name="_Toc449258086"/>
      <w:bookmarkStart w:id="1884" w:name="_Toc449264111"/>
      <w:bookmarkStart w:id="1885" w:name="_Toc448502018"/>
      <w:bookmarkStart w:id="1886" w:name="_Toc448565072"/>
      <w:bookmarkStart w:id="1887" w:name="_Toc448568552"/>
      <w:bookmarkStart w:id="1888" w:name="_Toc448818264"/>
      <w:bookmarkStart w:id="1889" w:name="_Toc448820122"/>
      <w:bookmarkStart w:id="1890" w:name="_Toc448821049"/>
      <w:bookmarkStart w:id="1891" w:name="_Toc448821976"/>
      <w:bookmarkStart w:id="1892" w:name="_Toc449258087"/>
      <w:bookmarkStart w:id="1893" w:name="_Toc449264112"/>
      <w:bookmarkStart w:id="1894" w:name="_Toc448502019"/>
      <w:bookmarkStart w:id="1895" w:name="_Toc448565073"/>
      <w:bookmarkStart w:id="1896" w:name="_Toc448568553"/>
      <w:bookmarkStart w:id="1897" w:name="_Toc448818265"/>
      <w:bookmarkStart w:id="1898" w:name="_Toc448820123"/>
      <w:bookmarkStart w:id="1899" w:name="_Toc448821050"/>
      <w:bookmarkStart w:id="1900" w:name="_Toc448821977"/>
      <w:bookmarkStart w:id="1901" w:name="_Toc449258088"/>
      <w:bookmarkStart w:id="1902" w:name="_Toc449264113"/>
      <w:bookmarkStart w:id="1903" w:name="_Toc448502020"/>
      <w:bookmarkStart w:id="1904" w:name="_Toc448565074"/>
      <w:bookmarkStart w:id="1905" w:name="_Toc448568554"/>
      <w:bookmarkStart w:id="1906" w:name="_Toc448818266"/>
      <w:bookmarkStart w:id="1907" w:name="_Toc448820124"/>
      <w:bookmarkStart w:id="1908" w:name="_Toc448821051"/>
      <w:bookmarkStart w:id="1909" w:name="_Toc448821978"/>
      <w:bookmarkStart w:id="1910" w:name="_Toc449258089"/>
      <w:bookmarkStart w:id="1911" w:name="_Toc449264114"/>
      <w:bookmarkStart w:id="1912" w:name="_Toc448502021"/>
      <w:bookmarkStart w:id="1913" w:name="_Toc448565075"/>
      <w:bookmarkStart w:id="1914" w:name="_Toc448568555"/>
      <w:bookmarkStart w:id="1915" w:name="_Toc448818267"/>
      <w:bookmarkStart w:id="1916" w:name="_Toc448820125"/>
      <w:bookmarkStart w:id="1917" w:name="_Toc448821052"/>
      <w:bookmarkStart w:id="1918" w:name="_Toc448821979"/>
      <w:bookmarkStart w:id="1919" w:name="_Toc449258090"/>
      <w:bookmarkStart w:id="1920" w:name="_Toc449264115"/>
      <w:bookmarkStart w:id="1921" w:name="_Toc448502022"/>
      <w:bookmarkStart w:id="1922" w:name="_Toc448565076"/>
      <w:bookmarkStart w:id="1923" w:name="_Toc448568556"/>
      <w:bookmarkStart w:id="1924" w:name="_Toc448818268"/>
      <w:bookmarkStart w:id="1925" w:name="_Toc448820126"/>
      <w:bookmarkStart w:id="1926" w:name="_Toc448821053"/>
      <w:bookmarkStart w:id="1927" w:name="_Toc448821980"/>
      <w:bookmarkStart w:id="1928" w:name="_Toc449258091"/>
      <w:bookmarkStart w:id="1929" w:name="_Toc449264116"/>
      <w:bookmarkStart w:id="1930" w:name="_Toc448502023"/>
      <w:bookmarkStart w:id="1931" w:name="_Toc448565077"/>
      <w:bookmarkStart w:id="1932" w:name="_Toc448568557"/>
      <w:bookmarkStart w:id="1933" w:name="_Toc448818269"/>
      <w:bookmarkStart w:id="1934" w:name="_Toc448820127"/>
      <w:bookmarkStart w:id="1935" w:name="_Toc448821054"/>
      <w:bookmarkStart w:id="1936" w:name="_Toc448821981"/>
      <w:bookmarkStart w:id="1937" w:name="_Toc449258092"/>
      <w:bookmarkStart w:id="1938" w:name="_Toc449264117"/>
      <w:bookmarkStart w:id="1939" w:name="_Toc448502024"/>
      <w:bookmarkStart w:id="1940" w:name="_Toc448565078"/>
      <w:bookmarkStart w:id="1941" w:name="_Toc448568558"/>
      <w:bookmarkStart w:id="1942" w:name="_Toc448818270"/>
      <w:bookmarkStart w:id="1943" w:name="_Toc448820128"/>
      <w:bookmarkStart w:id="1944" w:name="_Toc448821055"/>
      <w:bookmarkStart w:id="1945" w:name="_Toc448821982"/>
      <w:bookmarkStart w:id="1946" w:name="_Toc449258093"/>
      <w:bookmarkStart w:id="1947" w:name="_Toc449264118"/>
      <w:bookmarkStart w:id="1948" w:name="_Toc448502025"/>
      <w:bookmarkStart w:id="1949" w:name="_Toc448565079"/>
      <w:bookmarkStart w:id="1950" w:name="_Toc448568559"/>
      <w:bookmarkStart w:id="1951" w:name="_Toc448818271"/>
      <w:bookmarkStart w:id="1952" w:name="_Toc448820129"/>
      <w:bookmarkStart w:id="1953" w:name="_Toc448821056"/>
      <w:bookmarkStart w:id="1954" w:name="_Toc448821983"/>
      <w:bookmarkStart w:id="1955" w:name="_Toc449258094"/>
      <w:bookmarkStart w:id="1956" w:name="_Toc449264119"/>
      <w:bookmarkStart w:id="1957" w:name="_Toc448502026"/>
      <w:bookmarkStart w:id="1958" w:name="_Toc448565080"/>
      <w:bookmarkStart w:id="1959" w:name="_Toc448568560"/>
      <w:bookmarkStart w:id="1960" w:name="_Toc448818272"/>
      <w:bookmarkStart w:id="1961" w:name="_Toc448820130"/>
      <w:bookmarkStart w:id="1962" w:name="_Toc448821057"/>
      <w:bookmarkStart w:id="1963" w:name="_Toc448821984"/>
      <w:bookmarkStart w:id="1964" w:name="_Toc449258095"/>
      <w:bookmarkStart w:id="1965" w:name="_Toc449264120"/>
      <w:bookmarkStart w:id="1966" w:name="_Toc448502027"/>
      <w:bookmarkStart w:id="1967" w:name="_Toc448565081"/>
      <w:bookmarkStart w:id="1968" w:name="_Toc448568561"/>
      <w:bookmarkStart w:id="1969" w:name="_Toc448818273"/>
      <w:bookmarkStart w:id="1970" w:name="_Toc448820131"/>
      <w:bookmarkStart w:id="1971" w:name="_Toc448821058"/>
      <w:bookmarkStart w:id="1972" w:name="_Toc448821985"/>
      <w:bookmarkStart w:id="1973" w:name="_Toc449258096"/>
      <w:bookmarkStart w:id="1974" w:name="_Toc449264121"/>
      <w:bookmarkStart w:id="1975" w:name="_Toc448502028"/>
      <w:bookmarkStart w:id="1976" w:name="_Toc448565082"/>
      <w:bookmarkStart w:id="1977" w:name="_Toc448568562"/>
      <w:bookmarkStart w:id="1978" w:name="_Toc448818274"/>
      <w:bookmarkStart w:id="1979" w:name="_Toc448820132"/>
      <w:bookmarkStart w:id="1980" w:name="_Toc448821059"/>
      <w:bookmarkStart w:id="1981" w:name="_Toc448821986"/>
      <w:bookmarkStart w:id="1982" w:name="_Toc449258097"/>
      <w:bookmarkStart w:id="1983" w:name="_Toc449264122"/>
      <w:bookmarkStart w:id="1984" w:name="_Toc448502029"/>
      <w:bookmarkStart w:id="1985" w:name="_Toc448565083"/>
      <w:bookmarkStart w:id="1986" w:name="_Toc448568563"/>
      <w:bookmarkStart w:id="1987" w:name="_Toc448818275"/>
      <w:bookmarkStart w:id="1988" w:name="_Toc448820133"/>
      <w:bookmarkStart w:id="1989" w:name="_Toc448821060"/>
      <w:bookmarkStart w:id="1990" w:name="_Toc448821987"/>
      <w:bookmarkStart w:id="1991" w:name="_Toc449258098"/>
      <w:bookmarkStart w:id="1992" w:name="_Toc449264123"/>
      <w:bookmarkStart w:id="1993" w:name="_Toc448502030"/>
      <w:bookmarkStart w:id="1994" w:name="_Toc448565084"/>
      <w:bookmarkStart w:id="1995" w:name="_Toc448568564"/>
      <w:bookmarkStart w:id="1996" w:name="_Toc448818276"/>
      <w:bookmarkStart w:id="1997" w:name="_Toc448820134"/>
      <w:bookmarkStart w:id="1998" w:name="_Toc448821061"/>
      <w:bookmarkStart w:id="1999" w:name="_Toc448821988"/>
      <w:bookmarkStart w:id="2000" w:name="_Toc449258099"/>
      <w:bookmarkStart w:id="2001" w:name="_Toc449264124"/>
      <w:bookmarkStart w:id="2002" w:name="_Toc448502031"/>
      <w:bookmarkStart w:id="2003" w:name="_Toc448565085"/>
      <w:bookmarkStart w:id="2004" w:name="_Toc448568565"/>
      <w:bookmarkStart w:id="2005" w:name="_Toc448818277"/>
      <w:bookmarkStart w:id="2006" w:name="_Toc448820135"/>
      <w:bookmarkStart w:id="2007" w:name="_Toc448821062"/>
      <w:bookmarkStart w:id="2008" w:name="_Toc448821989"/>
      <w:bookmarkStart w:id="2009" w:name="_Toc449258100"/>
      <w:bookmarkStart w:id="2010" w:name="_Toc449264125"/>
      <w:bookmarkStart w:id="2011" w:name="_Toc448502032"/>
      <w:bookmarkStart w:id="2012" w:name="_Toc448565086"/>
      <w:bookmarkStart w:id="2013" w:name="_Toc448568566"/>
      <w:bookmarkStart w:id="2014" w:name="_Toc448818278"/>
      <w:bookmarkStart w:id="2015" w:name="_Toc448820136"/>
      <w:bookmarkStart w:id="2016" w:name="_Toc448821063"/>
      <w:bookmarkStart w:id="2017" w:name="_Toc448821990"/>
      <w:bookmarkStart w:id="2018" w:name="_Toc449258101"/>
      <w:bookmarkStart w:id="2019" w:name="_Toc449264126"/>
      <w:bookmarkStart w:id="2020" w:name="_Toc448502033"/>
      <w:bookmarkStart w:id="2021" w:name="_Toc448565087"/>
      <w:bookmarkStart w:id="2022" w:name="_Toc448568567"/>
      <w:bookmarkStart w:id="2023" w:name="_Toc448818279"/>
      <w:bookmarkStart w:id="2024" w:name="_Toc448820137"/>
      <w:bookmarkStart w:id="2025" w:name="_Toc448821064"/>
      <w:bookmarkStart w:id="2026" w:name="_Toc448821991"/>
      <w:bookmarkStart w:id="2027" w:name="_Toc449258102"/>
      <w:bookmarkStart w:id="2028" w:name="_Toc449264127"/>
      <w:bookmarkStart w:id="2029" w:name="_Toc448502034"/>
      <w:bookmarkStart w:id="2030" w:name="_Toc448565088"/>
      <w:bookmarkStart w:id="2031" w:name="_Toc448568568"/>
      <w:bookmarkStart w:id="2032" w:name="_Toc448818280"/>
      <w:bookmarkStart w:id="2033" w:name="_Toc448820138"/>
      <w:bookmarkStart w:id="2034" w:name="_Toc448821065"/>
      <w:bookmarkStart w:id="2035" w:name="_Toc448821992"/>
      <w:bookmarkStart w:id="2036" w:name="_Toc449258103"/>
      <w:bookmarkStart w:id="2037" w:name="_Toc449264128"/>
      <w:bookmarkStart w:id="2038" w:name="_Toc448502035"/>
      <w:bookmarkStart w:id="2039" w:name="_Toc448565089"/>
      <w:bookmarkStart w:id="2040" w:name="_Toc448568569"/>
      <w:bookmarkStart w:id="2041" w:name="_Toc448818281"/>
      <w:bookmarkStart w:id="2042" w:name="_Toc448820139"/>
      <w:bookmarkStart w:id="2043" w:name="_Toc448821066"/>
      <w:bookmarkStart w:id="2044" w:name="_Toc448821993"/>
      <w:bookmarkStart w:id="2045" w:name="_Toc449258104"/>
      <w:bookmarkStart w:id="2046" w:name="_Toc449264129"/>
      <w:bookmarkStart w:id="2047" w:name="_Toc448502036"/>
      <w:bookmarkStart w:id="2048" w:name="_Toc448565090"/>
      <w:bookmarkStart w:id="2049" w:name="_Toc448568570"/>
      <w:bookmarkStart w:id="2050" w:name="_Toc448818282"/>
      <w:bookmarkStart w:id="2051" w:name="_Toc448820140"/>
      <w:bookmarkStart w:id="2052" w:name="_Toc448821067"/>
      <w:bookmarkStart w:id="2053" w:name="_Toc448821994"/>
      <w:bookmarkStart w:id="2054" w:name="_Toc449258105"/>
      <w:bookmarkStart w:id="2055" w:name="_Toc449264130"/>
      <w:bookmarkStart w:id="2056" w:name="_Toc448502037"/>
      <w:bookmarkStart w:id="2057" w:name="_Toc448565091"/>
      <w:bookmarkStart w:id="2058" w:name="_Toc448568571"/>
      <w:bookmarkStart w:id="2059" w:name="_Toc448818283"/>
      <w:bookmarkStart w:id="2060" w:name="_Toc448820141"/>
      <w:bookmarkStart w:id="2061" w:name="_Toc448821068"/>
      <w:bookmarkStart w:id="2062" w:name="_Toc448821995"/>
      <w:bookmarkStart w:id="2063" w:name="_Toc449258106"/>
      <w:bookmarkStart w:id="2064" w:name="_Toc449264131"/>
      <w:bookmarkStart w:id="2065" w:name="_Toc448502038"/>
      <w:bookmarkStart w:id="2066" w:name="_Toc448565092"/>
      <w:bookmarkStart w:id="2067" w:name="_Toc448568572"/>
      <w:bookmarkStart w:id="2068" w:name="_Toc448818284"/>
      <w:bookmarkStart w:id="2069" w:name="_Toc448820142"/>
      <w:bookmarkStart w:id="2070" w:name="_Toc448821069"/>
      <w:bookmarkStart w:id="2071" w:name="_Toc448821996"/>
      <w:bookmarkStart w:id="2072" w:name="_Toc449258107"/>
      <w:bookmarkStart w:id="2073" w:name="_Toc449264132"/>
      <w:bookmarkStart w:id="2074" w:name="_Toc448502039"/>
      <w:bookmarkStart w:id="2075" w:name="_Toc448565093"/>
      <w:bookmarkStart w:id="2076" w:name="_Toc448568573"/>
      <w:bookmarkStart w:id="2077" w:name="_Toc448818285"/>
      <w:bookmarkStart w:id="2078" w:name="_Toc448820143"/>
      <w:bookmarkStart w:id="2079" w:name="_Toc448821070"/>
      <w:bookmarkStart w:id="2080" w:name="_Toc448821997"/>
      <w:bookmarkStart w:id="2081" w:name="_Toc449258108"/>
      <w:bookmarkStart w:id="2082" w:name="_Toc449264133"/>
      <w:bookmarkStart w:id="2083" w:name="_Toc448502040"/>
      <w:bookmarkStart w:id="2084" w:name="_Toc448565094"/>
      <w:bookmarkStart w:id="2085" w:name="_Toc448568574"/>
      <w:bookmarkStart w:id="2086" w:name="_Toc448818286"/>
      <w:bookmarkStart w:id="2087" w:name="_Toc448820144"/>
      <w:bookmarkStart w:id="2088" w:name="_Toc448821071"/>
      <w:bookmarkStart w:id="2089" w:name="_Toc448821998"/>
      <w:bookmarkStart w:id="2090" w:name="_Toc449258109"/>
      <w:bookmarkStart w:id="2091" w:name="_Toc449264134"/>
      <w:bookmarkStart w:id="2092" w:name="_Toc448502041"/>
      <w:bookmarkStart w:id="2093" w:name="_Toc448565095"/>
      <w:bookmarkStart w:id="2094" w:name="_Toc448568575"/>
      <w:bookmarkStart w:id="2095" w:name="_Toc448818287"/>
      <w:bookmarkStart w:id="2096" w:name="_Toc448820145"/>
      <w:bookmarkStart w:id="2097" w:name="_Toc448821072"/>
      <w:bookmarkStart w:id="2098" w:name="_Toc448821999"/>
      <w:bookmarkStart w:id="2099" w:name="_Toc449258110"/>
      <w:bookmarkStart w:id="2100" w:name="_Toc449264135"/>
      <w:bookmarkStart w:id="2101" w:name="_Toc448502042"/>
      <w:bookmarkStart w:id="2102" w:name="_Toc448565096"/>
      <w:bookmarkStart w:id="2103" w:name="_Toc448568576"/>
      <w:bookmarkStart w:id="2104" w:name="_Toc448818288"/>
      <w:bookmarkStart w:id="2105" w:name="_Toc448820146"/>
      <w:bookmarkStart w:id="2106" w:name="_Toc448821073"/>
      <w:bookmarkStart w:id="2107" w:name="_Toc448822000"/>
      <w:bookmarkStart w:id="2108" w:name="_Toc449258111"/>
      <w:bookmarkStart w:id="2109" w:name="_Toc449264136"/>
      <w:bookmarkStart w:id="2110" w:name="_Toc448502043"/>
      <w:bookmarkStart w:id="2111" w:name="_Toc448565097"/>
      <w:bookmarkStart w:id="2112" w:name="_Toc448568577"/>
      <w:bookmarkStart w:id="2113" w:name="_Toc448818289"/>
      <w:bookmarkStart w:id="2114" w:name="_Toc448820147"/>
      <w:bookmarkStart w:id="2115" w:name="_Toc448821074"/>
      <w:bookmarkStart w:id="2116" w:name="_Toc448822001"/>
      <w:bookmarkStart w:id="2117" w:name="_Toc449258112"/>
      <w:bookmarkStart w:id="2118" w:name="_Toc449264137"/>
      <w:bookmarkStart w:id="2119" w:name="_Toc448502044"/>
      <w:bookmarkStart w:id="2120" w:name="_Toc448565098"/>
      <w:bookmarkStart w:id="2121" w:name="_Toc448568578"/>
      <w:bookmarkStart w:id="2122" w:name="_Toc448818290"/>
      <w:bookmarkStart w:id="2123" w:name="_Toc448820148"/>
      <w:bookmarkStart w:id="2124" w:name="_Toc448821075"/>
      <w:bookmarkStart w:id="2125" w:name="_Toc448822002"/>
      <w:bookmarkStart w:id="2126" w:name="_Toc449258113"/>
      <w:bookmarkStart w:id="2127" w:name="_Toc449264138"/>
      <w:bookmarkStart w:id="2128" w:name="_Toc448502045"/>
      <w:bookmarkStart w:id="2129" w:name="_Toc448565099"/>
      <w:bookmarkStart w:id="2130" w:name="_Toc448568579"/>
      <w:bookmarkStart w:id="2131" w:name="_Toc448818291"/>
      <w:bookmarkStart w:id="2132" w:name="_Toc448820149"/>
      <w:bookmarkStart w:id="2133" w:name="_Toc448821076"/>
      <w:bookmarkStart w:id="2134" w:name="_Toc448822003"/>
      <w:bookmarkStart w:id="2135" w:name="_Toc449258114"/>
      <w:bookmarkStart w:id="2136" w:name="_Toc449264139"/>
      <w:bookmarkStart w:id="2137" w:name="_Toc448502046"/>
      <w:bookmarkStart w:id="2138" w:name="_Toc448565100"/>
      <w:bookmarkStart w:id="2139" w:name="_Toc448568580"/>
      <w:bookmarkStart w:id="2140" w:name="_Toc448818292"/>
      <w:bookmarkStart w:id="2141" w:name="_Toc448820150"/>
      <w:bookmarkStart w:id="2142" w:name="_Toc448821077"/>
      <w:bookmarkStart w:id="2143" w:name="_Toc448822004"/>
      <w:bookmarkStart w:id="2144" w:name="_Toc449258115"/>
      <w:bookmarkStart w:id="2145" w:name="_Toc449264140"/>
      <w:bookmarkStart w:id="2146" w:name="_Toc448502047"/>
      <w:bookmarkStart w:id="2147" w:name="_Toc448565101"/>
      <w:bookmarkStart w:id="2148" w:name="_Toc448568581"/>
      <w:bookmarkStart w:id="2149" w:name="_Toc448818293"/>
      <w:bookmarkStart w:id="2150" w:name="_Toc448820151"/>
      <w:bookmarkStart w:id="2151" w:name="_Toc448821078"/>
      <w:bookmarkStart w:id="2152" w:name="_Toc448822005"/>
      <w:bookmarkStart w:id="2153" w:name="_Toc449258116"/>
      <w:bookmarkStart w:id="2154" w:name="_Toc449264141"/>
      <w:bookmarkStart w:id="2155" w:name="_Toc448502048"/>
      <w:bookmarkStart w:id="2156" w:name="_Toc448565102"/>
      <w:bookmarkStart w:id="2157" w:name="_Toc448568582"/>
      <w:bookmarkStart w:id="2158" w:name="_Toc448818294"/>
      <w:bookmarkStart w:id="2159" w:name="_Toc448820152"/>
      <w:bookmarkStart w:id="2160" w:name="_Toc448821079"/>
      <w:bookmarkStart w:id="2161" w:name="_Toc448822006"/>
      <w:bookmarkStart w:id="2162" w:name="_Toc449258117"/>
      <w:bookmarkStart w:id="2163" w:name="_Toc449264142"/>
      <w:bookmarkStart w:id="2164" w:name="_Toc448502049"/>
      <w:bookmarkStart w:id="2165" w:name="_Toc448565103"/>
      <w:bookmarkStart w:id="2166" w:name="_Toc448568583"/>
      <w:bookmarkStart w:id="2167" w:name="_Toc448818295"/>
      <w:bookmarkStart w:id="2168" w:name="_Toc448820153"/>
      <w:bookmarkStart w:id="2169" w:name="_Toc448821080"/>
      <w:bookmarkStart w:id="2170" w:name="_Toc448822007"/>
      <w:bookmarkStart w:id="2171" w:name="_Toc449258118"/>
      <w:bookmarkStart w:id="2172" w:name="_Toc449264143"/>
      <w:bookmarkStart w:id="2173" w:name="_Toc448502050"/>
      <w:bookmarkStart w:id="2174" w:name="_Toc448565104"/>
      <w:bookmarkStart w:id="2175" w:name="_Toc448568584"/>
      <w:bookmarkStart w:id="2176" w:name="_Toc448818296"/>
      <w:bookmarkStart w:id="2177" w:name="_Toc448820154"/>
      <w:bookmarkStart w:id="2178" w:name="_Toc448821081"/>
      <w:bookmarkStart w:id="2179" w:name="_Toc448822008"/>
      <w:bookmarkStart w:id="2180" w:name="_Toc449258119"/>
      <w:bookmarkStart w:id="2181" w:name="_Toc449264144"/>
      <w:bookmarkStart w:id="2182" w:name="_Toc448502051"/>
      <w:bookmarkStart w:id="2183" w:name="_Toc448565105"/>
      <w:bookmarkStart w:id="2184" w:name="_Toc448568585"/>
      <w:bookmarkStart w:id="2185" w:name="_Toc448818297"/>
      <w:bookmarkStart w:id="2186" w:name="_Toc448820155"/>
      <w:bookmarkStart w:id="2187" w:name="_Toc448821082"/>
      <w:bookmarkStart w:id="2188" w:name="_Toc448822009"/>
      <w:bookmarkStart w:id="2189" w:name="_Toc449258120"/>
      <w:bookmarkStart w:id="2190" w:name="_Toc449264145"/>
      <w:bookmarkStart w:id="2191" w:name="_Toc448502052"/>
      <w:bookmarkStart w:id="2192" w:name="_Toc448565106"/>
      <w:bookmarkStart w:id="2193" w:name="_Toc448568586"/>
      <w:bookmarkStart w:id="2194" w:name="_Toc448818298"/>
      <w:bookmarkStart w:id="2195" w:name="_Toc448820156"/>
      <w:bookmarkStart w:id="2196" w:name="_Toc448821083"/>
      <w:bookmarkStart w:id="2197" w:name="_Toc448822010"/>
      <w:bookmarkStart w:id="2198" w:name="_Toc449258121"/>
      <w:bookmarkStart w:id="2199" w:name="_Toc449264146"/>
      <w:bookmarkStart w:id="2200" w:name="_Toc448502053"/>
      <w:bookmarkStart w:id="2201" w:name="_Toc448565107"/>
      <w:bookmarkStart w:id="2202" w:name="_Toc448568587"/>
      <w:bookmarkStart w:id="2203" w:name="_Toc448818299"/>
      <w:bookmarkStart w:id="2204" w:name="_Toc448820157"/>
      <w:bookmarkStart w:id="2205" w:name="_Toc448821084"/>
      <w:bookmarkStart w:id="2206" w:name="_Toc448822011"/>
      <w:bookmarkStart w:id="2207" w:name="_Toc449258122"/>
      <w:bookmarkStart w:id="2208" w:name="_Toc449264147"/>
      <w:bookmarkStart w:id="2209" w:name="_Toc448502054"/>
      <w:bookmarkStart w:id="2210" w:name="_Toc448565108"/>
      <w:bookmarkStart w:id="2211" w:name="_Toc448568588"/>
      <w:bookmarkStart w:id="2212" w:name="_Toc448818300"/>
      <w:bookmarkStart w:id="2213" w:name="_Toc448820158"/>
      <w:bookmarkStart w:id="2214" w:name="_Toc448821085"/>
      <w:bookmarkStart w:id="2215" w:name="_Toc448822012"/>
      <w:bookmarkStart w:id="2216" w:name="_Toc449258123"/>
      <w:bookmarkStart w:id="2217" w:name="_Toc449264148"/>
      <w:bookmarkStart w:id="2218" w:name="_Toc448502055"/>
      <w:bookmarkStart w:id="2219" w:name="_Toc448565109"/>
      <w:bookmarkStart w:id="2220" w:name="_Toc448568589"/>
      <w:bookmarkStart w:id="2221" w:name="_Toc448818301"/>
      <w:bookmarkStart w:id="2222" w:name="_Toc448820159"/>
      <w:bookmarkStart w:id="2223" w:name="_Toc448821086"/>
      <w:bookmarkStart w:id="2224" w:name="_Toc448822013"/>
      <w:bookmarkStart w:id="2225" w:name="_Toc449258124"/>
      <w:bookmarkStart w:id="2226" w:name="_Toc449264149"/>
      <w:bookmarkStart w:id="2227" w:name="_Toc448502056"/>
      <w:bookmarkStart w:id="2228" w:name="_Toc448565110"/>
      <w:bookmarkStart w:id="2229" w:name="_Toc448568590"/>
      <w:bookmarkStart w:id="2230" w:name="_Toc448818302"/>
      <w:bookmarkStart w:id="2231" w:name="_Toc448820160"/>
      <w:bookmarkStart w:id="2232" w:name="_Toc448821087"/>
      <w:bookmarkStart w:id="2233" w:name="_Toc448822014"/>
      <w:bookmarkStart w:id="2234" w:name="_Toc449258125"/>
      <w:bookmarkStart w:id="2235" w:name="_Toc449264150"/>
      <w:bookmarkStart w:id="2236" w:name="_Toc448502057"/>
      <w:bookmarkStart w:id="2237" w:name="_Toc448565111"/>
      <w:bookmarkStart w:id="2238" w:name="_Toc448568591"/>
      <w:bookmarkStart w:id="2239" w:name="_Toc448818303"/>
      <w:bookmarkStart w:id="2240" w:name="_Toc448820161"/>
      <w:bookmarkStart w:id="2241" w:name="_Toc448821088"/>
      <w:bookmarkStart w:id="2242" w:name="_Toc448822015"/>
      <w:bookmarkStart w:id="2243" w:name="_Toc449258126"/>
      <w:bookmarkStart w:id="2244" w:name="_Toc449264151"/>
      <w:bookmarkStart w:id="2245" w:name="_Toc448502058"/>
      <w:bookmarkStart w:id="2246" w:name="_Toc448565112"/>
      <w:bookmarkStart w:id="2247" w:name="_Toc448568592"/>
      <w:bookmarkStart w:id="2248" w:name="_Toc448818304"/>
      <w:bookmarkStart w:id="2249" w:name="_Toc448820162"/>
      <w:bookmarkStart w:id="2250" w:name="_Toc448821089"/>
      <w:bookmarkStart w:id="2251" w:name="_Toc448822016"/>
      <w:bookmarkStart w:id="2252" w:name="_Toc449258127"/>
      <w:bookmarkStart w:id="2253" w:name="_Toc449264152"/>
      <w:bookmarkStart w:id="2254" w:name="_Toc448502059"/>
      <w:bookmarkStart w:id="2255" w:name="_Toc448565113"/>
      <w:bookmarkStart w:id="2256" w:name="_Toc448568593"/>
      <w:bookmarkStart w:id="2257" w:name="_Toc448818305"/>
      <w:bookmarkStart w:id="2258" w:name="_Toc448820163"/>
      <w:bookmarkStart w:id="2259" w:name="_Toc448821090"/>
      <w:bookmarkStart w:id="2260" w:name="_Toc448822017"/>
      <w:bookmarkStart w:id="2261" w:name="_Toc449258128"/>
      <w:bookmarkStart w:id="2262" w:name="_Toc449264153"/>
      <w:bookmarkStart w:id="2263" w:name="_Toc448502060"/>
      <w:bookmarkStart w:id="2264" w:name="_Toc448565114"/>
      <w:bookmarkStart w:id="2265" w:name="_Toc448568594"/>
      <w:bookmarkStart w:id="2266" w:name="_Toc448818306"/>
      <w:bookmarkStart w:id="2267" w:name="_Toc448820164"/>
      <w:bookmarkStart w:id="2268" w:name="_Toc448821091"/>
      <w:bookmarkStart w:id="2269" w:name="_Toc448822018"/>
      <w:bookmarkStart w:id="2270" w:name="_Toc449258129"/>
      <w:bookmarkStart w:id="2271" w:name="_Toc449264154"/>
      <w:bookmarkStart w:id="2272" w:name="_Toc448502061"/>
      <w:bookmarkStart w:id="2273" w:name="_Toc448565115"/>
      <w:bookmarkStart w:id="2274" w:name="_Toc448568595"/>
      <w:bookmarkStart w:id="2275" w:name="_Toc448818307"/>
      <w:bookmarkStart w:id="2276" w:name="_Toc448820165"/>
      <w:bookmarkStart w:id="2277" w:name="_Toc448821092"/>
      <w:bookmarkStart w:id="2278" w:name="_Toc448822019"/>
      <w:bookmarkStart w:id="2279" w:name="_Toc449258130"/>
      <w:bookmarkStart w:id="2280" w:name="_Toc449264155"/>
      <w:bookmarkStart w:id="2281" w:name="_Toc448502062"/>
      <w:bookmarkStart w:id="2282" w:name="_Toc448565116"/>
      <w:bookmarkStart w:id="2283" w:name="_Toc448568596"/>
      <w:bookmarkStart w:id="2284" w:name="_Toc448818308"/>
      <w:bookmarkStart w:id="2285" w:name="_Toc448820166"/>
      <w:bookmarkStart w:id="2286" w:name="_Toc448821093"/>
      <w:bookmarkStart w:id="2287" w:name="_Toc448822020"/>
      <w:bookmarkStart w:id="2288" w:name="_Toc449258131"/>
      <w:bookmarkStart w:id="2289" w:name="_Toc449264156"/>
      <w:bookmarkStart w:id="2290" w:name="_Toc448502063"/>
      <w:bookmarkStart w:id="2291" w:name="_Toc448565117"/>
      <w:bookmarkStart w:id="2292" w:name="_Toc448568597"/>
      <w:bookmarkStart w:id="2293" w:name="_Toc448818309"/>
      <w:bookmarkStart w:id="2294" w:name="_Toc448820167"/>
      <w:bookmarkStart w:id="2295" w:name="_Toc448821094"/>
      <w:bookmarkStart w:id="2296" w:name="_Toc448822021"/>
      <w:bookmarkStart w:id="2297" w:name="_Toc449258132"/>
      <w:bookmarkStart w:id="2298" w:name="_Toc449264157"/>
      <w:bookmarkStart w:id="2299" w:name="_Toc448502064"/>
      <w:bookmarkStart w:id="2300" w:name="_Toc448565118"/>
      <w:bookmarkStart w:id="2301" w:name="_Toc448568598"/>
      <w:bookmarkStart w:id="2302" w:name="_Toc448818310"/>
      <w:bookmarkStart w:id="2303" w:name="_Toc448820168"/>
      <w:bookmarkStart w:id="2304" w:name="_Toc448821095"/>
      <w:bookmarkStart w:id="2305" w:name="_Toc448822022"/>
      <w:bookmarkStart w:id="2306" w:name="_Toc449258133"/>
      <w:bookmarkStart w:id="2307" w:name="_Toc449264158"/>
      <w:bookmarkStart w:id="2308" w:name="_Toc448502065"/>
      <w:bookmarkStart w:id="2309" w:name="_Toc448565119"/>
      <w:bookmarkStart w:id="2310" w:name="_Toc448568599"/>
      <w:bookmarkStart w:id="2311" w:name="_Toc448818311"/>
      <w:bookmarkStart w:id="2312" w:name="_Toc448820169"/>
      <w:bookmarkStart w:id="2313" w:name="_Toc448821096"/>
      <w:bookmarkStart w:id="2314" w:name="_Toc448822023"/>
      <w:bookmarkStart w:id="2315" w:name="_Toc449258134"/>
      <w:bookmarkStart w:id="2316" w:name="_Toc449264159"/>
      <w:bookmarkStart w:id="2317" w:name="_Toc448502066"/>
      <w:bookmarkStart w:id="2318" w:name="_Toc448565120"/>
      <w:bookmarkStart w:id="2319" w:name="_Toc448568600"/>
      <w:bookmarkStart w:id="2320" w:name="_Toc448818312"/>
      <w:bookmarkStart w:id="2321" w:name="_Toc448820170"/>
      <w:bookmarkStart w:id="2322" w:name="_Toc448821097"/>
      <w:bookmarkStart w:id="2323" w:name="_Toc448822024"/>
      <w:bookmarkStart w:id="2324" w:name="_Toc449258135"/>
      <w:bookmarkStart w:id="2325" w:name="_Toc449264160"/>
      <w:bookmarkStart w:id="2326" w:name="_Toc448502067"/>
      <w:bookmarkStart w:id="2327" w:name="_Toc448565121"/>
      <w:bookmarkStart w:id="2328" w:name="_Toc448568601"/>
      <w:bookmarkStart w:id="2329" w:name="_Toc448818313"/>
      <w:bookmarkStart w:id="2330" w:name="_Toc448820171"/>
      <w:bookmarkStart w:id="2331" w:name="_Toc448821098"/>
      <w:bookmarkStart w:id="2332" w:name="_Toc448822025"/>
      <w:bookmarkStart w:id="2333" w:name="_Toc449258136"/>
      <w:bookmarkStart w:id="2334" w:name="_Toc449264161"/>
      <w:bookmarkStart w:id="2335" w:name="_Toc448502068"/>
      <w:bookmarkStart w:id="2336" w:name="_Toc448565122"/>
      <w:bookmarkStart w:id="2337" w:name="_Toc448568602"/>
      <w:bookmarkStart w:id="2338" w:name="_Toc448818314"/>
      <w:bookmarkStart w:id="2339" w:name="_Toc448820172"/>
      <w:bookmarkStart w:id="2340" w:name="_Toc448821099"/>
      <w:bookmarkStart w:id="2341" w:name="_Toc448822026"/>
      <w:bookmarkStart w:id="2342" w:name="_Toc449258137"/>
      <w:bookmarkStart w:id="2343" w:name="_Toc449264162"/>
      <w:bookmarkStart w:id="2344" w:name="_Toc448502069"/>
      <w:bookmarkStart w:id="2345" w:name="_Toc448565123"/>
      <w:bookmarkStart w:id="2346" w:name="_Toc448568603"/>
      <w:bookmarkStart w:id="2347" w:name="_Toc448818315"/>
      <w:bookmarkStart w:id="2348" w:name="_Toc448820173"/>
      <w:bookmarkStart w:id="2349" w:name="_Toc448821100"/>
      <w:bookmarkStart w:id="2350" w:name="_Toc448822027"/>
      <w:bookmarkStart w:id="2351" w:name="_Toc449258138"/>
      <w:bookmarkStart w:id="2352" w:name="_Toc449264163"/>
      <w:bookmarkStart w:id="2353" w:name="_Toc448502070"/>
      <w:bookmarkStart w:id="2354" w:name="_Toc448565124"/>
      <w:bookmarkStart w:id="2355" w:name="_Toc448568604"/>
      <w:bookmarkStart w:id="2356" w:name="_Toc448818316"/>
      <w:bookmarkStart w:id="2357" w:name="_Toc448820174"/>
      <w:bookmarkStart w:id="2358" w:name="_Toc448821101"/>
      <w:bookmarkStart w:id="2359" w:name="_Toc448822028"/>
      <w:bookmarkStart w:id="2360" w:name="_Toc449258139"/>
      <w:bookmarkStart w:id="2361" w:name="_Toc449264164"/>
      <w:bookmarkStart w:id="2362" w:name="_Toc448502071"/>
      <w:bookmarkStart w:id="2363" w:name="_Toc448565125"/>
      <w:bookmarkStart w:id="2364" w:name="_Toc448568605"/>
      <w:bookmarkStart w:id="2365" w:name="_Toc448818317"/>
      <w:bookmarkStart w:id="2366" w:name="_Toc448820175"/>
      <w:bookmarkStart w:id="2367" w:name="_Toc448821102"/>
      <w:bookmarkStart w:id="2368" w:name="_Toc448822029"/>
      <w:bookmarkStart w:id="2369" w:name="_Toc449258140"/>
      <w:bookmarkStart w:id="2370" w:name="_Toc449264165"/>
      <w:bookmarkStart w:id="2371" w:name="_Toc448502072"/>
      <w:bookmarkStart w:id="2372" w:name="_Toc448565126"/>
      <w:bookmarkStart w:id="2373" w:name="_Toc448568606"/>
      <w:bookmarkStart w:id="2374" w:name="_Toc448818318"/>
      <w:bookmarkStart w:id="2375" w:name="_Toc448820176"/>
      <w:bookmarkStart w:id="2376" w:name="_Toc448821103"/>
      <w:bookmarkStart w:id="2377" w:name="_Toc448822030"/>
      <w:bookmarkStart w:id="2378" w:name="_Toc449258141"/>
      <w:bookmarkStart w:id="2379" w:name="_Toc449264166"/>
      <w:bookmarkStart w:id="2380" w:name="_Toc448502073"/>
      <w:bookmarkStart w:id="2381" w:name="_Toc448565127"/>
      <w:bookmarkStart w:id="2382" w:name="_Toc448568607"/>
      <w:bookmarkStart w:id="2383" w:name="_Toc448818319"/>
      <w:bookmarkStart w:id="2384" w:name="_Toc448820177"/>
      <w:bookmarkStart w:id="2385" w:name="_Toc448821104"/>
      <w:bookmarkStart w:id="2386" w:name="_Toc448822031"/>
      <w:bookmarkStart w:id="2387" w:name="_Toc449258142"/>
      <w:bookmarkStart w:id="2388" w:name="_Toc449264167"/>
      <w:bookmarkStart w:id="2389" w:name="_Toc448502074"/>
      <w:bookmarkStart w:id="2390" w:name="_Toc448565128"/>
      <w:bookmarkStart w:id="2391" w:name="_Toc448568608"/>
      <w:bookmarkStart w:id="2392" w:name="_Toc448818320"/>
      <w:bookmarkStart w:id="2393" w:name="_Toc448820178"/>
      <w:bookmarkStart w:id="2394" w:name="_Toc448821105"/>
      <w:bookmarkStart w:id="2395" w:name="_Toc448822032"/>
      <w:bookmarkStart w:id="2396" w:name="_Toc449258143"/>
      <w:bookmarkStart w:id="2397" w:name="_Toc449264168"/>
      <w:bookmarkStart w:id="2398" w:name="_Toc448502075"/>
      <w:bookmarkStart w:id="2399" w:name="_Toc448565129"/>
      <w:bookmarkStart w:id="2400" w:name="_Toc448568609"/>
      <w:bookmarkStart w:id="2401" w:name="_Toc448818321"/>
      <w:bookmarkStart w:id="2402" w:name="_Toc448820179"/>
      <w:bookmarkStart w:id="2403" w:name="_Toc448821106"/>
      <w:bookmarkStart w:id="2404" w:name="_Toc448822033"/>
      <w:bookmarkStart w:id="2405" w:name="_Toc449258144"/>
      <w:bookmarkStart w:id="2406" w:name="_Toc449264169"/>
      <w:bookmarkStart w:id="2407" w:name="_Toc448502076"/>
      <w:bookmarkStart w:id="2408" w:name="_Toc448565130"/>
      <w:bookmarkStart w:id="2409" w:name="_Toc448568610"/>
      <w:bookmarkStart w:id="2410" w:name="_Toc448818322"/>
      <w:bookmarkStart w:id="2411" w:name="_Toc448820180"/>
      <w:bookmarkStart w:id="2412" w:name="_Toc448821107"/>
      <w:bookmarkStart w:id="2413" w:name="_Toc448822034"/>
      <w:bookmarkStart w:id="2414" w:name="_Toc449258145"/>
      <w:bookmarkStart w:id="2415" w:name="_Toc449264170"/>
      <w:bookmarkStart w:id="2416" w:name="_Toc448502077"/>
      <w:bookmarkStart w:id="2417" w:name="_Toc448565131"/>
      <w:bookmarkStart w:id="2418" w:name="_Toc448568611"/>
      <w:bookmarkStart w:id="2419" w:name="_Toc448818323"/>
      <w:bookmarkStart w:id="2420" w:name="_Toc448820181"/>
      <w:bookmarkStart w:id="2421" w:name="_Toc448821108"/>
      <w:bookmarkStart w:id="2422" w:name="_Toc448822035"/>
      <w:bookmarkStart w:id="2423" w:name="_Toc449258146"/>
      <w:bookmarkStart w:id="2424" w:name="_Toc449264171"/>
      <w:bookmarkStart w:id="2425" w:name="_Toc448502078"/>
      <w:bookmarkStart w:id="2426" w:name="_Toc448565132"/>
      <w:bookmarkStart w:id="2427" w:name="_Toc448568612"/>
      <w:bookmarkStart w:id="2428" w:name="_Toc448818324"/>
      <w:bookmarkStart w:id="2429" w:name="_Toc448820182"/>
      <w:bookmarkStart w:id="2430" w:name="_Toc448821109"/>
      <w:bookmarkStart w:id="2431" w:name="_Toc448822036"/>
      <w:bookmarkStart w:id="2432" w:name="_Toc449258147"/>
      <w:bookmarkStart w:id="2433" w:name="_Toc449264172"/>
      <w:bookmarkStart w:id="2434" w:name="_Toc448502079"/>
      <w:bookmarkStart w:id="2435" w:name="_Toc448565133"/>
      <w:bookmarkStart w:id="2436" w:name="_Toc448568613"/>
      <w:bookmarkStart w:id="2437" w:name="_Toc448818325"/>
      <w:bookmarkStart w:id="2438" w:name="_Toc448820183"/>
      <w:bookmarkStart w:id="2439" w:name="_Toc448821110"/>
      <w:bookmarkStart w:id="2440" w:name="_Toc448822037"/>
      <w:bookmarkStart w:id="2441" w:name="_Toc449258148"/>
      <w:bookmarkStart w:id="2442" w:name="_Toc449264173"/>
      <w:bookmarkStart w:id="2443" w:name="_Toc448502080"/>
      <w:bookmarkStart w:id="2444" w:name="_Toc448565134"/>
      <w:bookmarkStart w:id="2445" w:name="_Toc448568614"/>
      <w:bookmarkStart w:id="2446" w:name="_Toc448818326"/>
      <w:bookmarkStart w:id="2447" w:name="_Toc448820184"/>
      <w:bookmarkStart w:id="2448" w:name="_Toc448821111"/>
      <w:bookmarkStart w:id="2449" w:name="_Toc448822038"/>
      <w:bookmarkStart w:id="2450" w:name="_Toc449258149"/>
      <w:bookmarkStart w:id="2451" w:name="_Toc449264174"/>
      <w:bookmarkStart w:id="2452" w:name="_Toc448502081"/>
      <w:bookmarkStart w:id="2453" w:name="_Toc448565135"/>
      <w:bookmarkStart w:id="2454" w:name="_Toc448568615"/>
      <w:bookmarkStart w:id="2455" w:name="_Toc448818327"/>
      <w:bookmarkStart w:id="2456" w:name="_Toc448820185"/>
      <w:bookmarkStart w:id="2457" w:name="_Toc448821112"/>
      <w:bookmarkStart w:id="2458" w:name="_Toc448822039"/>
      <w:bookmarkStart w:id="2459" w:name="_Toc449258150"/>
      <w:bookmarkStart w:id="2460" w:name="_Toc449264175"/>
      <w:bookmarkStart w:id="2461" w:name="_Toc448502082"/>
      <w:bookmarkStart w:id="2462" w:name="_Toc448565136"/>
      <w:bookmarkStart w:id="2463" w:name="_Toc448568616"/>
      <w:bookmarkStart w:id="2464" w:name="_Toc448818328"/>
      <w:bookmarkStart w:id="2465" w:name="_Toc448820186"/>
      <w:bookmarkStart w:id="2466" w:name="_Toc448821113"/>
      <w:bookmarkStart w:id="2467" w:name="_Toc448822040"/>
      <w:bookmarkStart w:id="2468" w:name="_Toc449258151"/>
      <w:bookmarkStart w:id="2469" w:name="_Toc449264176"/>
      <w:bookmarkStart w:id="2470" w:name="_Toc448502083"/>
      <w:bookmarkStart w:id="2471" w:name="_Toc448565137"/>
      <w:bookmarkStart w:id="2472" w:name="_Toc448568617"/>
      <w:bookmarkStart w:id="2473" w:name="_Toc448818329"/>
      <w:bookmarkStart w:id="2474" w:name="_Toc448820187"/>
      <w:bookmarkStart w:id="2475" w:name="_Toc448821114"/>
      <w:bookmarkStart w:id="2476" w:name="_Toc448822041"/>
      <w:bookmarkStart w:id="2477" w:name="_Toc449258152"/>
      <w:bookmarkStart w:id="2478" w:name="_Toc449264177"/>
      <w:bookmarkStart w:id="2479" w:name="_Toc448502084"/>
      <w:bookmarkStart w:id="2480" w:name="_Toc448565138"/>
      <w:bookmarkStart w:id="2481" w:name="_Toc448568618"/>
      <w:bookmarkStart w:id="2482" w:name="_Toc448818330"/>
      <w:bookmarkStart w:id="2483" w:name="_Toc448820188"/>
      <w:bookmarkStart w:id="2484" w:name="_Toc448821115"/>
      <w:bookmarkStart w:id="2485" w:name="_Toc448822042"/>
      <w:bookmarkStart w:id="2486" w:name="_Toc449258153"/>
      <w:bookmarkStart w:id="2487" w:name="_Toc449264178"/>
      <w:bookmarkStart w:id="2488" w:name="_Toc448502085"/>
      <w:bookmarkStart w:id="2489" w:name="_Toc448565139"/>
      <w:bookmarkStart w:id="2490" w:name="_Toc448568619"/>
      <w:bookmarkStart w:id="2491" w:name="_Toc448818331"/>
      <w:bookmarkStart w:id="2492" w:name="_Toc448820189"/>
      <w:bookmarkStart w:id="2493" w:name="_Toc448821116"/>
      <w:bookmarkStart w:id="2494" w:name="_Toc448822043"/>
      <w:bookmarkStart w:id="2495" w:name="_Toc449258154"/>
      <w:bookmarkStart w:id="2496" w:name="_Toc449264179"/>
      <w:bookmarkStart w:id="2497" w:name="_Toc448502086"/>
      <w:bookmarkStart w:id="2498" w:name="_Toc448565140"/>
      <w:bookmarkStart w:id="2499" w:name="_Toc448568620"/>
      <w:bookmarkStart w:id="2500" w:name="_Toc448818332"/>
      <w:bookmarkStart w:id="2501" w:name="_Toc448820190"/>
      <w:bookmarkStart w:id="2502" w:name="_Toc448821117"/>
      <w:bookmarkStart w:id="2503" w:name="_Toc448822044"/>
      <w:bookmarkStart w:id="2504" w:name="_Toc449258155"/>
      <w:bookmarkStart w:id="2505" w:name="_Toc449264180"/>
      <w:bookmarkStart w:id="2506" w:name="_Toc448502087"/>
      <w:bookmarkStart w:id="2507" w:name="_Toc448565141"/>
      <w:bookmarkStart w:id="2508" w:name="_Toc448568621"/>
      <w:bookmarkStart w:id="2509" w:name="_Toc448818333"/>
      <w:bookmarkStart w:id="2510" w:name="_Toc448820191"/>
      <w:bookmarkStart w:id="2511" w:name="_Toc448821118"/>
      <w:bookmarkStart w:id="2512" w:name="_Toc448822045"/>
      <w:bookmarkStart w:id="2513" w:name="_Toc449258156"/>
      <w:bookmarkStart w:id="2514" w:name="_Toc449264181"/>
      <w:bookmarkStart w:id="2515" w:name="_Toc448502088"/>
      <w:bookmarkStart w:id="2516" w:name="_Toc448565142"/>
      <w:bookmarkStart w:id="2517" w:name="_Toc448568622"/>
      <w:bookmarkStart w:id="2518" w:name="_Toc448818334"/>
      <w:bookmarkStart w:id="2519" w:name="_Toc448820192"/>
      <w:bookmarkStart w:id="2520" w:name="_Toc448821119"/>
      <w:bookmarkStart w:id="2521" w:name="_Toc448822046"/>
      <w:bookmarkStart w:id="2522" w:name="_Toc449258157"/>
      <w:bookmarkStart w:id="2523" w:name="_Toc449264182"/>
      <w:bookmarkStart w:id="2524" w:name="_Toc448502089"/>
      <w:bookmarkStart w:id="2525" w:name="_Toc448565143"/>
      <w:bookmarkStart w:id="2526" w:name="_Toc448568623"/>
      <w:bookmarkStart w:id="2527" w:name="_Toc448818335"/>
      <w:bookmarkStart w:id="2528" w:name="_Toc448820193"/>
      <w:bookmarkStart w:id="2529" w:name="_Toc448821120"/>
      <w:bookmarkStart w:id="2530" w:name="_Toc448822047"/>
      <w:bookmarkStart w:id="2531" w:name="_Toc449258158"/>
      <w:bookmarkStart w:id="2532" w:name="_Toc449264183"/>
      <w:bookmarkStart w:id="2533" w:name="_Toc448502090"/>
      <w:bookmarkStart w:id="2534" w:name="_Toc448565144"/>
      <w:bookmarkStart w:id="2535" w:name="_Toc448568624"/>
      <w:bookmarkStart w:id="2536" w:name="_Toc448818336"/>
      <w:bookmarkStart w:id="2537" w:name="_Toc448820194"/>
      <w:bookmarkStart w:id="2538" w:name="_Toc448821121"/>
      <w:bookmarkStart w:id="2539" w:name="_Toc448822048"/>
      <w:bookmarkStart w:id="2540" w:name="_Toc449258159"/>
      <w:bookmarkStart w:id="2541" w:name="_Toc449264184"/>
      <w:bookmarkStart w:id="2542" w:name="_Toc448502091"/>
      <w:bookmarkStart w:id="2543" w:name="_Toc448565145"/>
      <w:bookmarkStart w:id="2544" w:name="_Toc448568625"/>
      <w:bookmarkStart w:id="2545" w:name="_Toc448818337"/>
      <w:bookmarkStart w:id="2546" w:name="_Toc448820195"/>
      <w:bookmarkStart w:id="2547" w:name="_Toc448821122"/>
      <w:bookmarkStart w:id="2548" w:name="_Toc448822049"/>
      <w:bookmarkStart w:id="2549" w:name="_Toc449258160"/>
      <w:bookmarkStart w:id="2550" w:name="_Toc449264185"/>
      <w:bookmarkStart w:id="2551" w:name="_Toc448502092"/>
      <w:bookmarkStart w:id="2552" w:name="_Toc448565146"/>
      <w:bookmarkStart w:id="2553" w:name="_Toc448568626"/>
      <w:bookmarkStart w:id="2554" w:name="_Toc448818338"/>
      <w:bookmarkStart w:id="2555" w:name="_Toc448820196"/>
      <w:bookmarkStart w:id="2556" w:name="_Toc448821123"/>
      <w:bookmarkStart w:id="2557" w:name="_Toc448822050"/>
      <w:bookmarkStart w:id="2558" w:name="_Toc449258161"/>
      <w:bookmarkStart w:id="2559" w:name="_Toc449264186"/>
      <w:bookmarkStart w:id="2560" w:name="_Toc448502093"/>
      <w:bookmarkStart w:id="2561" w:name="_Toc448565147"/>
      <w:bookmarkStart w:id="2562" w:name="_Toc448568627"/>
      <w:bookmarkStart w:id="2563" w:name="_Toc448818339"/>
      <w:bookmarkStart w:id="2564" w:name="_Toc448820197"/>
      <w:bookmarkStart w:id="2565" w:name="_Toc448821124"/>
      <w:bookmarkStart w:id="2566" w:name="_Toc448822051"/>
      <w:bookmarkStart w:id="2567" w:name="_Toc449258162"/>
      <w:bookmarkStart w:id="2568" w:name="_Toc449264187"/>
      <w:bookmarkStart w:id="2569" w:name="_Toc448502094"/>
      <w:bookmarkStart w:id="2570" w:name="_Toc448565148"/>
      <w:bookmarkStart w:id="2571" w:name="_Toc448568628"/>
      <w:bookmarkStart w:id="2572" w:name="_Toc448818340"/>
      <w:bookmarkStart w:id="2573" w:name="_Toc448820198"/>
      <w:bookmarkStart w:id="2574" w:name="_Toc448821125"/>
      <w:bookmarkStart w:id="2575" w:name="_Toc448822052"/>
      <w:bookmarkStart w:id="2576" w:name="_Toc449258163"/>
      <w:bookmarkStart w:id="2577" w:name="_Toc449264188"/>
      <w:bookmarkStart w:id="2578" w:name="_Toc448502095"/>
      <w:bookmarkStart w:id="2579" w:name="_Toc448565149"/>
      <w:bookmarkStart w:id="2580" w:name="_Toc448568629"/>
      <w:bookmarkStart w:id="2581" w:name="_Toc448818341"/>
      <w:bookmarkStart w:id="2582" w:name="_Toc448820199"/>
      <w:bookmarkStart w:id="2583" w:name="_Toc448821126"/>
      <w:bookmarkStart w:id="2584" w:name="_Toc448822053"/>
      <w:bookmarkStart w:id="2585" w:name="_Toc449258164"/>
      <w:bookmarkStart w:id="2586" w:name="_Toc449264189"/>
      <w:bookmarkStart w:id="2587" w:name="_Toc448502096"/>
      <w:bookmarkStart w:id="2588" w:name="_Toc448565150"/>
      <w:bookmarkStart w:id="2589" w:name="_Toc448568630"/>
      <w:bookmarkStart w:id="2590" w:name="_Toc448818342"/>
      <w:bookmarkStart w:id="2591" w:name="_Toc448820200"/>
      <w:bookmarkStart w:id="2592" w:name="_Toc448821127"/>
      <w:bookmarkStart w:id="2593" w:name="_Toc448822054"/>
      <w:bookmarkStart w:id="2594" w:name="_Toc449258165"/>
      <w:bookmarkStart w:id="2595" w:name="_Toc449264190"/>
      <w:bookmarkStart w:id="2596" w:name="_Toc448502097"/>
      <w:bookmarkStart w:id="2597" w:name="_Toc448565151"/>
      <w:bookmarkStart w:id="2598" w:name="_Toc448568631"/>
      <w:bookmarkStart w:id="2599" w:name="_Toc448818343"/>
      <w:bookmarkStart w:id="2600" w:name="_Toc448820201"/>
      <w:bookmarkStart w:id="2601" w:name="_Toc448821128"/>
      <w:bookmarkStart w:id="2602" w:name="_Toc448822055"/>
      <w:bookmarkStart w:id="2603" w:name="_Toc449258166"/>
      <w:bookmarkStart w:id="2604" w:name="_Toc449264191"/>
      <w:bookmarkStart w:id="2605" w:name="_Toc448502098"/>
      <w:bookmarkStart w:id="2606" w:name="_Toc448565152"/>
      <w:bookmarkStart w:id="2607" w:name="_Toc448568632"/>
      <w:bookmarkStart w:id="2608" w:name="_Toc448818344"/>
      <w:bookmarkStart w:id="2609" w:name="_Toc448820202"/>
      <w:bookmarkStart w:id="2610" w:name="_Toc448821129"/>
      <w:bookmarkStart w:id="2611" w:name="_Toc448822056"/>
      <w:bookmarkStart w:id="2612" w:name="_Toc449258167"/>
      <w:bookmarkStart w:id="2613" w:name="_Toc449264192"/>
      <w:bookmarkStart w:id="2614" w:name="_Toc448502099"/>
      <w:bookmarkStart w:id="2615" w:name="_Toc448565153"/>
      <w:bookmarkStart w:id="2616" w:name="_Toc448568633"/>
      <w:bookmarkStart w:id="2617" w:name="_Toc448818345"/>
      <w:bookmarkStart w:id="2618" w:name="_Toc448820203"/>
      <w:bookmarkStart w:id="2619" w:name="_Toc448821130"/>
      <w:bookmarkStart w:id="2620" w:name="_Toc448822057"/>
      <w:bookmarkStart w:id="2621" w:name="_Toc449258168"/>
      <w:bookmarkStart w:id="2622" w:name="_Toc449264193"/>
      <w:bookmarkStart w:id="2623" w:name="_Toc448502100"/>
      <w:bookmarkStart w:id="2624" w:name="_Toc448565154"/>
      <w:bookmarkStart w:id="2625" w:name="_Toc448568634"/>
      <w:bookmarkStart w:id="2626" w:name="_Toc448818346"/>
      <w:bookmarkStart w:id="2627" w:name="_Toc448820204"/>
      <w:bookmarkStart w:id="2628" w:name="_Toc448821131"/>
      <w:bookmarkStart w:id="2629" w:name="_Toc448822058"/>
      <w:bookmarkStart w:id="2630" w:name="_Toc449258169"/>
      <w:bookmarkStart w:id="2631" w:name="_Toc449264194"/>
      <w:bookmarkStart w:id="2632" w:name="_Toc448502101"/>
      <w:bookmarkStart w:id="2633" w:name="_Toc448565155"/>
      <w:bookmarkStart w:id="2634" w:name="_Toc448568635"/>
      <w:bookmarkStart w:id="2635" w:name="_Toc448818347"/>
      <w:bookmarkStart w:id="2636" w:name="_Toc448820205"/>
      <w:bookmarkStart w:id="2637" w:name="_Toc448821132"/>
      <w:bookmarkStart w:id="2638" w:name="_Toc448822059"/>
      <w:bookmarkStart w:id="2639" w:name="_Toc449258170"/>
      <w:bookmarkStart w:id="2640" w:name="_Toc449264195"/>
      <w:bookmarkStart w:id="2641" w:name="_Toc448502102"/>
      <w:bookmarkStart w:id="2642" w:name="_Toc448565156"/>
      <w:bookmarkStart w:id="2643" w:name="_Toc448568636"/>
      <w:bookmarkStart w:id="2644" w:name="_Toc448818348"/>
      <w:bookmarkStart w:id="2645" w:name="_Toc448820206"/>
      <w:bookmarkStart w:id="2646" w:name="_Toc448821133"/>
      <w:bookmarkStart w:id="2647" w:name="_Toc448822060"/>
      <w:bookmarkStart w:id="2648" w:name="_Toc449258171"/>
      <w:bookmarkStart w:id="2649" w:name="_Toc449264196"/>
      <w:bookmarkStart w:id="2650" w:name="_Toc448502103"/>
      <w:bookmarkStart w:id="2651" w:name="_Toc448565157"/>
      <w:bookmarkStart w:id="2652" w:name="_Toc448568637"/>
      <w:bookmarkStart w:id="2653" w:name="_Toc448818349"/>
      <w:bookmarkStart w:id="2654" w:name="_Toc448820207"/>
      <w:bookmarkStart w:id="2655" w:name="_Toc448821134"/>
      <w:bookmarkStart w:id="2656" w:name="_Toc448822061"/>
      <w:bookmarkStart w:id="2657" w:name="_Toc449258172"/>
      <w:bookmarkStart w:id="2658" w:name="_Toc449264197"/>
      <w:bookmarkStart w:id="2659" w:name="_Toc448502104"/>
      <w:bookmarkStart w:id="2660" w:name="_Toc448565158"/>
      <w:bookmarkStart w:id="2661" w:name="_Toc448568638"/>
      <w:bookmarkStart w:id="2662" w:name="_Toc448818350"/>
      <w:bookmarkStart w:id="2663" w:name="_Toc448820208"/>
      <w:bookmarkStart w:id="2664" w:name="_Toc448821135"/>
      <w:bookmarkStart w:id="2665" w:name="_Toc448822062"/>
      <w:bookmarkStart w:id="2666" w:name="_Toc449258173"/>
      <w:bookmarkStart w:id="2667" w:name="_Toc449264198"/>
      <w:bookmarkStart w:id="2668" w:name="_Toc448502105"/>
      <w:bookmarkStart w:id="2669" w:name="_Toc448565159"/>
      <w:bookmarkStart w:id="2670" w:name="_Toc448568639"/>
      <w:bookmarkStart w:id="2671" w:name="_Toc448818351"/>
      <w:bookmarkStart w:id="2672" w:name="_Toc448820209"/>
      <w:bookmarkStart w:id="2673" w:name="_Toc448821136"/>
      <w:bookmarkStart w:id="2674" w:name="_Toc448822063"/>
      <w:bookmarkStart w:id="2675" w:name="_Toc449258174"/>
      <w:bookmarkStart w:id="2676" w:name="_Toc449264199"/>
      <w:bookmarkStart w:id="2677" w:name="_Toc448502106"/>
      <w:bookmarkStart w:id="2678" w:name="_Toc448565160"/>
      <w:bookmarkStart w:id="2679" w:name="_Toc448568640"/>
      <w:bookmarkStart w:id="2680" w:name="_Toc448818352"/>
      <w:bookmarkStart w:id="2681" w:name="_Toc448820210"/>
      <w:bookmarkStart w:id="2682" w:name="_Toc448821137"/>
      <w:bookmarkStart w:id="2683" w:name="_Toc448822064"/>
      <w:bookmarkStart w:id="2684" w:name="_Toc449258175"/>
      <w:bookmarkStart w:id="2685" w:name="_Toc449264200"/>
      <w:bookmarkStart w:id="2686" w:name="_Toc448502107"/>
      <w:bookmarkStart w:id="2687" w:name="_Toc448565161"/>
      <w:bookmarkStart w:id="2688" w:name="_Toc448568641"/>
      <w:bookmarkStart w:id="2689" w:name="_Toc448818353"/>
      <w:bookmarkStart w:id="2690" w:name="_Toc448820211"/>
      <w:bookmarkStart w:id="2691" w:name="_Toc448821138"/>
      <w:bookmarkStart w:id="2692" w:name="_Toc448822065"/>
      <w:bookmarkStart w:id="2693" w:name="_Toc449258176"/>
      <w:bookmarkStart w:id="2694" w:name="_Toc449264201"/>
      <w:bookmarkStart w:id="2695" w:name="_Toc448502108"/>
      <w:bookmarkStart w:id="2696" w:name="_Toc448565162"/>
      <w:bookmarkStart w:id="2697" w:name="_Toc448568642"/>
      <w:bookmarkStart w:id="2698" w:name="_Toc448818354"/>
      <w:bookmarkStart w:id="2699" w:name="_Toc448820212"/>
      <w:bookmarkStart w:id="2700" w:name="_Toc448821139"/>
      <w:bookmarkStart w:id="2701" w:name="_Toc448822066"/>
      <w:bookmarkStart w:id="2702" w:name="_Toc449258177"/>
      <w:bookmarkStart w:id="2703" w:name="_Toc449264202"/>
      <w:bookmarkStart w:id="2704" w:name="_Toc448502109"/>
      <w:bookmarkStart w:id="2705" w:name="_Toc448565163"/>
      <w:bookmarkStart w:id="2706" w:name="_Toc448568643"/>
      <w:bookmarkStart w:id="2707" w:name="_Toc448818355"/>
      <w:bookmarkStart w:id="2708" w:name="_Toc448820213"/>
      <w:bookmarkStart w:id="2709" w:name="_Toc448821140"/>
      <w:bookmarkStart w:id="2710" w:name="_Toc448822067"/>
      <w:bookmarkStart w:id="2711" w:name="_Toc449258178"/>
      <w:bookmarkStart w:id="2712" w:name="_Toc449264203"/>
      <w:bookmarkStart w:id="2713" w:name="_Toc448502110"/>
      <w:bookmarkStart w:id="2714" w:name="_Toc448565164"/>
      <w:bookmarkStart w:id="2715" w:name="_Toc448568644"/>
      <w:bookmarkStart w:id="2716" w:name="_Toc448818356"/>
      <w:bookmarkStart w:id="2717" w:name="_Toc448820214"/>
      <w:bookmarkStart w:id="2718" w:name="_Toc448821141"/>
      <w:bookmarkStart w:id="2719" w:name="_Toc448822068"/>
      <w:bookmarkStart w:id="2720" w:name="_Toc449258179"/>
      <w:bookmarkStart w:id="2721" w:name="_Toc449264204"/>
      <w:bookmarkStart w:id="2722" w:name="_Toc448502111"/>
      <w:bookmarkStart w:id="2723" w:name="_Toc448565165"/>
      <w:bookmarkStart w:id="2724" w:name="_Toc448568645"/>
      <w:bookmarkStart w:id="2725" w:name="_Toc448818357"/>
      <w:bookmarkStart w:id="2726" w:name="_Toc448820215"/>
      <w:bookmarkStart w:id="2727" w:name="_Toc448821142"/>
      <w:bookmarkStart w:id="2728" w:name="_Toc448822069"/>
      <w:bookmarkStart w:id="2729" w:name="_Toc449258180"/>
      <w:bookmarkStart w:id="2730" w:name="_Toc449264205"/>
      <w:bookmarkStart w:id="2731" w:name="_Toc448502112"/>
      <w:bookmarkStart w:id="2732" w:name="_Toc448565166"/>
      <w:bookmarkStart w:id="2733" w:name="_Toc448568646"/>
      <w:bookmarkStart w:id="2734" w:name="_Toc448818358"/>
      <w:bookmarkStart w:id="2735" w:name="_Toc448820216"/>
      <w:bookmarkStart w:id="2736" w:name="_Toc448821143"/>
      <w:bookmarkStart w:id="2737" w:name="_Toc448822070"/>
      <w:bookmarkStart w:id="2738" w:name="_Toc449258181"/>
      <w:bookmarkStart w:id="2739" w:name="_Toc449264206"/>
      <w:bookmarkStart w:id="2740" w:name="_Toc448502113"/>
      <w:bookmarkStart w:id="2741" w:name="_Toc448565167"/>
      <w:bookmarkStart w:id="2742" w:name="_Toc448568647"/>
      <w:bookmarkStart w:id="2743" w:name="_Toc448818359"/>
      <w:bookmarkStart w:id="2744" w:name="_Toc448820217"/>
      <w:bookmarkStart w:id="2745" w:name="_Toc448821144"/>
      <w:bookmarkStart w:id="2746" w:name="_Toc448822071"/>
      <w:bookmarkStart w:id="2747" w:name="_Toc449258182"/>
      <w:bookmarkStart w:id="2748" w:name="_Toc449264207"/>
      <w:bookmarkStart w:id="2749" w:name="_Toc448502114"/>
      <w:bookmarkStart w:id="2750" w:name="_Toc448565168"/>
      <w:bookmarkStart w:id="2751" w:name="_Toc448568648"/>
      <w:bookmarkStart w:id="2752" w:name="_Toc448818360"/>
      <w:bookmarkStart w:id="2753" w:name="_Toc448820218"/>
      <w:bookmarkStart w:id="2754" w:name="_Toc448821145"/>
      <w:bookmarkStart w:id="2755" w:name="_Toc448822072"/>
      <w:bookmarkStart w:id="2756" w:name="_Toc449258183"/>
      <w:bookmarkStart w:id="2757" w:name="_Toc449264208"/>
      <w:bookmarkStart w:id="2758" w:name="_Toc448502115"/>
      <w:bookmarkStart w:id="2759" w:name="_Toc448565169"/>
      <w:bookmarkStart w:id="2760" w:name="_Toc448568649"/>
      <w:bookmarkStart w:id="2761" w:name="_Toc448818361"/>
      <w:bookmarkStart w:id="2762" w:name="_Toc448820219"/>
      <w:bookmarkStart w:id="2763" w:name="_Toc448821146"/>
      <w:bookmarkStart w:id="2764" w:name="_Toc448822073"/>
      <w:bookmarkStart w:id="2765" w:name="_Toc449258184"/>
      <w:bookmarkStart w:id="2766" w:name="_Toc449264209"/>
      <w:bookmarkStart w:id="2767" w:name="_Toc448502116"/>
      <w:bookmarkStart w:id="2768" w:name="_Toc448565170"/>
      <w:bookmarkStart w:id="2769" w:name="_Toc448568650"/>
      <w:bookmarkStart w:id="2770" w:name="_Toc448818362"/>
      <w:bookmarkStart w:id="2771" w:name="_Toc448820220"/>
      <w:bookmarkStart w:id="2772" w:name="_Toc448821147"/>
      <w:bookmarkStart w:id="2773" w:name="_Toc448822074"/>
      <w:bookmarkStart w:id="2774" w:name="_Toc449258185"/>
      <w:bookmarkStart w:id="2775" w:name="_Toc449264210"/>
      <w:bookmarkStart w:id="2776" w:name="_Toc448502117"/>
      <w:bookmarkStart w:id="2777" w:name="_Toc448565171"/>
      <w:bookmarkStart w:id="2778" w:name="_Toc448568651"/>
      <w:bookmarkStart w:id="2779" w:name="_Toc448818363"/>
      <w:bookmarkStart w:id="2780" w:name="_Toc448820221"/>
      <w:bookmarkStart w:id="2781" w:name="_Toc448821148"/>
      <w:bookmarkStart w:id="2782" w:name="_Toc448822075"/>
      <w:bookmarkStart w:id="2783" w:name="_Toc449258186"/>
      <w:bookmarkStart w:id="2784" w:name="_Toc449264211"/>
      <w:bookmarkStart w:id="2785" w:name="_Toc448502118"/>
      <w:bookmarkStart w:id="2786" w:name="_Toc448565172"/>
      <w:bookmarkStart w:id="2787" w:name="_Toc448568652"/>
      <w:bookmarkStart w:id="2788" w:name="_Toc448818364"/>
      <w:bookmarkStart w:id="2789" w:name="_Toc448820222"/>
      <w:bookmarkStart w:id="2790" w:name="_Toc448821149"/>
      <w:bookmarkStart w:id="2791" w:name="_Toc448822076"/>
      <w:bookmarkStart w:id="2792" w:name="_Toc449258187"/>
      <w:bookmarkStart w:id="2793" w:name="_Toc449264212"/>
      <w:bookmarkStart w:id="2794" w:name="_Toc448502119"/>
      <w:bookmarkStart w:id="2795" w:name="_Toc448565173"/>
      <w:bookmarkStart w:id="2796" w:name="_Toc448568653"/>
      <w:bookmarkStart w:id="2797" w:name="_Toc448818365"/>
      <w:bookmarkStart w:id="2798" w:name="_Toc448820223"/>
      <w:bookmarkStart w:id="2799" w:name="_Toc448821150"/>
      <w:bookmarkStart w:id="2800" w:name="_Toc448822077"/>
      <w:bookmarkStart w:id="2801" w:name="_Toc449258188"/>
      <w:bookmarkStart w:id="2802" w:name="_Toc449264213"/>
      <w:bookmarkStart w:id="2803" w:name="_Toc448502120"/>
      <w:bookmarkStart w:id="2804" w:name="_Toc448565174"/>
      <w:bookmarkStart w:id="2805" w:name="_Toc448568654"/>
      <w:bookmarkStart w:id="2806" w:name="_Toc448818366"/>
      <w:bookmarkStart w:id="2807" w:name="_Toc448820224"/>
      <w:bookmarkStart w:id="2808" w:name="_Toc448821151"/>
      <w:bookmarkStart w:id="2809" w:name="_Toc448822078"/>
      <w:bookmarkStart w:id="2810" w:name="_Toc449258189"/>
      <w:bookmarkStart w:id="2811" w:name="_Toc449264214"/>
      <w:bookmarkStart w:id="2812" w:name="_Toc448502121"/>
      <w:bookmarkStart w:id="2813" w:name="_Toc448565175"/>
      <w:bookmarkStart w:id="2814" w:name="_Toc448568655"/>
      <w:bookmarkStart w:id="2815" w:name="_Toc448818367"/>
      <w:bookmarkStart w:id="2816" w:name="_Toc448820225"/>
      <w:bookmarkStart w:id="2817" w:name="_Toc448821152"/>
      <w:bookmarkStart w:id="2818" w:name="_Toc448822079"/>
      <w:bookmarkStart w:id="2819" w:name="_Toc449258190"/>
      <w:bookmarkStart w:id="2820" w:name="_Toc449264215"/>
      <w:bookmarkStart w:id="2821" w:name="_Toc448502122"/>
      <w:bookmarkStart w:id="2822" w:name="_Toc448565176"/>
      <w:bookmarkStart w:id="2823" w:name="_Toc448568656"/>
      <w:bookmarkStart w:id="2824" w:name="_Toc448818368"/>
      <w:bookmarkStart w:id="2825" w:name="_Toc448820226"/>
      <w:bookmarkStart w:id="2826" w:name="_Toc448821153"/>
      <w:bookmarkStart w:id="2827" w:name="_Toc448822080"/>
      <w:bookmarkStart w:id="2828" w:name="_Toc449258191"/>
      <w:bookmarkStart w:id="2829" w:name="_Toc449264216"/>
      <w:bookmarkStart w:id="2830" w:name="_Toc448502123"/>
      <w:bookmarkStart w:id="2831" w:name="_Toc448565177"/>
      <w:bookmarkStart w:id="2832" w:name="_Toc448568657"/>
      <w:bookmarkStart w:id="2833" w:name="_Toc448818369"/>
      <w:bookmarkStart w:id="2834" w:name="_Toc448820227"/>
      <w:bookmarkStart w:id="2835" w:name="_Toc448821154"/>
      <w:bookmarkStart w:id="2836" w:name="_Toc448822081"/>
      <w:bookmarkStart w:id="2837" w:name="_Toc449258192"/>
      <w:bookmarkStart w:id="2838" w:name="_Toc449264217"/>
      <w:bookmarkStart w:id="2839" w:name="_Toc448502124"/>
      <w:bookmarkStart w:id="2840" w:name="_Toc448565178"/>
      <w:bookmarkStart w:id="2841" w:name="_Toc448568658"/>
      <w:bookmarkStart w:id="2842" w:name="_Toc448818370"/>
      <w:bookmarkStart w:id="2843" w:name="_Toc448820228"/>
      <w:bookmarkStart w:id="2844" w:name="_Toc448821155"/>
      <w:bookmarkStart w:id="2845" w:name="_Toc448822082"/>
      <w:bookmarkStart w:id="2846" w:name="_Toc449258193"/>
      <w:bookmarkStart w:id="2847" w:name="_Toc449264218"/>
      <w:bookmarkStart w:id="2848" w:name="_Toc448502125"/>
      <w:bookmarkStart w:id="2849" w:name="_Toc448565179"/>
      <w:bookmarkStart w:id="2850" w:name="_Toc448568659"/>
      <w:bookmarkStart w:id="2851" w:name="_Toc448818371"/>
      <w:bookmarkStart w:id="2852" w:name="_Toc448820229"/>
      <w:bookmarkStart w:id="2853" w:name="_Toc448821156"/>
      <w:bookmarkStart w:id="2854" w:name="_Toc448822083"/>
      <w:bookmarkStart w:id="2855" w:name="_Toc449258194"/>
      <w:bookmarkStart w:id="2856" w:name="_Toc449264219"/>
      <w:bookmarkStart w:id="2857" w:name="_Toc448502126"/>
      <w:bookmarkStart w:id="2858" w:name="_Toc448565180"/>
      <w:bookmarkStart w:id="2859" w:name="_Toc448568660"/>
      <w:bookmarkStart w:id="2860" w:name="_Toc448818372"/>
      <w:bookmarkStart w:id="2861" w:name="_Toc448820230"/>
      <w:bookmarkStart w:id="2862" w:name="_Toc448821157"/>
      <w:bookmarkStart w:id="2863" w:name="_Toc448822084"/>
      <w:bookmarkStart w:id="2864" w:name="_Toc449258195"/>
      <w:bookmarkStart w:id="2865" w:name="_Toc449264220"/>
      <w:bookmarkStart w:id="2866" w:name="_Toc448502127"/>
      <w:bookmarkStart w:id="2867" w:name="_Toc448565181"/>
      <w:bookmarkStart w:id="2868" w:name="_Toc448568661"/>
      <w:bookmarkStart w:id="2869" w:name="_Toc448818373"/>
      <w:bookmarkStart w:id="2870" w:name="_Toc448820231"/>
      <w:bookmarkStart w:id="2871" w:name="_Toc448821158"/>
      <w:bookmarkStart w:id="2872" w:name="_Toc448822085"/>
      <w:bookmarkStart w:id="2873" w:name="_Toc449258196"/>
      <w:bookmarkStart w:id="2874" w:name="_Toc449264221"/>
      <w:bookmarkStart w:id="2875" w:name="_Toc448502128"/>
      <w:bookmarkStart w:id="2876" w:name="_Toc448565182"/>
      <w:bookmarkStart w:id="2877" w:name="_Toc448568662"/>
      <w:bookmarkStart w:id="2878" w:name="_Toc448818374"/>
      <w:bookmarkStart w:id="2879" w:name="_Toc448820232"/>
      <w:bookmarkStart w:id="2880" w:name="_Toc448821159"/>
      <w:bookmarkStart w:id="2881" w:name="_Toc448822086"/>
      <w:bookmarkStart w:id="2882" w:name="_Toc449258197"/>
      <w:bookmarkStart w:id="2883" w:name="_Toc449264222"/>
      <w:bookmarkStart w:id="2884" w:name="_Toc448502129"/>
      <w:bookmarkStart w:id="2885" w:name="_Toc448565183"/>
      <w:bookmarkStart w:id="2886" w:name="_Toc448568663"/>
      <w:bookmarkStart w:id="2887" w:name="_Toc448818375"/>
      <w:bookmarkStart w:id="2888" w:name="_Toc448820233"/>
      <w:bookmarkStart w:id="2889" w:name="_Toc448821160"/>
      <w:bookmarkStart w:id="2890" w:name="_Toc448822087"/>
      <w:bookmarkStart w:id="2891" w:name="_Toc449258198"/>
      <w:bookmarkStart w:id="2892" w:name="_Toc449264223"/>
      <w:bookmarkStart w:id="2893" w:name="_Toc448502130"/>
      <w:bookmarkStart w:id="2894" w:name="_Toc448565184"/>
      <w:bookmarkStart w:id="2895" w:name="_Toc448568664"/>
      <w:bookmarkStart w:id="2896" w:name="_Toc448818376"/>
      <w:bookmarkStart w:id="2897" w:name="_Toc448820234"/>
      <w:bookmarkStart w:id="2898" w:name="_Toc448821161"/>
      <w:bookmarkStart w:id="2899" w:name="_Toc448822088"/>
      <w:bookmarkStart w:id="2900" w:name="_Toc449258199"/>
      <w:bookmarkStart w:id="2901" w:name="_Toc449264224"/>
      <w:bookmarkStart w:id="2902" w:name="_Toc448502131"/>
      <w:bookmarkStart w:id="2903" w:name="_Toc448565185"/>
      <w:bookmarkStart w:id="2904" w:name="_Toc448568665"/>
      <w:bookmarkStart w:id="2905" w:name="_Toc448818377"/>
      <w:bookmarkStart w:id="2906" w:name="_Toc448820235"/>
      <w:bookmarkStart w:id="2907" w:name="_Toc448821162"/>
      <w:bookmarkStart w:id="2908" w:name="_Toc448822089"/>
      <w:bookmarkStart w:id="2909" w:name="_Toc449258200"/>
      <w:bookmarkStart w:id="2910" w:name="_Toc449264225"/>
      <w:bookmarkStart w:id="2911" w:name="_Toc448502132"/>
      <w:bookmarkStart w:id="2912" w:name="_Toc448565186"/>
      <w:bookmarkStart w:id="2913" w:name="_Toc448568666"/>
      <w:bookmarkStart w:id="2914" w:name="_Toc448818378"/>
      <w:bookmarkStart w:id="2915" w:name="_Toc448820236"/>
      <w:bookmarkStart w:id="2916" w:name="_Toc448821163"/>
      <w:bookmarkStart w:id="2917" w:name="_Toc448822090"/>
      <w:bookmarkStart w:id="2918" w:name="_Toc449258201"/>
      <w:bookmarkStart w:id="2919" w:name="_Toc449264226"/>
      <w:bookmarkStart w:id="2920" w:name="_Toc448502133"/>
      <w:bookmarkStart w:id="2921" w:name="_Toc448565187"/>
      <w:bookmarkStart w:id="2922" w:name="_Toc448568667"/>
      <w:bookmarkStart w:id="2923" w:name="_Toc448818379"/>
      <w:bookmarkStart w:id="2924" w:name="_Toc448820237"/>
      <w:bookmarkStart w:id="2925" w:name="_Toc448821164"/>
      <w:bookmarkStart w:id="2926" w:name="_Toc448822091"/>
      <w:bookmarkStart w:id="2927" w:name="_Toc449258202"/>
      <w:bookmarkStart w:id="2928" w:name="_Toc449264227"/>
      <w:bookmarkStart w:id="2929" w:name="_Toc448502134"/>
      <w:bookmarkStart w:id="2930" w:name="_Toc448565188"/>
      <w:bookmarkStart w:id="2931" w:name="_Toc448568668"/>
      <w:bookmarkStart w:id="2932" w:name="_Toc448818380"/>
      <w:bookmarkStart w:id="2933" w:name="_Toc448820238"/>
      <w:bookmarkStart w:id="2934" w:name="_Toc448821165"/>
      <w:bookmarkStart w:id="2935" w:name="_Toc448822092"/>
      <w:bookmarkStart w:id="2936" w:name="_Toc449258203"/>
      <w:bookmarkStart w:id="2937" w:name="_Toc449264228"/>
      <w:bookmarkStart w:id="2938" w:name="_Toc448502135"/>
      <w:bookmarkStart w:id="2939" w:name="_Toc448565189"/>
      <w:bookmarkStart w:id="2940" w:name="_Toc448568669"/>
      <w:bookmarkStart w:id="2941" w:name="_Toc448818381"/>
      <w:bookmarkStart w:id="2942" w:name="_Toc448820239"/>
      <w:bookmarkStart w:id="2943" w:name="_Toc448821166"/>
      <w:bookmarkStart w:id="2944" w:name="_Toc448822093"/>
      <w:bookmarkStart w:id="2945" w:name="_Toc449258204"/>
      <w:bookmarkStart w:id="2946" w:name="_Toc449264229"/>
      <w:bookmarkStart w:id="2947" w:name="_Toc448502136"/>
      <w:bookmarkStart w:id="2948" w:name="_Toc448565190"/>
      <w:bookmarkStart w:id="2949" w:name="_Toc448568670"/>
      <w:bookmarkStart w:id="2950" w:name="_Toc448818382"/>
      <w:bookmarkStart w:id="2951" w:name="_Toc448820240"/>
      <w:bookmarkStart w:id="2952" w:name="_Toc448821167"/>
      <w:bookmarkStart w:id="2953" w:name="_Toc448822094"/>
      <w:bookmarkStart w:id="2954" w:name="_Toc449258205"/>
      <w:bookmarkStart w:id="2955" w:name="_Toc449264230"/>
      <w:bookmarkStart w:id="2956" w:name="_Toc448502137"/>
      <w:bookmarkStart w:id="2957" w:name="_Toc448565191"/>
      <w:bookmarkStart w:id="2958" w:name="_Toc448568671"/>
      <w:bookmarkStart w:id="2959" w:name="_Toc448818383"/>
      <w:bookmarkStart w:id="2960" w:name="_Toc448820241"/>
      <w:bookmarkStart w:id="2961" w:name="_Toc448821168"/>
      <w:bookmarkStart w:id="2962" w:name="_Toc448822095"/>
      <w:bookmarkStart w:id="2963" w:name="_Toc449258206"/>
      <w:bookmarkStart w:id="2964" w:name="_Toc449264231"/>
      <w:bookmarkStart w:id="2965" w:name="_Toc448502138"/>
      <w:bookmarkStart w:id="2966" w:name="_Toc448565192"/>
      <w:bookmarkStart w:id="2967" w:name="_Toc448568672"/>
      <w:bookmarkStart w:id="2968" w:name="_Toc448818384"/>
      <w:bookmarkStart w:id="2969" w:name="_Toc448820242"/>
      <w:bookmarkStart w:id="2970" w:name="_Toc448821169"/>
      <w:bookmarkStart w:id="2971" w:name="_Toc448822096"/>
      <w:bookmarkStart w:id="2972" w:name="_Toc449258207"/>
      <w:bookmarkStart w:id="2973" w:name="_Toc449264232"/>
      <w:bookmarkStart w:id="2974" w:name="_Toc448502139"/>
      <w:bookmarkStart w:id="2975" w:name="_Toc448565193"/>
      <w:bookmarkStart w:id="2976" w:name="_Toc448568673"/>
      <w:bookmarkStart w:id="2977" w:name="_Toc448818385"/>
      <w:bookmarkStart w:id="2978" w:name="_Toc448820243"/>
      <w:bookmarkStart w:id="2979" w:name="_Toc448821170"/>
      <w:bookmarkStart w:id="2980" w:name="_Toc448822097"/>
      <w:bookmarkStart w:id="2981" w:name="_Toc449258208"/>
      <w:bookmarkStart w:id="2982" w:name="_Toc449264233"/>
      <w:bookmarkStart w:id="2983" w:name="_Toc411539365"/>
      <w:bookmarkStart w:id="2984" w:name="_Toc411539618"/>
      <w:bookmarkStart w:id="2985" w:name="_Toc411539747"/>
      <w:bookmarkStart w:id="2986" w:name="_Toc413172381"/>
      <w:bookmarkStart w:id="2987" w:name="_Toc413172513"/>
      <w:bookmarkStart w:id="2988" w:name="_Toc413172733"/>
      <w:bookmarkStart w:id="2989" w:name="_Toc413172865"/>
      <w:bookmarkStart w:id="2990" w:name="_Toc413172997"/>
      <w:bookmarkStart w:id="2991" w:name="_Toc413173129"/>
      <w:bookmarkStart w:id="2992" w:name="_Toc413173261"/>
      <w:bookmarkStart w:id="2993" w:name="_Toc413321200"/>
      <w:bookmarkStart w:id="2994" w:name="_Toc411539366"/>
      <w:bookmarkStart w:id="2995" w:name="_Toc411539619"/>
      <w:bookmarkStart w:id="2996" w:name="_Toc411539748"/>
      <w:bookmarkStart w:id="2997" w:name="_Toc413172382"/>
      <w:bookmarkStart w:id="2998" w:name="_Toc413172514"/>
      <w:bookmarkStart w:id="2999" w:name="_Toc413172734"/>
      <w:bookmarkStart w:id="3000" w:name="_Toc413172866"/>
      <w:bookmarkStart w:id="3001" w:name="_Toc413172998"/>
      <w:bookmarkStart w:id="3002" w:name="_Toc413173130"/>
      <w:bookmarkStart w:id="3003" w:name="_Toc413173262"/>
      <w:bookmarkStart w:id="3004" w:name="_Toc413321201"/>
      <w:bookmarkStart w:id="3005" w:name="_Toc448502140"/>
      <w:bookmarkStart w:id="3006" w:name="_Toc448565194"/>
      <w:bookmarkStart w:id="3007" w:name="_Toc448568674"/>
      <w:bookmarkStart w:id="3008" w:name="_Toc448818386"/>
      <w:bookmarkStart w:id="3009" w:name="_Toc448820244"/>
      <w:bookmarkStart w:id="3010" w:name="_Toc448821171"/>
      <w:bookmarkStart w:id="3011" w:name="_Toc448822098"/>
      <w:bookmarkStart w:id="3012" w:name="_Toc449258209"/>
      <w:bookmarkStart w:id="3013" w:name="_Toc449264234"/>
      <w:bookmarkStart w:id="3014" w:name="_Toc448502141"/>
      <w:bookmarkStart w:id="3015" w:name="_Toc448565195"/>
      <w:bookmarkStart w:id="3016" w:name="_Toc448568675"/>
      <w:bookmarkStart w:id="3017" w:name="_Toc448818387"/>
      <w:bookmarkStart w:id="3018" w:name="_Toc448820245"/>
      <w:bookmarkStart w:id="3019" w:name="_Toc448821172"/>
      <w:bookmarkStart w:id="3020" w:name="_Toc448822099"/>
      <w:bookmarkStart w:id="3021" w:name="_Toc449258210"/>
      <w:bookmarkStart w:id="3022" w:name="_Toc449264235"/>
      <w:bookmarkStart w:id="3023" w:name="_Toc448502142"/>
      <w:bookmarkStart w:id="3024" w:name="_Toc448565196"/>
      <w:bookmarkStart w:id="3025" w:name="_Toc448568676"/>
      <w:bookmarkStart w:id="3026" w:name="_Toc448818388"/>
      <w:bookmarkStart w:id="3027" w:name="_Toc448820246"/>
      <w:bookmarkStart w:id="3028" w:name="_Toc448821173"/>
      <w:bookmarkStart w:id="3029" w:name="_Toc448822100"/>
      <w:bookmarkStart w:id="3030" w:name="_Toc449258211"/>
      <w:bookmarkStart w:id="3031" w:name="_Toc449264236"/>
      <w:bookmarkStart w:id="3032" w:name="_Toc448502143"/>
      <w:bookmarkStart w:id="3033" w:name="_Toc448565197"/>
      <w:bookmarkStart w:id="3034" w:name="_Toc448568677"/>
      <w:bookmarkStart w:id="3035" w:name="_Toc448818389"/>
      <w:bookmarkStart w:id="3036" w:name="_Toc448820247"/>
      <w:bookmarkStart w:id="3037" w:name="_Toc448821174"/>
      <w:bookmarkStart w:id="3038" w:name="_Toc448822101"/>
      <w:bookmarkStart w:id="3039" w:name="_Toc449258212"/>
      <w:bookmarkStart w:id="3040" w:name="_Toc449264237"/>
      <w:bookmarkStart w:id="3041" w:name="_Toc448502144"/>
      <w:bookmarkStart w:id="3042" w:name="_Toc448565198"/>
      <w:bookmarkStart w:id="3043" w:name="_Toc448568678"/>
      <w:bookmarkStart w:id="3044" w:name="_Toc448818390"/>
      <w:bookmarkStart w:id="3045" w:name="_Toc448820248"/>
      <w:bookmarkStart w:id="3046" w:name="_Toc448821175"/>
      <w:bookmarkStart w:id="3047" w:name="_Toc448822102"/>
      <w:bookmarkStart w:id="3048" w:name="_Toc449258213"/>
      <w:bookmarkStart w:id="3049" w:name="_Toc449264238"/>
      <w:bookmarkStart w:id="3050" w:name="_Toc448502145"/>
      <w:bookmarkStart w:id="3051" w:name="_Toc448565199"/>
      <w:bookmarkStart w:id="3052" w:name="_Toc448568679"/>
      <w:bookmarkStart w:id="3053" w:name="_Toc448818391"/>
      <w:bookmarkStart w:id="3054" w:name="_Toc448820249"/>
      <w:bookmarkStart w:id="3055" w:name="_Toc448821176"/>
      <w:bookmarkStart w:id="3056" w:name="_Toc448822103"/>
      <w:bookmarkStart w:id="3057" w:name="_Toc449258214"/>
      <w:bookmarkStart w:id="3058" w:name="_Toc449264239"/>
      <w:bookmarkStart w:id="3059" w:name="_Toc448502146"/>
      <w:bookmarkStart w:id="3060" w:name="_Toc448565200"/>
      <w:bookmarkStart w:id="3061" w:name="_Toc448568680"/>
      <w:bookmarkStart w:id="3062" w:name="_Toc448818392"/>
      <w:bookmarkStart w:id="3063" w:name="_Toc448820250"/>
      <w:bookmarkStart w:id="3064" w:name="_Toc448821177"/>
      <w:bookmarkStart w:id="3065" w:name="_Toc448822104"/>
      <w:bookmarkStart w:id="3066" w:name="_Toc449258215"/>
      <w:bookmarkStart w:id="3067" w:name="_Toc449264240"/>
      <w:bookmarkStart w:id="3068" w:name="_Toc448502147"/>
      <w:bookmarkStart w:id="3069" w:name="_Toc448565201"/>
      <w:bookmarkStart w:id="3070" w:name="_Toc448568681"/>
      <w:bookmarkStart w:id="3071" w:name="_Toc448818393"/>
      <w:bookmarkStart w:id="3072" w:name="_Toc448820251"/>
      <w:bookmarkStart w:id="3073" w:name="_Toc448821178"/>
      <w:bookmarkStart w:id="3074" w:name="_Toc448822105"/>
      <w:bookmarkStart w:id="3075" w:name="_Toc449258216"/>
      <w:bookmarkStart w:id="3076" w:name="_Toc449264241"/>
      <w:bookmarkStart w:id="3077" w:name="_Toc448502148"/>
      <w:bookmarkStart w:id="3078" w:name="_Toc448565202"/>
      <w:bookmarkStart w:id="3079" w:name="_Toc448568682"/>
      <w:bookmarkStart w:id="3080" w:name="_Toc448818394"/>
      <w:bookmarkStart w:id="3081" w:name="_Toc448820252"/>
      <w:bookmarkStart w:id="3082" w:name="_Toc448821179"/>
      <w:bookmarkStart w:id="3083" w:name="_Toc448822106"/>
      <w:bookmarkStart w:id="3084" w:name="_Toc449258217"/>
      <w:bookmarkStart w:id="3085" w:name="_Toc449264242"/>
      <w:bookmarkStart w:id="3086" w:name="_Toc448502149"/>
      <w:bookmarkStart w:id="3087" w:name="_Toc448565203"/>
      <w:bookmarkStart w:id="3088" w:name="_Toc448568683"/>
      <w:bookmarkStart w:id="3089" w:name="_Toc448818395"/>
      <w:bookmarkStart w:id="3090" w:name="_Toc448820253"/>
      <w:bookmarkStart w:id="3091" w:name="_Toc448821180"/>
      <w:bookmarkStart w:id="3092" w:name="_Toc448822107"/>
      <w:bookmarkStart w:id="3093" w:name="_Toc449258218"/>
      <w:bookmarkStart w:id="3094" w:name="_Toc449264243"/>
      <w:bookmarkStart w:id="3095" w:name="_Toc448502150"/>
      <w:bookmarkStart w:id="3096" w:name="_Toc448565204"/>
      <w:bookmarkStart w:id="3097" w:name="_Toc448568684"/>
      <w:bookmarkStart w:id="3098" w:name="_Toc448818396"/>
      <w:bookmarkStart w:id="3099" w:name="_Toc448820254"/>
      <w:bookmarkStart w:id="3100" w:name="_Toc448821181"/>
      <w:bookmarkStart w:id="3101" w:name="_Toc448822108"/>
      <w:bookmarkStart w:id="3102" w:name="_Toc449258219"/>
      <w:bookmarkStart w:id="3103" w:name="_Toc449264244"/>
      <w:bookmarkStart w:id="3104" w:name="_Toc448502151"/>
      <w:bookmarkStart w:id="3105" w:name="_Toc448565205"/>
      <w:bookmarkStart w:id="3106" w:name="_Toc448568685"/>
      <w:bookmarkStart w:id="3107" w:name="_Toc448818397"/>
      <w:bookmarkStart w:id="3108" w:name="_Toc448820255"/>
      <w:bookmarkStart w:id="3109" w:name="_Toc448821182"/>
      <w:bookmarkStart w:id="3110" w:name="_Toc448822109"/>
      <w:bookmarkStart w:id="3111" w:name="_Toc449258220"/>
      <w:bookmarkStart w:id="3112" w:name="_Toc449264245"/>
      <w:bookmarkStart w:id="3113" w:name="_Toc448502152"/>
      <w:bookmarkStart w:id="3114" w:name="_Toc448565206"/>
      <w:bookmarkStart w:id="3115" w:name="_Toc448568686"/>
      <w:bookmarkStart w:id="3116" w:name="_Toc448818398"/>
      <w:bookmarkStart w:id="3117" w:name="_Toc448820256"/>
      <w:bookmarkStart w:id="3118" w:name="_Toc448821183"/>
      <w:bookmarkStart w:id="3119" w:name="_Toc448822110"/>
      <w:bookmarkStart w:id="3120" w:name="_Toc449258221"/>
      <w:bookmarkStart w:id="3121" w:name="_Toc449264246"/>
      <w:bookmarkStart w:id="3122" w:name="_Toc448502153"/>
      <w:bookmarkStart w:id="3123" w:name="_Toc448565207"/>
      <w:bookmarkStart w:id="3124" w:name="_Toc448568687"/>
      <w:bookmarkStart w:id="3125" w:name="_Toc448818399"/>
      <w:bookmarkStart w:id="3126" w:name="_Toc448820257"/>
      <w:bookmarkStart w:id="3127" w:name="_Toc448821184"/>
      <w:bookmarkStart w:id="3128" w:name="_Toc448822111"/>
      <w:bookmarkStart w:id="3129" w:name="_Toc449258222"/>
      <w:bookmarkStart w:id="3130" w:name="_Toc449264247"/>
      <w:bookmarkStart w:id="3131" w:name="_Toc448502154"/>
      <w:bookmarkStart w:id="3132" w:name="_Toc448565208"/>
      <w:bookmarkStart w:id="3133" w:name="_Toc448568688"/>
      <w:bookmarkStart w:id="3134" w:name="_Toc448818400"/>
      <w:bookmarkStart w:id="3135" w:name="_Toc448820258"/>
      <w:bookmarkStart w:id="3136" w:name="_Toc448821185"/>
      <w:bookmarkStart w:id="3137" w:name="_Toc448822112"/>
      <w:bookmarkStart w:id="3138" w:name="_Toc449258223"/>
      <w:bookmarkStart w:id="3139" w:name="_Toc449264248"/>
      <w:bookmarkStart w:id="3140" w:name="_Toc448502155"/>
      <w:bookmarkStart w:id="3141" w:name="_Toc448565209"/>
      <w:bookmarkStart w:id="3142" w:name="_Toc448568689"/>
      <w:bookmarkStart w:id="3143" w:name="_Toc448818401"/>
      <w:bookmarkStart w:id="3144" w:name="_Toc448820259"/>
      <w:bookmarkStart w:id="3145" w:name="_Toc448821186"/>
      <w:bookmarkStart w:id="3146" w:name="_Toc448822113"/>
      <w:bookmarkStart w:id="3147" w:name="_Toc449258224"/>
      <w:bookmarkStart w:id="3148" w:name="_Toc449264249"/>
      <w:bookmarkStart w:id="3149" w:name="_Toc448502156"/>
      <w:bookmarkStart w:id="3150" w:name="_Toc448565210"/>
      <w:bookmarkStart w:id="3151" w:name="_Toc448568690"/>
      <w:bookmarkStart w:id="3152" w:name="_Toc448818402"/>
      <w:bookmarkStart w:id="3153" w:name="_Toc448820260"/>
      <w:bookmarkStart w:id="3154" w:name="_Toc448821187"/>
      <w:bookmarkStart w:id="3155" w:name="_Toc448822114"/>
      <w:bookmarkStart w:id="3156" w:name="_Toc449258225"/>
      <w:bookmarkStart w:id="3157" w:name="_Toc449264250"/>
      <w:bookmarkStart w:id="3158" w:name="_Toc448502157"/>
      <w:bookmarkStart w:id="3159" w:name="_Toc448565211"/>
      <w:bookmarkStart w:id="3160" w:name="_Toc448568691"/>
      <w:bookmarkStart w:id="3161" w:name="_Toc448818403"/>
      <w:bookmarkStart w:id="3162" w:name="_Toc448820261"/>
      <w:bookmarkStart w:id="3163" w:name="_Toc448821188"/>
      <w:bookmarkStart w:id="3164" w:name="_Toc448822115"/>
      <w:bookmarkStart w:id="3165" w:name="_Toc449258226"/>
      <w:bookmarkStart w:id="3166" w:name="_Toc449264251"/>
      <w:bookmarkStart w:id="3167" w:name="_Toc448502158"/>
      <w:bookmarkStart w:id="3168" w:name="_Toc448565212"/>
      <w:bookmarkStart w:id="3169" w:name="_Toc448568692"/>
      <w:bookmarkStart w:id="3170" w:name="_Toc448818404"/>
      <w:bookmarkStart w:id="3171" w:name="_Toc448820262"/>
      <w:bookmarkStart w:id="3172" w:name="_Toc448821189"/>
      <w:bookmarkStart w:id="3173" w:name="_Toc448822116"/>
      <w:bookmarkStart w:id="3174" w:name="_Toc449258227"/>
      <w:bookmarkStart w:id="3175" w:name="_Toc449264252"/>
      <w:bookmarkStart w:id="3176" w:name="_Toc448502159"/>
      <w:bookmarkStart w:id="3177" w:name="_Toc448565213"/>
      <w:bookmarkStart w:id="3178" w:name="_Toc448568693"/>
      <w:bookmarkStart w:id="3179" w:name="_Toc448818405"/>
      <w:bookmarkStart w:id="3180" w:name="_Toc448820263"/>
      <w:bookmarkStart w:id="3181" w:name="_Toc448821190"/>
      <w:bookmarkStart w:id="3182" w:name="_Toc448822117"/>
      <w:bookmarkStart w:id="3183" w:name="_Toc449258228"/>
      <w:bookmarkStart w:id="3184" w:name="_Toc449264253"/>
      <w:bookmarkStart w:id="3185" w:name="_Toc448502160"/>
      <w:bookmarkStart w:id="3186" w:name="_Toc448565214"/>
      <w:bookmarkStart w:id="3187" w:name="_Toc448568694"/>
      <w:bookmarkStart w:id="3188" w:name="_Toc448818406"/>
      <w:bookmarkStart w:id="3189" w:name="_Toc448820264"/>
      <w:bookmarkStart w:id="3190" w:name="_Toc448821191"/>
      <w:bookmarkStart w:id="3191" w:name="_Toc448822118"/>
      <w:bookmarkStart w:id="3192" w:name="_Toc449258229"/>
      <w:bookmarkStart w:id="3193" w:name="_Toc449264254"/>
      <w:bookmarkStart w:id="3194" w:name="_Toc448502161"/>
      <w:bookmarkStart w:id="3195" w:name="_Toc448565215"/>
      <w:bookmarkStart w:id="3196" w:name="_Toc448568695"/>
      <w:bookmarkStart w:id="3197" w:name="_Toc448818407"/>
      <w:bookmarkStart w:id="3198" w:name="_Toc448820265"/>
      <w:bookmarkStart w:id="3199" w:name="_Toc448821192"/>
      <w:bookmarkStart w:id="3200" w:name="_Toc448822119"/>
      <w:bookmarkStart w:id="3201" w:name="_Toc449258230"/>
      <w:bookmarkStart w:id="3202" w:name="_Toc449264255"/>
      <w:bookmarkStart w:id="3203" w:name="_Toc448502162"/>
      <w:bookmarkStart w:id="3204" w:name="_Toc448565216"/>
      <w:bookmarkStart w:id="3205" w:name="_Toc448568696"/>
      <w:bookmarkStart w:id="3206" w:name="_Toc448818408"/>
      <w:bookmarkStart w:id="3207" w:name="_Toc448820266"/>
      <w:bookmarkStart w:id="3208" w:name="_Toc448821193"/>
      <w:bookmarkStart w:id="3209" w:name="_Toc448822120"/>
      <w:bookmarkStart w:id="3210" w:name="_Toc449258231"/>
      <w:bookmarkStart w:id="3211" w:name="_Toc449264256"/>
      <w:bookmarkStart w:id="3212" w:name="_Toc448502163"/>
      <w:bookmarkStart w:id="3213" w:name="_Toc448565217"/>
      <w:bookmarkStart w:id="3214" w:name="_Toc448568697"/>
      <w:bookmarkStart w:id="3215" w:name="_Toc448818409"/>
      <w:bookmarkStart w:id="3216" w:name="_Toc448820267"/>
      <w:bookmarkStart w:id="3217" w:name="_Toc448821194"/>
      <w:bookmarkStart w:id="3218" w:name="_Toc448822121"/>
      <w:bookmarkStart w:id="3219" w:name="_Toc449258232"/>
      <w:bookmarkStart w:id="3220" w:name="_Toc449264257"/>
      <w:bookmarkStart w:id="3221" w:name="_Toc448502164"/>
      <w:bookmarkStart w:id="3222" w:name="_Toc448565218"/>
      <w:bookmarkStart w:id="3223" w:name="_Toc448568698"/>
      <w:bookmarkStart w:id="3224" w:name="_Toc448818410"/>
      <w:bookmarkStart w:id="3225" w:name="_Toc448820268"/>
      <w:bookmarkStart w:id="3226" w:name="_Toc448821195"/>
      <w:bookmarkStart w:id="3227" w:name="_Toc448822122"/>
      <w:bookmarkStart w:id="3228" w:name="_Toc449258233"/>
      <w:bookmarkStart w:id="3229" w:name="_Toc449264258"/>
      <w:bookmarkStart w:id="3230" w:name="_Toc448502165"/>
      <w:bookmarkStart w:id="3231" w:name="_Toc448565219"/>
      <w:bookmarkStart w:id="3232" w:name="_Toc448568699"/>
      <w:bookmarkStart w:id="3233" w:name="_Toc448818411"/>
      <w:bookmarkStart w:id="3234" w:name="_Toc448820269"/>
      <w:bookmarkStart w:id="3235" w:name="_Toc448821196"/>
      <w:bookmarkStart w:id="3236" w:name="_Toc448822123"/>
      <w:bookmarkStart w:id="3237" w:name="_Toc449258234"/>
      <w:bookmarkStart w:id="3238" w:name="_Toc449264259"/>
      <w:bookmarkStart w:id="3239" w:name="_Toc448502166"/>
      <w:bookmarkStart w:id="3240" w:name="_Toc448565220"/>
      <w:bookmarkStart w:id="3241" w:name="_Toc448568700"/>
      <w:bookmarkStart w:id="3242" w:name="_Toc448818412"/>
      <w:bookmarkStart w:id="3243" w:name="_Toc448820270"/>
      <w:bookmarkStart w:id="3244" w:name="_Toc448821197"/>
      <w:bookmarkStart w:id="3245" w:name="_Toc448822124"/>
      <w:bookmarkStart w:id="3246" w:name="_Toc449258235"/>
      <w:bookmarkStart w:id="3247" w:name="_Toc449264260"/>
      <w:bookmarkStart w:id="3248" w:name="_Toc448502167"/>
      <w:bookmarkStart w:id="3249" w:name="_Toc448565221"/>
      <w:bookmarkStart w:id="3250" w:name="_Toc448568701"/>
      <w:bookmarkStart w:id="3251" w:name="_Toc448818413"/>
      <w:bookmarkStart w:id="3252" w:name="_Toc448820271"/>
      <w:bookmarkStart w:id="3253" w:name="_Toc448821198"/>
      <w:bookmarkStart w:id="3254" w:name="_Toc448822125"/>
      <w:bookmarkStart w:id="3255" w:name="_Toc449258236"/>
      <w:bookmarkStart w:id="3256" w:name="_Toc449264261"/>
      <w:bookmarkStart w:id="3257" w:name="_Toc448502168"/>
      <w:bookmarkStart w:id="3258" w:name="_Toc448565222"/>
      <w:bookmarkStart w:id="3259" w:name="_Toc448568702"/>
      <w:bookmarkStart w:id="3260" w:name="_Toc448818414"/>
      <w:bookmarkStart w:id="3261" w:name="_Toc448820272"/>
      <w:bookmarkStart w:id="3262" w:name="_Toc448821199"/>
      <w:bookmarkStart w:id="3263" w:name="_Toc448822126"/>
      <w:bookmarkStart w:id="3264" w:name="_Toc449258237"/>
      <w:bookmarkStart w:id="3265" w:name="_Toc449264262"/>
      <w:bookmarkStart w:id="3266" w:name="_Toc448502169"/>
      <w:bookmarkStart w:id="3267" w:name="_Toc448565223"/>
      <w:bookmarkStart w:id="3268" w:name="_Toc448568703"/>
      <w:bookmarkStart w:id="3269" w:name="_Toc448818415"/>
      <w:bookmarkStart w:id="3270" w:name="_Toc448820273"/>
      <w:bookmarkStart w:id="3271" w:name="_Toc448821200"/>
      <w:bookmarkStart w:id="3272" w:name="_Toc448822127"/>
      <w:bookmarkStart w:id="3273" w:name="_Toc449258238"/>
      <w:bookmarkStart w:id="3274" w:name="_Toc449264263"/>
      <w:bookmarkStart w:id="3275" w:name="_Toc448502170"/>
      <w:bookmarkStart w:id="3276" w:name="_Toc448565224"/>
      <w:bookmarkStart w:id="3277" w:name="_Toc448568704"/>
      <w:bookmarkStart w:id="3278" w:name="_Toc448818416"/>
      <w:bookmarkStart w:id="3279" w:name="_Toc448820274"/>
      <w:bookmarkStart w:id="3280" w:name="_Toc448821201"/>
      <w:bookmarkStart w:id="3281" w:name="_Toc448822128"/>
      <w:bookmarkStart w:id="3282" w:name="_Toc449258239"/>
      <w:bookmarkStart w:id="3283" w:name="_Toc449264264"/>
      <w:bookmarkStart w:id="3284" w:name="_Toc448502171"/>
      <w:bookmarkStart w:id="3285" w:name="_Toc448565225"/>
      <w:bookmarkStart w:id="3286" w:name="_Toc448568705"/>
      <w:bookmarkStart w:id="3287" w:name="_Toc448818417"/>
      <w:bookmarkStart w:id="3288" w:name="_Toc448820275"/>
      <w:bookmarkStart w:id="3289" w:name="_Toc448821202"/>
      <w:bookmarkStart w:id="3290" w:name="_Toc448822129"/>
      <w:bookmarkStart w:id="3291" w:name="_Toc449258240"/>
      <w:bookmarkStart w:id="3292" w:name="_Toc449264265"/>
      <w:bookmarkStart w:id="3293" w:name="_Toc448502172"/>
      <w:bookmarkStart w:id="3294" w:name="_Toc448565226"/>
      <w:bookmarkStart w:id="3295" w:name="_Toc448568706"/>
      <w:bookmarkStart w:id="3296" w:name="_Toc448818418"/>
      <w:bookmarkStart w:id="3297" w:name="_Toc448820276"/>
      <w:bookmarkStart w:id="3298" w:name="_Toc448821203"/>
      <w:bookmarkStart w:id="3299" w:name="_Toc448822130"/>
      <w:bookmarkStart w:id="3300" w:name="_Toc449258241"/>
      <w:bookmarkStart w:id="3301" w:name="_Toc449264266"/>
      <w:bookmarkStart w:id="3302" w:name="_Toc448502173"/>
      <w:bookmarkStart w:id="3303" w:name="_Toc448565227"/>
      <w:bookmarkStart w:id="3304" w:name="_Toc448568707"/>
      <w:bookmarkStart w:id="3305" w:name="_Toc448818419"/>
      <w:bookmarkStart w:id="3306" w:name="_Toc448820277"/>
      <w:bookmarkStart w:id="3307" w:name="_Toc448821204"/>
      <w:bookmarkStart w:id="3308" w:name="_Toc448822131"/>
      <w:bookmarkStart w:id="3309" w:name="_Toc449258242"/>
      <w:bookmarkStart w:id="3310" w:name="_Toc449264267"/>
      <w:bookmarkStart w:id="3311" w:name="_Toc448502174"/>
      <w:bookmarkStart w:id="3312" w:name="_Toc448565228"/>
      <w:bookmarkStart w:id="3313" w:name="_Toc448568708"/>
      <w:bookmarkStart w:id="3314" w:name="_Toc448818420"/>
      <w:bookmarkStart w:id="3315" w:name="_Toc448820278"/>
      <w:bookmarkStart w:id="3316" w:name="_Toc448821205"/>
      <w:bookmarkStart w:id="3317" w:name="_Toc448822132"/>
      <w:bookmarkStart w:id="3318" w:name="_Toc449258243"/>
      <w:bookmarkStart w:id="3319" w:name="_Toc449264268"/>
      <w:bookmarkStart w:id="3320" w:name="_Toc448502175"/>
      <w:bookmarkStart w:id="3321" w:name="_Toc448565229"/>
      <w:bookmarkStart w:id="3322" w:name="_Toc448568709"/>
      <w:bookmarkStart w:id="3323" w:name="_Toc448818421"/>
      <w:bookmarkStart w:id="3324" w:name="_Toc448820279"/>
      <w:bookmarkStart w:id="3325" w:name="_Toc448821206"/>
      <w:bookmarkStart w:id="3326" w:name="_Toc448822133"/>
      <w:bookmarkStart w:id="3327" w:name="_Toc449258244"/>
      <w:bookmarkStart w:id="3328" w:name="_Toc449264269"/>
      <w:bookmarkStart w:id="3329" w:name="_Toc448502176"/>
      <w:bookmarkStart w:id="3330" w:name="_Toc448565230"/>
      <w:bookmarkStart w:id="3331" w:name="_Toc448568710"/>
      <w:bookmarkStart w:id="3332" w:name="_Toc448818422"/>
      <w:bookmarkStart w:id="3333" w:name="_Toc448820280"/>
      <w:bookmarkStart w:id="3334" w:name="_Toc448821207"/>
      <w:bookmarkStart w:id="3335" w:name="_Toc448822134"/>
      <w:bookmarkStart w:id="3336" w:name="_Toc449258245"/>
      <w:bookmarkStart w:id="3337" w:name="_Toc449264270"/>
      <w:bookmarkStart w:id="3338" w:name="_Toc448502177"/>
      <w:bookmarkStart w:id="3339" w:name="_Toc448565231"/>
      <w:bookmarkStart w:id="3340" w:name="_Toc448568711"/>
      <w:bookmarkStart w:id="3341" w:name="_Toc448818423"/>
      <w:bookmarkStart w:id="3342" w:name="_Toc448820281"/>
      <w:bookmarkStart w:id="3343" w:name="_Toc448821208"/>
      <w:bookmarkStart w:id="3344" w:name="_Toc448822135"/>
      <w:bookmarkStart w:id="3345" w:name="_Toc449258246"/>
      <w:bookmarkStart w:id="3346" w:name="_Toc449264271"/>
      <w:bookmarkStart w:id="3347" w:name="_Toc448502178"/>
      <w:bookmarkStart w:id="3348" w:name="_Toc448565232"/>
      <w:bookmarkStart w:id="3349" w:name="_Toc448568712"/>
      <w:bookmarkStart w:id="3350" w:name="_Toc448818424"/>
      <w:bookmarkStart w:id="3351" w:name="_Toc448820282"/>
      <w:bookmarkStart w:id="3352" w:name="_Toc448821209"/>
      <w:bookmarkStart w:id="3353" w:name="_Toc448822136"/>
      <w:bookmarkStart w:id="3354" w:name="_Toc449258247"/>
      <w:bookmarkStart w:id="3355" w:name="_Toc449264272"/>
      <w:bookmarkStart w:id="3356" w:name="_Toc448502179"/>
      <w:bookmarkStart w:id="3357" w:name="_Toc448565233"/>
      <w:bookmarkStart w:id="3358" w:name="_Toc448568713"/>
      <w:bookmarkStart w:id="3359" w:name="_Toc448818425"/>
      <w:bookmarkStart w:id="3360" w:name="_Toc448820283"/>
      <w:bookmarkStart w:id="3361" w:name="_Toc448821210"/>
      <w:bookmarkStart w:id="3362" w:name="_Toc448822137"/>
      <w:bookmarkStart w:id="3363" w:name="_Toc449258248"/>
      <w:bookmarkStart w:id="3364" w:name="_Toc449264273"/>
      <w:bookmarkStart w:id="3365" w:name="_Toc448502180"/>
      <w:bookmarkStart w:id="3366" w:name="_Toc448565234"/>
      <w:bookmarkStart w:id="3367" w:name="_Toc448568714"/>
      <w:bookmarkStart w:id="3368" w:name="_Toc448818426"/>
      <w:bookmarkStart w:id="3369" w:name="_Toc448820284"/>
      <w:bookmarkStart w:id="3370" w:name="_Toc448821211"/>
      <w:bookmarkStart w:id="3371" w:name="_Toc448822138"/>
      <w:bookmarkStart w:id="3372" w:name="_Toc449258249"/>
      <w:bookmarkStart w:id="3373" w:name="_Toc449264274"/>
      <w:bookmarkStart w:id="3374" w:name="_Toc448502181"/>
      <w:bookmarkStart w:id="3375" w:name="_Toc448565235"/>
      <w:bookmarkStart w:id="3376" w:name="_Toc448568715"/>
      <w:bookmarkStart w:id="3377" w:name="_Toc448818427"/>
      <w:bookmarkStart w:id="3378" w:name="_Toc448820285"/>
      <w:bookmarkStart w:id="3379" w:name="_Toc448821212"/>
      <w:bookmarkStart w:id="3380" w:name="_Toc448822139"/>
      <w:bookmarkStart w:id="3381" w:name="_Toc449258250"/>
      <w:bookmarkStart w:id="3382" w:name="_Toc449264275"/>
      <w:bookmarkStart w:id="3383" w:name="_Toc448502182"/>
      <w:bookmarkStart w:id="3384" w:name="_Toc448565236"/>
      <w:bookmarkStart w:id="3385" w:name="_Toc448568716"/>
      <w:bookmarkStart w:id="3386" w:name="_Toc448818428"/>
      <w:bookmarkStart w:id="3387" w:name="_Toc448820286"/>
      <w:bookmarkStart w:id="3388" w:name="_Toc448821213"/>
      <w:bookmarkStart w:id="3389" w:name="_Toc448822140"/>
      <w:bookmarkStart w:id="3390" w:name="_Toc449258251"/>
      <w:bookmarkStart w:id="3391" w:name="_Toc449264276"/>
      <w:bookmarkStart w:id="3392" w:name="_Toc448502183"/>
      <w:bookmarkStart w:id="3393" w:name="_Toc448565237"/>
      <w:bookmarkStart w:id="3394" w:name="_Toc448568717"/>
      <w:bookmarkStart w:id="3395" w:name="_Toc448818429"/>
      <w:bookmarkStart w:id="3396" w:name="_Toc448820287"/>
      <w:bookmarkStart w:id="3397" w:name="_Toc448821214"/>
      <w:bookmarkStart w:id="3398" w:name="_Toc448822141"/>
      <w:bookmarkStart w:id="3399" w:name="_Toc449258252"/>
      <w:bookmarkStart w:id="3400" w:name="_Toc449264277"/>
      <w:bookmarkStart w:id="3401" w:name="_Toc448502184"/>
      <w:bookmarkStart w:id="3402" w:name="_Toc448565238"/>
      <w:bookmarkStart w:id="3403" w:name="_Toc448568718"/>
      <w:bookmarkStart w:id="3404" w:name="_Toc448818430"/>
      <w:bookmarkStart w:id="3405" w:name="_Toc448820288"/>
      <w:bookmarkStart w:id="3406" w:name="_Toc448821215"/>
      <w:bookmarkStart w:id="3407" w:name="_Toc448822142"/>
      <w:bookmarkStart w:id="3408" w:name="_Toc449258253"/>
      <w:bookmarkStart w:id="3409" w:name="_Toc449264278"/>
      <w:bookmarkStart w:id="3410" w:name="_Toc448502185"/>
      <w:bookmarkStart w:id="3411" w:name="_Toc448565239"/>
      <w:bookmarkStart w:id="3412" w:name="_Toc448568719"/>
      <w:bookmarkStart w:id="3413" w:name="_Toc448818431"/>
      <w:bookmarkStart w:id="3414" w:name="_Toc448820289"/>
      <w:bookmarkStart w:id="3415" w:name="_Toc448821216"/>
      <w:bookmarkStart w:id="3416" w:name="_Toc448822143"/>
      <w:bookmarkStart w:id="3417" w:name="_Toc449258254"/>
      <w:bookmarkStart w:id="3418" w:name="_Toc449264279"/>
      <w:bookmarkStart w:id="3419" w:name="_Toc448502186"/>
      <w:bookmarkStart w:id="3420" w:name="_Toc448565240"/>
      <w:bookmarkStart w:id="3421" w:name="_Toc448568720"/>
      <w:bookmarkStart w:id="3422" w:name="_Toc448818432"/>
      <w:bookmarkStart w:id="3423" w:name="_Toc448820290"/>
      <w:bookmarkStart w:id="3424" w:name="_Toc448821217"/>
      <w:bookmarkStart w:id="3425" w:name="_Toc448822144"/>
      <w:bookmarkStart w:id="3426" w:name="_Toc449258255"/>
      <w:bookmarkStart w:id="3427" w:name="_Toc449264280"/>
      <w:bookmarkStart w:id="3428" w:name="_Toc448502187"/>
      <w:bookmarkStart w:id="3429" w:name="_Toc448565241"/>
      <w:bookmarkStart w:id="3430" w:name="_Toc448568721"/>
      <w:bookmarkStart w:id="3431" w:name="_Toc448818433"/>
      <w:bookmarkStart w:id="3432" w:name="_Toc448820291"/>
      <w:bookmarkStart w:id="3433" w:name="_Toc448821218"/>
      <w:bookmarkStart w:id="3434" w:name="_Toc448822145"/>
      <w:bookmarkStart w:id="3435" w:name="_Toc449258256"/>
      <w:bookmarkStart w:id="3436" w:name="_Toc449264281"/>
      <w:bookmarkStart w:id="3437" w:name="_Toc448502188"/>
      <w:bookmarkStart w:id="3438" w:name="_Toc448565242"/>
      <w:bookmarkStart w:id="3439" w:name="_Toc448568722"/>
      <w:bookmarkStart w:id="3440" w:name="_Toc448818434"/>
      <w:bookmarkStart w:id="3441" w:name="_Toc448820292"/>
      <w:bookmarkStart w:id="3442" w:name="_Toc448821219"/>
      <w:bookmarkStart w:id="3443" w:name="_Toc448822146"/>
      <w:bookmarkStart w:id="3444" w:name="_Toc449258257"/>
      <w:bookmarkStart w:id="3445" w:name="_Toc449264282"/>
      <w:bookmarkStart w:id="3446" w:name="_Toc448502189"/>
      <w:bookmarkStart w:id="3447" w:name="_Toc448565243"/>
      <w:bookmarkStart w:id="3448" w:name="_Toc448568723"/>
      <w:bookmarkStart w:id="3449" w:name="_Toc448818435"/>
      <w:bookmarkStart w:id="3450" w:name="_Toc448820293"/>
      <w:bookmarkStart w:id="3451" w:name="_Toc448821220"/>
      <w:bookmarkStart w:id="3452" w:name="_Toc448822147"/>
      <w:bookmarkStart w:id="3453" w:name="_Toc449258258"/>
      <w:bookmarkStart w:id="3454" w:name="_Toc449264283"/>
      <w:bookmarkStart w:id="3455" w:name="_Toc448502190"/>
      <w:bookmarkStart w:id="3456" w:name="_Toc448565244"/>
      <w:bookmarkStart w:id="3457" w:name="_Toc448568724"/>
      <w:bookmarkStart w:id="3458" w:name="_Toc448818436"/>
      <w:bookmarkStart w:id="3459" w:name="_Toc448820294"/>
      <w:bookmarkStart w:id="3460" w:name="_Toc448821221"/>
      <w:bookmarkStart w:id="3461" w:name="_Toc448822148"/>
      <w:bookmarkStart w:id="3462" w:name="_Toc449258259"/>
      <w:bookmarkStart w:id="3463" w:name="_Toc449264284"/>
      <w:bookmarkStart w:id="3464" w:name="_Toc448502191"/>
      <w:bookmarkStart w:id="3465" w:name="_Toc448565245"/>
      <w:bookmarkStart w:id="3466" w:name="_Toc448568725"/>
      <w:bookmarkStart w:id="3467" w:name="_Toc448818437"/>
      <w:bookmarkStart w:id="3468" w:name="_Toc448820295"/>
      <w:bookmarkStart w:id="3469" w:name="_Toc448821222"/>
      <w:bookmarkStart w:id="3470" w:name="_Toc448822149"/>
      <w:bookmarkStart w:id="3471" w:name="_Toc449258260"/>
      <w:bookmarkStart w:id="3472" w:name="_Toc449264285"/>
      <w:bookmarkStart w:id="3473" w:name="_Toc448502192"/>
      <w:bookmarkStart w:id="3474" w:name="_Toc448565246"/>
      <w:bookmarkStart w:id="3475" w:name="_Toc448568726"/>
      <w:bookmarkStart w:id="3476" w:name="_Toc448818438"/>
      <w:bookmarkStart w:id="3477" w:name="_Toc448820296"/>
      <w:bookmarkStart w:id="3478" w:name="_Toc448821223"/>
      <w:bookmarkStart w:id="3479" w:name="_Toc448822150"/>
      <w:bookmarkStart w:id="3480" w:name="_Toc449258261"/>
      <w:bookmarkStart w:id="3481" w:name="_Toc449264286"/>
      <w:bookmarkStart w:id="3482" w:name="_Toc448502193"/>
      <w:bookmarkStart w:id="3483" w:name="_Toc448565247"/>
      <w:bookmarkStart w:id="3484" w:name="_Toc448568727"/>
      <w:bookmarkStart w:id="3485" w:name="_Toc448818439"/>
      <w:bookmarkStart w:id="3486" w:name="_Toc448820297"/>
      <w:bookmarkStart w:id="3487" w:name="_Toc448821224"/>
      <w:bookmarkStart w:id="3488" w:name="_Toc448822151"/>
      <w:bookmarkStart w:id="3489" w:name="_Toc449258262"/>
      <w:bookmarkStart w:id="3490" w:name="_Toc449264287"/>
      <w:bookmarkStart w:id="3491" w:name="_Toc448502194"/>
      <w:bookmarkStart w:id="3492" w:name="_Toc448565248"/>
      <w:bookmarkStart w:id="3493" w:name="_Toc448568728"/>
      <w:bookmarkStart w:id="3494" w:name="_Toc448818440"/>
      <w:bookmarkStart w:id="3495" w:name="_Toc448820298"/>
      <w:bookmarkStart w:id="3496" w:name="_Toc448821225"/>
      <w:bookmarkStart w:id="3497" w:name="_Toc448822152"/>
      <w:bookmarkStart w:id="3498" w:name="_Toc449258263"/>
      <w:bookmarkStart w:id="3499" w:name="_Toc449264288"/>
      <w:bookmarkStart w:id="3500" w:name="_Toc448502195"/>
      <w:bookmarkStart w:id="3501" w:name="_Toc448565249"/>
      <w:bookmarkStart w:id="3502" w:name="_Toc448568729"/>
      <w:bookmarkStart w:id="3503" w:name="_Toc448818441"/>
      <w:bookmarkStart w:id="3504" w:name="_Toc448820299"/>
      <w:bookmarkStart w:id="3505" w:name="_Toc448821226"/>
      <w:bookmarkStart w:id="3506" w:name="_Toc448822153"/>
      <w:bookmarkStart w:id="3507" w:name="_Toc449258264"/>
      <w:bookmarkStart w:id="3508" w:name="_Toc449264289"/>
      <w:bookmarkStart w:id="3509" w:name="_Toc448502196"/>
      <w:bookmarkStart w:id="3510" w:name="_Toc448565250"/>
      <w:bookmarkStart w:id="3511" w:name="_Toc448568730"/>
      <w:bookmarkStart w:id="3512" w:name="_Toc448818442"/>
      <w:bookmarkStart w:id="3513" w:name="_Toc448820300"/>
      <w:bookmarkStart w:id="3514" w:name="_Toc448821227"/>
      <w:bookmarkStart w:id="3515" w:name="_Toc448822154"/>
      <w:bookmarkStart w:id="3516" w:name="_Toc449258265"/>
      <w:bookmarkStart w:id="3517" w:name="_Toc449264290"/>
      <w:bookmarkStart w:id="3518" w:name="_Toc448502197"/>
      <w:bookmarkStart w:id="3519" w:name="_Toc448565251"/>
      <w:bookmarkStart w:id="3520" w:name="_Toc448568731"/>
      <w:bookmarkStart w:id="3521" w:name="_Toc448818443"/>
      <w:bookmarkStart w:id="3522" w:name="_Toc448820301"/>
      <w:bookmarkStart w:id="3523" w:name="_Toc448821228"/>
      <w:bookmarkStart w:id="3524" w:name="_Toc448822155"/>
      <w:bookmarkStart w:id="3525" w:name="_Toc449258266"/>
      <w:bookmarkStart w:id="3526" w:name="_Toc449264291"/>
      <w:bookmarkStart w:id="3527" w:name="_Toc448502198"/>
      <w:bookmarkStart w:id="3528" w:name="_Toc448565252"/>
      <w:bookmarkStart w:id="3529" w:name="_Toc448568732"/>
      <w:bookmarkStart w:id="3530" w:name="_Toc448818444"/>
      <w:bookmarkStart w:id="3531" w:name="_Toc448820302"/>
      <w:bookmarkStart w:id="3532" w:name="_Toc448821229"/>
      <w:bookmarkStart w:id="3533" w:name="_Toc448822156"/>
      <w:bookmarkStart w:id="3534" w:name="_Toc449258267"/>
      <w:bookmarkStart w:id="3535" w:name="_Toc449264292"/>
      <w:bookmarkStart w:id="3536" w:name="_Toc448502199"/>
      <w:bookmarkStart w:id="3537" w:name="_Toc448565253"/>
      <w:bookmarkStart w:id="3538" w:name="_Toc448568733"/>
      <w:bookmarkStart w:id="3539" w:name="_Toc448818445"/>
      <w:bookmarkStart w:id="3540" w:name="_Toc448820303"/>
      <w:bookmarkStart w:id="3541" w:name="_Toc448821230"/>
      <w:bookmarkStart w:id="3542" w:name="_Toc448822157"/>
      <w:bookmarkStart w:id="3543" w:name="_Toc449258268"/>
      <w:bookmarkStart w:id="3544" w:name="_Toc449264293"/>
      <w:bookmarkStart w:id="3545" w:name="_Toc448502200"/>
      <w:bookmarkStart w:id="3546" w:name="_Toc448565254"/>
      <w:bookmarkStart w:id="3547" w:name="_Toc448568734"/>
      <w:bookmarkStart w:id="3548" w:name="_Toc448818446"/>
      <w:bookmarkStart w:id="3549" w:name="_Toc448820304"/>
      <w:bookmarkStart w:id="3550" w:name="_Toc448821231"/>
      <w:bookmarkStart w:id="3551" w:name="_Toc448822158"/>
      <w:bookmarkStart w:id="3552" w:name="_Toc449258269"/>
      <w:bookmarkStart w:id="3553" w:name="_Toc449264294"/>
      <w:bookmarkStart w:id="3554" w:name="_Toc448502201"/>
      <w:bookmarkStart w:id="3555" w:name="_Toc448565255"/>
      <w:bookmarkStart w:id="3556" w:name="_Toc448568735"/>
      <w:bookmarkStart w:id="3557" w:name="_Toc448818447"/>
      <w:bookmarkStart w:id="3558" w:name="_Toc448820305"/>
      <w:bookmarkStart w:id="3559" w:name="_Toc448821232"/>
      <w:bookmarkStart w:id="3560" w:name="_Toc448822159"/>
      <w:bookmarkStart w:id="3561" w:name="_Toc449258270"/>
      <w:bookmarkStart w:id="3562" w:name="_Toc449264295"/>
      <w:bookmarkStart w:id="3563" w:name="_Toc448502202"/>
      <w:bookmarkStart w:id="3564" w:name="_Toc448565256"/>
      <w:bookmarkStart w:id="3565" w:name="_Toc448568736"/>
      <w:bookmarkStart w:id="3566" w:name="_Toc448818448"/>
      <w:bookmarkStart w:id="3567" w:name="_Toc448820306"/>
      <w:bookmarkStart w:id="3568" w:name="_Toc448821233"/>
      <w:bookmarkStart w:id="3569" w:name="_Toc448822160"/>
      <w:bookmarkStart w:id="3570" w:name="_Toc449258271"/>
      <w:bookmarkStart w:id="3571" w:name="_Toc449264296"/>
      <w:bookmarkStart w:id="3572" w:name="_Toc448502203"/>
      <w:bookmarkStart w:id="3573" w:name="_Toc448565257"/>
      <w:bookmarkStart w:id="3574" w:name="_Toc448568737"/>
      <w:bookmarkStart w:id="3575" w:name="_Toc448818449"/>
      <w:bookmarkStart w:id="3576" w:name="_Toc448820307"/>
      <w:bookmarkStart w:id="3577" w:name="_Toc448821234"/>
      <w:bookmarkStart w:id="3578" w:name="_Toc448822161"/>
      <w:bookmarkStart w:id="3579" w:name="_Toc449258272"/>
      <w:bookmarkStart w:id="3580" w:name="_Toc449264297"/>
      <w:bookmarkStart w:id="3581" w:name="_Toc448502204"/>
      <w:bookmarkStart w:id="3582" w:name="_Toc448565258"/>
      <w:bookmarkStart w:id="3583" w:name="_Toc448568738"/>
      <w:bookmarkStart w:id="3584" w:name="_Toc448818450"/>
      <w:bookmarkStart w:id="3585" w:name="_Toc448820308"/>
      <w:bookmarkStart w:id="3586" w:name="_Toc448821235"/>
      <w:bookmarkStart w:id="3587" w:name="_Toc448822162"/>
      <w:bookmarkStart w:id="3588" w:name="_Toc449258273"/>
      <w:bookmarkStart w:id="3589" w:name="_Toc449264298"/>
      <w:bookmarkStart w:id="3590" w:name="_Toc448502205"/>
      <w:bookmarkStart w:id="3591" w:name="_Toc448565259"/>
      <w:bookmarkStart w:id="3592" w:name="_Toc448568739"/>
      <w:bookmarkStart w:id="3593" w:name="_Toc448818451"/>
      <w:bookmarkStart w:id="3594" w:name="_Toc448820309"/>
      <w:bookmarkStart w:id="3595" w:name="_Toc448821236"/>
      <w:bookmarkStart w:id="3596" w:name="_Toc448822163"/>
      <w:bookmarkStart w:id="3597" w:name="_Toc449258274"/>
      <w:bookmarkStart w:id="3598" w:name="_Toc449264299"/>
      <w:bookmarkStart w:id="3599" w:name="_Toc448502206"/>
      <w:bookmarkStart w:id="3600" w:name="_Toc448565260"/>
      <w:bookmarkStart w:id="3601" w:name="_Toc448568740"/>
      <w:bookmarkStart w:id="3602" w:name="_Toc448818452"/>
      <w:bookmarkStart w:id="3603" w:name="_Toc448820310"/>
      <w:bookmarkStart w:id="3604" w:name="_Toc448821237"/>
      <w:bookmarkStart w:id="3605" w:name="_Toc448822164"/>
      <w:bookmarkStart w:id="3606" w:name="_Toc449258275"/>
      <w:bookmarkStart w:id="3607" w:name="_Toc449264300"/>
      <w:bookmarkStart w:id="3608" w:name="_Toc448502207"/>
      <w:bookmarkStart w:id="3609" w:name="_Toc448565261"/>
      <w:bookmarkStart w:id="3610" w:name="_Toc448568741"/>
      <w:bookmarkStart w:id="3611" w:name="_Toc448818453"/>
      <w:bookmarkStart w:id="3612" w:name="_Toc448820311"/>
      <w:bookmarkStart w:id="3613" w:name="_Toc448821238"/>
      <w:bookmarkStart w:id="3614" w:name="_Toc448822165"/>
      <w:bookmarkStart w:id="3615" w:name="_Toc449258276"/>
      <w:bookmarkStart w:id="3616" w:name="_Toc449264301"/>
      <w:bookmarkStart w:id="3617" w:name="_Toc448502208"/>
      <w:bookmarkStart w:id="3618" w:name="_Toc448565262"/>
      <w:bookmarkStart w:id="3619" w:name="_Toc448568742"/>
      <w:bookmarkStart w:id="3620" w:name="_Toc448818454"/>
      <w:bookmarkStart w:id="3621" w:name="_Toc448820312"/>
      <w:bookmarkStart w:id="3622" w:name="_Toc448821239"/>
      <w:bookmarkStart w:id="3623" w:name="_Toc448822166"/>
      <w:bookmarkStart w:id="3624" w:name="_Toc449258277"/>
      <w:bookmarkStart w:id="3625" w:name="_Toc449264302"/>
      <w:bookmarkStart w:id="3626" w:name="_Toc448502209"/>
      <w:bookmarkStart w:id="3627" w:name="_Toc448565263"/>
      <w:bookmarkStart w:id="3628" w:name="_Toc448568743"/>
      <w:bookmarkStart w:id="3629" w:name="_Toc448818455"/>
      <w:bookmarkStart w:id="3630" w:name="_Toc448820313"/>
      <w:bookmarkStart w:id="3631" w:name="_Toc448821240"/>
      <w:bookmarkStart w:id="3632" w:name="_Toc448822167"/>
      <w:bookmarkStart w:id="3633" w:name="_Toc449258278"/>
      <w:bookmarkStart w:id="3634" w:name="_Toc449264303"/>
      <w:bookmarkStart w:id="3635" w:name="_Toc448502210"/>
      <w:bookmarkStart w:id="3636" w:name="_Toc448565264"/>
      <w:bookmarkStart w:id="3637" w:name="_Toc448568744"/>
      <w:bookmarkStart w:id="3638" w:name="_Toc448818456"/>
      <w:bookmarkStart w:id="3639" w:name="_Toc448820314"/>
      <w:bookmarkStart w:id="3640" w:name="_Toc448821241"/>
      <w:bookmarkStart w:id="3641" w:name="_Toc448822168"/>
      <w:bookmarkStart w:id="3642" w:name="_Toc449258279"/>
      <w:bookmarkStart w:id="3643" w:name="_Toc449264304"/>
      <w:bookmarkStart w:id="3644" w:name="_Toc448502211"/>
      <w:bookmarkStart w:id="3645" w:name="_Toc448565265"/>
      <w:bookmarkStart w:id="3646" w:name="_Toc448568745"/>
      <w:bookmarkStart w:id="3647" w:name="_Toc448818457"/>
      <w:bookmarkStart w:id="3648" w:name="_Toc448820315"/>
      <w:bookmarkStart w:id="3649" w:name="_Toc448821242"/>
      <w:bookmarkStart w:id="3650" w:name="_Toc448822169"/>
      <w:bookmarkStart w:id="3651" w:name="_Toc449258280"/>
      <w:bookmarkStart w:id="3652" w:name="_Toc449264305"/>
      <w:bookmarkStart w:id="3653" w:name="_Toc448502212"/>
      <w:bookmarkStart w:id="3654" w:name="_Toc448565266"/>
      <w:bookmarkStart w:id="3655" w:name="_Toc448568746"/>
      <w:bookmarkStart w:id="3656" w:name="_Toc448818458"/>
      <w:bookmarkStart w:id="3657" w:name="_Toc448820316"/>
      <w:bookmarkStart w:id="3658" w:name="_Toc448821243"/>
      <w:bookmarkStart w:id="3659" w:name="_Toc448822170"/>
      <w:bookmarkStart w:id="3660" w:name="_Toc449258281"/>
      <w:bookmarkStart w:id="3661" w:name="_Toc449264306"/>
      <w:bookmarkStart w:id="3662" w:name="_Toc448502213"/>
      <w:bookmarkStart w:id="3663" w:name="_Toc448565267"/>
      <w:bookmarkStart w:id="3664" w:name="_Toc448568747"/>
      <w:bookmarkStart w:id="3665" w:name="_Toc448818459"/>
      <w:bookmarkStart w:id="3666" w:name="_Toc448820317"/>
      <w:bookmarkStart w:id="3667" w:name="_Toc448821244"/>
      <w:bookmarkStart w:id="3668" w:name="_Toc448822171"/>
      <w:bookmarkStart w:id="3669" w:name="_Toc449258282"/>
      <w:bookmarkStart w:id="3670" w:name="_Toc449264307"/>
      <w:bookmarkStart w:id="3671" w:name="_Toc448502214"/>
      <w:bookmarkStart w:id="3672" w:name="_Toc448565268"/>
      <w:bookmarkStart w:id="3673" w:name="_Toc448568748"/>
      <w:bookmarkStart w:id="3674" w:name="_Toc448818460"/>
      <w:bookmarkStart w:id="3675" w:name="_Toc448820318"/>
      <w:bookmarkStart w:id="3676" w:name="_Toc448821245"/>
      <w:bookmarkStart w:id="3677" w:name="_Toc448822172"/>
      <w:bookmarkStart w:id="3678" w:name="_Toc449258283"/>
      <w:bookmarkStart w:id="3679" w:name="_Toc449264308"/>
      <w:bookmarkStart w:id="3680" w:name="_Toc448502215"/>
      <w:bookmarkStart w:id="3681" w:name="_Toc448565269"/>
      <w:bookmarkStart w:id="3682" w:name="_Toc448568749"/>
      <w:bookmarkStart w:id="3683" w:name="_Toc448818461"/>
      <w:bookmarkStart w:id="3684" w:name="_Toc448820319"/>
      <w:bookmarkStart w:id="3685" w:name="_Toc448821246"/>
      <w:bookmarkStart w:id="3686" w:name="_Toc448822173"/>
      <w:bookmarkStart w:id="3687" w:name="_Toc449258284"/>
      <w:bookmarkStart w:id="3688" w:name="_Toc449264309"/>
      <w:bookmarkStart w:id="3689" w:name="_Toc448502216"/>
      <w:bookmarkStart w:id="3690" w:name="_Toc448565270"/>
      <w:bookmarkStart w:id="3691" w:name="_Toc448568750"/>
      <w:bookmarkStart w:id="3692" w:name="_Toc448818462"/>
      <w:bookmarkStart w:id="3693" w:name="_Toc448820320"/>
      <w:bookmarkStart w:id="3694" w:name="_Toc448821247"/>
      <w:bookmarkStart w:id="3695" w:name="_Toc448822174"/>
      <w:bookmarkStart w:id="3696" w:name="_Toc449258285"/>
      <w:bookmarkStart w:id="3697" w:name="_Toc449264310"/>
      <w:bookmarkStart w:id="3698" w:name="_Toc448502217"/>
      <w:bookmarkStart w:id="3699" w:name="_Toc448565271"/>
      <w:bookmarkStart w:id="3700" w:name="_Toc448568751"/>
      <w:bookmarkStart w:id="3701" w:name="_Toc448818463"/>
      <w:bookmarkStart w:id="3702" w:name="_Toc448820321"/>
      <w:bookmarkStart w:id="3703" w:name="_Toc448821248"/>
      <w:bookmarkStart w:id="3704" w:name="_Toc448822175"/>
      <w:bookmarkStart w:id="3705" w:name="_Toc449258286"/>
      <w:bookmarkStart w:id="3706" w:name="_Toc449264311"/>
      <w:bookmarkStart w:id="3707" w:name="_Toc448502218"/>
      <w:bookmarkStart w:id="3708" w:name="_Toc448565272"/>
      <w:bookmarkStart w:id="3709" w:name="_Toc448568752"/>
      <w:bookmarkStart w:id="3710" w:name="_Toc448818464"/>
      <w:bookmarkStart w:id="3711" w:name="_Toc448820322"/>
      <w:bookmarkStart w:id="3712" w:name="_Toc448821249"/>
      <w:bookmarkStart w:id="3713" w:name="_Toc448822176"/>
      <w:bookmarkStart w:id="3714" w:name="_Toc449258287"/>
      <w:bookmarkStart w:id="3715" w:name="_Toc449264312"/>
      <w:bookmarkStart w:id="3716" w:name="_Toc448502219"/>
      <w:bookmarkStart w:id="3717" w:name="_Toc448565273"/>
      <w:bookmarkStart w:id="3718" w:name="_Toc448568753"/>
      <w:bookmarkStart w:id="3719" w:name="_Toc448818465"/>
      <w:bookmarkStart w:id="3720" w:name="_Toc448820323"/>
      <w:bookmarkStart w:id="3721" w:name="_Toc448821250"/>
      <w:bookmarkStart w:id="3722" w:name="_Toc448822177"/>
      <w:bookmarkStart w:id="3723" w:name="_Toc449258288"/>
      <w:bookmarkStart w:id="3724" w:name="_Toc449264313"/>
      <w:bookmarkStart w:id="3725" w:name="_Toc448502220"/>
      <w:bookmarkStart w:id="3726" w:name="_Toc448565274"/>
      <w:bookmarkStart w:id="3727" w:name="_Toc448568754"/>
      <w:bookmarkStart w:id="3728" w:name="_Toc448818466"/>
      <w:bookmarkStart w:id="3729" w:name="_Toc448820324"/>
      <w:bookmarkStart w:id="3730" w:name="_Toc448821251"/>
      <w:bookmarkStart w:id="3731" w:name="_Toc448822178"/>
      <w:bookmarkStart w:id="3732" w:name="_Toc449258289"/>
      <w:bookmarkStart w:id="3733" w:name="_Toc449264314"/>
      <w:bookmarkStart w:id="3734" w:name="_Toc448502221"/>
      <w:bookmarkStart w:id="3735" w:name="_Toc448565275"/>
      <w:bookmarkStart w:id="3736" w:name="_Toc448568755"/>
      <w:bookmarkStart w:id="3737" w:name="_Toc448818467"/>
      <w:bookmarkStart w:id="3738" w:name="_Toc448820325"/>
      <w:bookmarkStart w:id="3739" w:name="_Toc448821252"/>
      <w:bookmarkStart w:id="3740" w:name="_Toc448822179"/>
      <w:bookmarkStart w:id="3741" w:name="_Toc449258290"/>
      <w:bookmarkStart w:id="3742" w:name="_Toc449264315"/>
      <w:bookmarkStart w:id="3743" w:name="_Toc448502222"/>
      <w:bookmarkStart w:id="3744" w:name="_Toc448565276"/>
      <w:bookmarkStart w:id="3745" w:name="_Toc448568756"/>
      <w:bookmarkStart w:id="3746" w:name="_Toc448818468"/>
      <w:bookmarkStart w:id="3747" w:name="_Toc448820326"/>
      <w:bookmarkStart w:id="3748" w:name="_Toc448821253"/>
      <w:bookmarkStart w:id="3749" w:name="_Toc448822180"/>
      <w:bookmarkStart w:id="3750" w:name="_Toc449258291"/>
      <w:bookmarkStart w:id="3751" w:name="_Toc449264316"/>
      <w:bookmarkStart w:id="3752" w:name="_Toc448502223"/>
      <w:bookmarkStart w:id="3753" w:name="_Toc448565277"/>
      <w:bookmarkStart w:id="3754" w:name="_Toc448568757"/>
      <w:bookmarkStart w:id="3755" w:name="_Toc448818469"/>
      <w:bookmarkStart w:id="3756" w:name="_Toc448820327"/>
      <w:bookmarkStart w:id="3757" w:name="_Toc448821254"/>
      <w:bookmarkStart w:id="3758" w:name="_Toc448822181"/>
      <w:bookmarkStart w:id="3759" w:name="_Toc449258292"/>
      <w:bookmarkStart w:id="3760" w:name="_Toc449264317"/>
      <w:bookmarkStart w:id="3761" w:name="_Toc448502224"/>
      <w:bookmarkStart w:id="3762" w:name="_Toc448565278"/>
      <w:bookmarkStart w:id="3763" w:name="_Toc448568758"/>
      <w:bookmarkStart w:id="3764" w:name="_Toc448818470"/>
      <w:bookmarkStart w:id="3765" w:name="_Toc448820328"/>
      <w:bookmarkStart w:id="3766" w:name="_Toc448821255"/>
      <w:bookmarkStart w:id="3767" w:name="_Toc448822182"/>
      <w:bookmarkStart w:id="3768" w:name="_Toc449258293"/>
      <w:bookmarkStart w:id="3769" w:name="_Toc449264318"/>
      <w:bookmarkStart w:id="3770" w:name="_Toc448502225"/>
      <w:bookmarkStart w:id="3771" w:name="_Toc448565279"/>
      <w:bookmarkStart w:id="3772" w:name="_Toc448568759"/>
      <w:bookmarkStart w:id="3773" w:name="_Toc448818471"/>
      <w:bookmarkStart w:id="3774" w:name="_Toc448820329"/>
      <w:bookmarkStart w:id="3775" w:name="_Toc448821256"/>
      <w:bookmarkStart w:id="3776" w:name="_Toc448822183"/>
      <w:bookmarkStart w:id="3777" w:name="_Toc449258294"/>
      <w:bookmarkStart w:id="3778" w:name="_Toc449264319"/>
      <w:bookmarkStart w:id="3779" w:name="_Toc448502226"/>
      <w:bookmarkStart w:id="3780" w:name="_Toc448565280"/>
      <w:bookmarkStart w:id="3781" w:name="_Toc448568760"/>
      <w:bookmarkStart w:id="3782" w:name="_Toc448818472"/>
      <w:bookmarkStart w:id="3783" w:name="_Toc448820330"/>
      <w:bookmarkStart w:id="3784" w:name="_Toc448821257"/>
      <w:bookmarkStart w:id="3785" w:name="_Toc448822184"/>
      <w:bookmarkStart w:id="3786" w:name="_Toc449258295"/>
      <w:bookmarkStart w:id="3787" w:name="_Toc449264320"/>
      <w:bookmarkStart w:id="3788" w:name="_Toc448502227"/>
      <w:bookmarkStart w:id="3789" w:name="_Toc448565281"/>
      <w:bookmarkStart w:id="3790" w:name="_Toc448568761"/>
      <w:bookmarkStart w:id="3791" w:name="_Toc448818473"/>
      <w:bookmarkStart w:id="3792" w:name="_Toc448820331"/>
      <w:bookmarkStart w:id="3793" w:name="_Toc448821258"/>
      <w:bookmarkStart w:id="3794" w:name="_Toc448822185"/>
      <w:bookmarkStart w:id="3795" w:name="_Toc449258296"/>
      <w:bookmarkStart w:id="3796" w:name="_Toc449264321"/>
      <w:bookmarkStart w:id="3797" w:name="_Toc448502228"/>
      <w:bookmarkStart w:id="3798" w:name="_Toc448565282"/>
      <w:bookmarkStart w:id="3799" w:name="_Toc448568762"/>
      <w:bookmarkStart w:id="3800" w:name="_Toc448818474"/>
      <w:bookmarkStart w:id="3801" w:name="_Toc448820332"/>
      <w:bookmarkStart w:id="3802" w:name="_Toc448821259"/>
      <w:bookmarkStart w:id="3803" w:name="_Toc448822186"/>
      <w:bookmarkStart w:id="3804" w:name="_Toc449258297"/>
      <w:bookmarkStart w:id="3805" w:name="_Toc449264322"/>
      <w:bookmarkStart w:id="3806" w:name="_Toc448502229"/>
      <w:bookmarkStart w:id="3807" w:name="_Toc448565283"/>
      <w:bookmarkStart w:id="3808" w:name="_Toc448568763"/>
      <w:bookmarkStart w:id="3809" w:name="_Toc448818475"/>
      <w:bookmarkStart w:id="3810" w:name="_Toc448820333"/>
      <w:bookmarkStart w:id="3811" w:name="_Toc448821260"/>
      <w:bookmarkStart w:id="3812" w:name="_Toc448822187"/>
      <w:bookmarkStart w:id="3813" w:name="_Toc449258298"/>
      <w:bookmarkStart w:id="3814" w:name="_Toc449264323"/>
      <w:bookmarkStart w:id="3815" w:name="_Toc448502230"/>
      <w:bookmarkStart w:id="3816" w:name="_Toc448565284"/>
      <w:bookmarkStart w:id="3817" w:name="_Toc448568764"/>
      <w:bookmarkStart w:id="3818" w:name="_Toc448818476"/>
      <w:bookmarkStart w:id="3819" w:name="_Toc448820334"/>
      <w:bookmarkStart w:id="3820" w:name="_Toc448821261"/>
      <w:bookmarkStart w:id="3821" w:name="_Toc448822188"/>
      <w:bookmarkStart w:id="3822" w:name="_Toc449258299"/>
      <w:bookmarkStart w:id="3823" w:name="_Toc449264324"/>
      <w:bookmarkStart w:id="3824" w:name="_Toc448502231"/>
      <w:bookmarkStart w:id="3825" w:name="_Toc448565285"/>
      <w:bookmarkStart w:id="3826" w:name="_Toc448568765"/>
      <w:bookmarkStart w:id="3827" w:name="_Toc448818477"/>
      <w:bookmarkStart w:id="3828" w:name="_Toc448820335"/>
      <w:bookmarkStart w:id="3829" w:name="_Toc448821262"/>
      <w:bookmarkStart w:id="3830" w:name="_Toc448822189"/>
      <w:bookmarkStart w:id="3831" w:name="_Toc449258300"/>
      <w:bookmarkStart w:id="3832" w:name="_Toc449264325"/>
      <w:bookmarkStart w:id="3833" w:name="_Toc448502232"/>
      <w:bookmarkStart w:id="3834" w:name="_Toc448565286"/>
      <w:bookmarkStart w:id="3835" w:name="_Toc448568766"/>
      <w:bookmarkStart w:id="3836" w:name="_Toc448818478"/>
      <w:bookmarkStart w:id="3837" w:name="_Toc448820336"/>
      <w:bookmarkStart w:id="3838" w:name="_Toc448821263"/>
      <w:bookmarkStart w:id="3839" w:name="_Toc448822190"/>
      <w:bookmarkStart w:id="3840" w:name="_Toc449258301"/>
      <w:bookmarkStart w:id="3841" w:name="_Toc449264326"/>
      <w:bookmarkStart w:id="3842" w:name="_Toc448502233"/>
      <w:bookmarkStart w:id="3843" w:name="_Toc448565287"/>
      <w:bookmarkStart w:id="3844" w:name="_Toc448568767"/>
      <w:bookmarkStart w:id="3845" w:name="_Toc448818479"/>
      <w:bookmarkStart w:id="3846" w:name="_Toc448820337"/>
      <w:bookmarkStart w:id="3847" w:name="_Toc448821264"/>
      <w:bookmarkStart w:id="3848" w:name="_Toc448822191"/>
      <w:bookmarkStart w:id="3849" w:name="_Toc449258302"/>
      <w:bookmarkStart w:id="3850" w:name="_Toc449264327"/>
      <w:bookmarkStart w:id="3851" w:name="_Toc448502234"/>
      <w:bookmarkStart w:id="3852" w:name="_Toc448565288"/>
      <w:bookmarkStart w:id="3853" w:name="_Toc448568768"/>
      <w:bookmarkStart w:id="3854" w:name="_Toc448818480"/>
      <w:bookmarkStart w:id="3855" w:name="_Toc448820338"/>
      <w:bookmarkStart w:id="3856" w:name="_Toc448821265"/>
      <w:bookmarkStart w:id="3857" w:name="_Toc448822192"/>
      <w:bookmarkStart w:id="3858" w:name="_Toc449258303"/>
      <w:bookmarkStart w:id="3859" w:name="_Toc449264328"/>
      <w:bookmarkStart w:id="3860" w:name="_Toc448502235"/>
      <w:bookmarkStart w:id="3861" w:name="_Toc448565289"/>
      <w:bookmarkStart w:id="3862" w:name="_Toc448568769"/>
      <w:bookmarkStart w:id="3863" w:name="_Toc448818481"/>
      <w:bookmarkStart w:id="3864" w:name="_Toc448820339"/>
      <w:bookmarkStart w:id="3865" w:name="_Toc448821266"/>
      <w:bookmarkStart w:id="3866" w:name="_Toc448822193"/>
      <w:bookmarkStart w:id="3867" w:name="_Toc449258304"/>
      <w:bookmarkStart w:id="3868" w:name="_Toc449264329"/>
      <w:bookmarkStart w:id="3869" w:name="_Toc448502236"/>
      <w:bookmarkStart w:id="3870" w:name="_Toc448565290"/>
      <w:bookmarkStart w:id="3871" w:name="_Toc448568770"/>
      <w:bookmarkStart w:id="3872" w:name="_Toc448818482"/>
      <w:bookmarkStart w:id="3873" w:name="_Toc448820340"/>
      <w:bookmarkStart w:id="3874" w:name="_Toc448821267"/>
      <w:bookmarkStart w:id="3875" w:name="_Toc448822194"/>
      <w:bookmarkStart w:id="3876" w:name="_Toc449258305"/>
      <w:bookmarkStart w:id="3877" w:name="_Toc449264330"/>
      <w:bookmarkStart w:id="3878" w:name="_Toc448502237"/>
      <w:bookmarkStart w:id="3879" w:name="_Toc448565291"/>
      <w:bookmarkStart w:id="3880" w:name="_Toc448568771"/>
      <w:bookmarkStart w:id="3881" w:name="_Toc448818483"/>
      <w:bookmarkStart w:id="3882" w:name="_Toc448820341"/>
      <w:bookmarkStart w:id="3883" w:name="_Toc448821268"/>
      <w:bookmarkStart w:id="3884" w:name="_Toc448822195"/>
      <w:bookmarkStart w:id="3885" w:name="_Toc449258306"/>
      <w:bookmarkStart w:id="3886" w:name="_Toc449264331"/>
      <w:bookmarkStart w:id="3887" w:name="_Toc448502238"/>
      <w:bookmarkStart w:id="3888" w:name="_Toc448565292"/>
      <w:bookmarkStart w:id="3889" w:name="_Toc448568772"/>
      <w:bookmarkStart w:id="3890" w:name="_Toc448818484"/>
      <w:bookmarkStart w:id="3891" w:name="_Toc448820342"/>
      <w:bookmarkStart w:id="3892" w:name="_Toc448821269"/>
      <w:bookmarkStart w:id="3893" w:name="_Toc448822196"/>
      <w:bookmarkStart w:id="3894" w:name="_Toc449258307"/>
      <w:bookmarkStart w:id="3895" w:name="_Toc449264332"/>
      <w:bookmarkStart w:id="3896" w:name="_Toc448502239"/>
      <w:bookmarkStart w:id="3897" w:name="_Toc448565293"/>
      <w:bookmarkStart w:id="3898" w:name="_Toc448568773"/>
      <w:bookmarkStart w:id="3899" w:name="_Toc448818485"/>
      <w:bookmarkStart w:id="3900" w:name="_Toc448820343"/>
      <w:bookmarkStart w:id="3901" w:name="_Toc448821270"/>
      <w:bookmarkStart w:id="3902" w:name="_Toc448822197"/>
      <w:bookmarkStart w:id="3903" w:name="_Toc449258308"/>
      <w:bookmarkStart w:id="3904" w:name="_Toc449264333"/>
      <w:bookmarkStart w:id="3905" w:name="_Toc448502240"/>
      <w:bookmarkStart w:id="3906" w:name="_Toc448565294"/>
      <w:bookmarkStart w:id="3907" w:name="_Toc448568774"/>
      <w:bookmarkStart w:id="3908" w:name="_Toc448818486"/>
      <w:bookmarkStart w:id="3909" w:name="_Toc448820344"/>
      <w:bookmarkStart w:id="3910" w:name="_Toc448821271"/>
      <w:bookmarkStart w:id="3911" w:name="_Toc448822198"/>
      <w:bookmarkStart w:id="3912" w:name="_Toc449258309"/>
      <w:bookmarkStart w:id="3913" w:name="_Toc449264334"/>
      <w:bookmarkStart w:id="3914" w:name="_Toc448502241"/>
      <w:bookmarkStart w:id="3915" w:name="_Toc448565295"/>
      <w:bookmarkStart w:id="3916" w:name="_Toc448568775"/>
      <w:bookmarkStart w:id="3917" w:name="_Toc448818487"/>
      <w:bookmarkStart w:id="3918" w:name="_Toc448820345"/>
      <w:bookmarkStart w:id="3919" w:name="_Toc448821272"/>
      <w:bookmarkStart w:id="3920" w:name="_Toc448822199"/>
      <w:bookmarkStart w:id="3921" w:name="_Toc449258310"/>
      <w:bookmarkStart w:id="3922" w:name="_Toc449264335"/>
      <w:bookmarkStart w:id="3923" w:name="_Toc448502242"/>
      <w:bookmarkStart w:id="3924" w:name="_Toc448565296"/>
      <w:bookmarkStart w:id="3925" w:name="_Toc448568776"/>
      <w:bookmarkStart w:id="3926" w:name="_Toc448818488"/>
      <w:bookmarkStart w:id="3927" w:name="_Toc448820346"/>
      <w:bookmarkStart w:id="3928" w:name="_Toc448821273"/>
      <w:bookmarkStart w:id="3929" w:name="_Toc448822200"/>
      <w:bookmarkStart w:id="3930" w:name="_Toc449258311"/>
      <w:bookmarkStart w:id="3931" w:name="_Toc449264336"/>
      <w:bookmarkStart w:id="3932" w:name="_Toc448502243"/>
      <w:bookmarkStart w:id="3933" w:name="_Toc448565297"/>
      <w:bookmarkStart w:id="3934" w:name="_Toc448568777"/>
      <w:bookmarkStart w:id="3935" w:name="_Toc448818489"/>
      <w:bookmarkStart w:id="3936" w:name="_Toc448820347"/>
      <w:bookmarkStart w:id="3937" w:name="_Toc448821274"/>
      <w:bookmarkStart w:id="3938" w:name="_Toc448822201"/>
      <w:bookmarkStart w:id="3939" w:name="_Toc449258312"/>
      <w:bookmarkStart w:id="3940" w:name="_Toc449264337"/>
      <w:bookmarkStart w:id="3941" w:name="_Toc448502244"/>
      <w:bookmarkStart w:id="3942" w:name="_Toc448565298"/>
      <w:bookmarkStart w:id="3943" w:name="_Toc448568778"/>
      <w:bookmarkStart w:id="3944" w:name="_Toc448818490"/>
      <w:bookmarkStart w:id="3945" w:name="_Toc448820348"/>
      <w:bookmarkStart w:id="3946" w:name="_Toc448821275"/>
      <w:bookmarkStart w:id="3947" w:name="_Toc448822202"/>
      <w:bookmarkStart w:id="3948" w:name="_Toc449258313"/>
      <w:bookmarkStart w:id="3949" w:name="_Toc449264338"/>
      <w:bookmarkStart w:id="3950" w:name="_Toc448502245"/>
      <w:bookmarkStart w:id="3951" w:name="_Toc448565299"/>
      <w:bookmarkStart w:id="3952" w:name="_Toc448568779"/>
      <w:bookmarkStart w:id="3953" w:name="_Toc448818491"/>
      <w:bookmarkStart w:id="3954" w:name="_Toc448820349"/>
      <w:bookmarkStart w:id="3955" w:name="_Toc448821276"/>
      <w:bookmarkStart w:id="3956" w:name="_Toc448822203"/>
      <w:bookmarkStart w:id="3957" w:name="_Toc449258314"/>
      <w:bookmarkStart w:id="3958" w:name="_Toc449264339"/>
      <w:bookmarkStart w:id="3959" w:name="_Toc448502246"/>
      <w:bookmarkStart w:id="3960" w:name="_Toc448565300"/>
      <w:bookmarkStart w:id="3961" w:name="_Toc448568780"/>
      <w:bookmarkStart w:id="3962" w:name="_Toc448818492"/>
      <w:bookmarkStart w:id="3963" w:name="_Toc448820350"/>
      <w:bookmarkStart w:id="3964" w:name="_Toc448821277"/>
      <w:bookmarkStart w:id="3965" w:name="_Toc448822204"/>
      <w:bookmarkStart w:id="3966" w:name="_Toc449258315"/>
      <w:bookmarkStart w:id="3967" w:name="_Toc449264340"/>
      <w:bookmarkStart w:id="3968" w:name="_Toc448502247"/>
      <w:bookmarkStart w:id="3969" w:name="_Toc448565301"/>
      <w:bookmarkStart w:id="3970" w:name="_Toc448568781"/>
      <w:bookmarkStart w:id="3971" w:name="_Toc448818493"/>
      <w:bookmarkStart w:id="3972" w:name="_Toc448820351"/>
      <w:bookmarkStart w:id="3973" w:name="_Toc448821278"/>
      <w:bookmarkStart w:id="3974" w:name="_Toc448822205"/>
      <w:bookmarkStart w:id="3975" w:name="_Toc449258316"/>
      <w:bookmarkStart w:id="3976" w:name="_Toc449264341"/>
      <w:bookmarkStart w:id="3977" w:name="_Toc448502248"/>
      <w:bookmarkStart w:id="3978" w:name="_Toc448565302"/>
      <w:bookmarkStart w:id="3979" w:name="_Toc448568782"/>
      <w:bookmarkStart w:id="3980" w:name="_Toc448818494"/>
      <w:bookmarkStart w:id="3981" w:name="_Toc448820352"/>
      <w:bookmarkStart w:id="3982" w:name="_Toc448821279"/>
      <w:bookmarkStart w:id="3983" w:name="_Toc448822206"/>
      <w:bookmarkStart w:id="3984" w:name="_Toc449258317"/>
      <w:bookmarkStart w:id="3985" w:name="_Toc449264342"/>
      <w:bookmarkStart w:id="3986" w:name="_Toc448502249"/>
      <w:bookmarkStart w:id="3987" w:name="_Toc448565303"/>
      <w:bookmarkStart w:id="3988" w:name="_Toc448568783"/>
      <w:bookmarkStart w:id="3989" w:name="_Toc448818495"/>
      <w:bookmarkStart w:id="3990" w:name="_Toc448820353"/>
      <w:bookmarkStart w:id="3991" w:name="_Toc448821280"/>
      <w:bookmarkStart w:id="3992" w:name="_Toc448822207"/>
      <w:bookmarkStart w:id="3993" w:name="_Toc449258318"/>
      <w:bookmarkStart w:id="3994" w:name="_Toc449264343"/>
      <w:bookmarkStart w:id="3995" w:name="_Toc448502250"/>
      <w:bookmarkStart w:id="3996" w:name="_Toc448565304"/>
      <w:bookmarkStart w:id="3997" w:name="_Toc448568784"/>
      <w:bookmarkStart w:id="3998" w:name="_Toc448818496"/>
      <w:bookmarkStart w:id="3999" w:name="_Toc448820354"/>
      <w:bookmarkStart w:id="4000" w:name="_Toc448821281"/>
      <w:bookmarkStart w:id="4001" w:name="_Toc448822208"/>
      <w:bookmarkStart w:id="4002" w:name="_Toc449258319"/>
      <w:bookmarkStart w:id="4003" w:name="_Toc449264344"/>
      <w:bookmarkStart w:id="4004" w:name="_Toc448502251"/>
      <w:bookmarkStart w:id="4005" w:name="_Toc448565305"/>
      <w:bookmarkStart w:id="4006" w:name="_Toc448568785"/>
      <w:bookmarkStart w:id="4007" w:name="_Toc448818497"/>
      <w:bookmarkStart w:id="4008" w:name="_Toc448820355"/>
      <w:bookmarkStart w:id="4009" w:name="_Toc448821282"/>
      <w:bookmarkStart w:id="4010" w:name="_Toc448822209"/>
      <w:bookmarkStart w:id="4011" w:name="_Toc449258320"/>
      <w:bookmarkStart w:id="4012" w:name="_Toc449264345"/>
      <w:bookmarkStart w:id="4013" w:name="_Toc448502252"/>
      <w:bookmarkStart w:id="4014" w:name="_Toc448565306"/>
      <w:bookmarkStart w:id="4015" w:name="_Toc448568786"/>
      <w:bookmarkStart w:id="4016" w:name="_Toc448818498"/>
      <w:bookmarkStart w:id="4017" w:name="_Toc448820356"/>
      <w:bookmarkStart w:id="4018" w:name="_Toc448821283"/>
      <w:bookmarkStart w:id="4019" w:name="_Toc448822210"/>
      <w:bookmarkStart w:id="4020" w:name="_Toc449258321"/>
      <w:bookmarkStart w:id="4021" w:name="_Toc449264346"/>
      <w:bookmarkStart w:id="4022" w:name="_Toc448502253"/>
      <w:bookmarkStart w:id="4023" w:name="_Toc448565307"/>
      <w:bookmarkStart w:id="4024" w:name="_Toc448568787"/>
      <w:bookmarkStart w:id="4025" w:name="_Toc448818499"/>
      <w:bookmarkStart w:id="4026" w:name="_Toc448820357"/>
      <w:bookmarkStart w:id="4027" w:name="_Toc448821284"/>
      <w:bookmarkStart w:id="4028" w:name="_Toc448822211"/>
      <w:bookmarkStart w:id="4029" w:name="_Toc449258322"/>
      <w:bookmarkStart w:id="4030" w:name="_Toc449264347"/>
      <w:bookmarkStart w:id="4031" w:name="_Toc448502254"/>
      <w:bookmarkStart w:id="4032" w:name="_Toc448565308"/>
      <w:bookmarkStart w:id="4033" w:name="_Toc448568788"/>
      <w:bookmarkStart w:id="4034" w:name="_Toc448818500"/>
      <w:bookmarkStart w:id="4035" w:name="_Toc448820358"/>
      <w:bookmarkStart w:id="4036" w:name="_Toc448821285"/>
      <w:bookmarkStart w:id="4037" w:name="_Toc448822212"/>
      <w:bookmarkStart w:id="4038" w:name="_Toc449258323"/>
      <w:bookmarkStart w:id="4039" w:name="_Toc449264348"/>
      <w:bookmarkStart w:id="4040" w:name="_Toc448502255"/>
      <w:bookmarkStart w:id="4041" w:name="_Toc448565309"/>
      <w:bookmarkStart w:id="4042" w:name="_Toc448568789"/>
      <w:bookmarkStart w:id="4043" w:name="_Toc448818501"/>
      <w:bookmarkStart w:id="4044" w:name="_Toc448820359"/>
      <w:bookmarkStart w:id="4045" w:name="_Toc448821286"/>
      <w:bookmarkStart w:id="4046" w:name="_Toc448822213"/>
      <w:bookmarkStart w:id="4047" w:name="_Toc449258324"/>
      <w:bookmarkStart w:id="4048" w:name="_Toc449264349"/>
      <w:bookmarkStart w:id="4049" w:name="_Toc448502256"/>
      <w:bookmarkStart w:id="4050" w:name="_Toc448565310"/>
      <w:bookmarkStart w:id="4051" w:name="_Toc448568790"/>
      <w:bookmarkStart w:id="4052" w:name="_Toc448818502"/>
      <w:bookmarkStart w:id="4053" w:name="_Toc448820360"/>
      <w:bookmarkStart w:id="4054" w:name="_Toc448821287"/>
      <w:bookmarkStart w:id="4055" w:name="_Toc448822214"/>
      <w:bookmarkStart w:id="4056" w:name="_Toc449258325"/>
      <w:bookmarkStart w:id="4057" w:name="_Toc449264350"/>
      <w:bookmarkStart w:id="4058" w:name="_Toc448502257"/>
      <w:bookmarkStart w:id="4059" w:name="_Toc448565311"/>
      <w:bookmarkStart w:id="4060" w:name="_Toc448568791"/>
      <w:bookmarkStart w:id="4061" w:name="_Toc448818503"/>
      <w:bookmarkStart w:id="4062" w:name="_Toc448820361"/>
      <w:bookmarkStart w:id="4063" w:name="_Toc448821288"/>
      <w:bookmarkStart w:id="4064" w:name="_Toc448822215"/>
      <w:bookmarkStart w:id="4065" w:name="_Toc449258326"/>
      <w:bookmarkStart w:id="4066" w:name="_Toc449264351"/>
      <w:bookmarkStart w:id="4067" w:name="_Toc448502258"/>
      <w:bookmarkStart w:id="4068" w:name="_Toc448565312"/>
      <w:bookmarkStart w:id="4069" w:name="_Toc448568792"/>
      <w:bookmarkStart w:id="4070" w:name="_Toc448818504"/>
      <w:bookmarkStart w:id="4071" w:name="_Toc448820362"/>
      <w:bookmarkStart w:id="4072" w:name="_Toc448821289"/>
      <w:bookmarkStart w:id="4073" w:name="_Toc448822216"/>
      <w:bookmarkStart w:id="4074" w:name="_Toc449258327"/>
      <w:bookmarkStart w:id="4075" w:name="_Toc449264352"/>
      <w:bookmarkStart w:id="4076" w:name="_Toc448502259"/>
      <w:bookmarkStart w:id="4077" w:name="_Toc448565313"/>
      <w:bookmarkStart w:id="4078" w:name="_Toc448568793"/>
      <w:bookmarkStart w:id="4079" w:name="_Toc448818505"/>
      <w:bookmarkStart w:id="4080" w:name="_Toc448820363"/>
      <w:bookmarkStart w:id="4081" w:name="_Toc448821290"/>
      <w:bookmarkStart w:id="4082" w:name="_Toc448822217"/>
      <w:bookmarkStart w:id="4083" w:name="_Toc449258328"/>
      <w:bookmarkStart w:id="4084" w:name="_Toc449264353"/>
      <w:bookmarkStart w:id="4085" w:name="_Toc448502260"/>
      <w:bookmarkStart w:id="4086" w:name="_Toc448565314"/>
      <w:bookmarkStart w:id="4087" w:name="_Toc448568794"/>
      <w:bookmarkStart w:id="4088" w:name="_Toc448818506"/>
      <w:bookmarkStart w:id="4089" w:name="_Toc448820364"/>
      <w:bookmarkStart w:id="4090" w:name="_Toc448821291"/>
      <w:bookmarkStart w:id="4091" w:name="_Toc448822218"/>
      <w:bookmarkStart w:id="4092" w:name="_Toc449258329"/>
      <w:bookmarkStart w:id="4093" w:name="_Toc449264354"/>
      <w:bookmarkStart w:id="4094" w:name="_Toc448502261"/>
      <w:bookmarkStart w:id="4095" w:name="_Toc448565315"/>
      <w:bookmarkStart w:id="4096" w:name="_Toc448568795"/>
      <w:bookmarkStart w:id="4097" w:name="_Toc448818507"/>
      <w:bookmarkStart w:id="4098" w:name="_Toc448820365"/>
      <w:bookmarkStart w:id="4099" w:name="_Toc448821292"/>
      <w:bookmarkStart w:id="4100" w:name="_Toc448822219"/>
      <w:bookmarkStart w:id="4101" w:name="_Toc449258330"/>
      <w:bookmarkStart w:id="4102" w:name="_Toc449264355"/>
      <w:bookmarkStart w:id="4103" w:name="_Toc448502262"/>
      <w:bookmarkStart w:id="4104" w:name="_Toc448565316"/>
      <w:bookmarkStart w:id="4105" w:name="_Toc448568796"/>
      <w:bookmarkStart w:id="4106" w:name="_Toc448818508"/>
      <w:bookmarkStart w:id="4107" w:name="_Toc448820366"/>
      <w:bookmarkStart w:id="4108" w:name="_Toc448821293"/>
      <w:bookmarkStart w:id="4109" w:name="_Toc448822220"/>
      <w:bookmarkStart w:id="4110" w:name="_Toc449258331"/>
      <w:bookmarkStart w:id="4111" w:name="_Toc449264356"/>
      <w:bookmarkStart w:id="4112" w:name="_Toc448502263"/>
      <w:bookmarkStart w:id="4113" w:name="_Toc448565317"/>
      <w:bookmarkStart w:id="4114" w:name="_Toc448568797"/>
      <w:bookmarkStart w:id="4115" w:name="_Toc448818509"/>
      <w:bookmarkStart w:id="4116" w:name="_Toc448820367"/>
      <w:bookmarkStart w:id="4117" w:name="_Toc448821294"/>
      <w:bookmarkStart w:id="4118" w:name="_Toc448822221"/>
      <w:bookmarkStart w:id="4119" w:name="_Toc449258332"/>
      <w:bookmarkStart w:id="4120" w:name="_Toc449264357"/>
      <w:bookmarkStart w:id="4121" w:name="_Toc448502264"/>
      <w:bookmarkStart w:id="4122" w:name="_Toc448565318"/>
      <w:bookmarkStart w:id="4123" w:name="_Toc448568798"/>
      <w:bookmarkStart w:id="4124" w:name="_Toc448818510"/>
      <w:bookmarkStart w:id="4125" w:name="_Toc448820368"/>
      <w:bookmarkStart w:id="4126" w:name="_Toc448821295"/>
      <w:bookmarkStart w:id="4127" w:name="_Toc448822222"/>
      <w:bookmarkStart w:id="4128" w:name="_Toc449258333"/>
      <w:bookmarkStart w:id="4129" w:name="_Toc449264358"/>
      <w:bookmarkStart w:id="4130" w:name="_Toc448502265"/>
      <w:bookmarkStart w:id="4131" w:name="_Toc448565319"/>
      <w:bookmarkStart w:id="4132" w:name="_Toc448568799"/>
      <w:bookmarkStart w:id="4133" w:name="_Toc448818511"/>
      <w:bookmarkStart w:id="4134" w:name="_Toc448820369"/>
      <w:bookmarkStart w:id="4135" w:name="_Toc448821296"/>
      <w:bookmarkStart w:id="4136" w:name="_Toc448822223"/>
      <w:bookmarkStart w:id="4137" w:name="_Toc449258334"/>
      <w:bookmarkStart w:id="4138" w:name="_Toc449264359"/>
      <w:bookmarkStart w:id="4139" w:name="_Toc448502266"/>
      <w:bookmarkStart w:id="4140" w:name="_Toc448565320"/>
      <w:bookmarkStart w:id="4141" w:name="_Toc448568800"/>
      <w:bookmarkStart w:id="4142" w:name="_Toc448818512"/>
      <w:bookmarkStart w:id="4143" w:name="_Toc448820370"/>
      <w:bookmarkStart w:id="4144" w:name="_Toc448821297"/>
      <w:bookmarkStart w:id="4145" w:name="_Toc448822224"/>
      <w:bookmarkStart w:id="4146" w:name="_Toc449258335"/>
      <w:bookmarkStart w:id="4147" w:name="_Toc449264360"/>
      <w:bookmarkStart w:id="4148" w:name="_Toc448502267"/>
      <w:bookmarkStart w:id="4149" w:name="_Toc448565321"/>
      <w:bookmarkStart w:id="4150" w:name="_Toc448568801"/>
      <w:bookmarkStart w:id="4151" w:name="_Toc448818513"/>
      <w:bookmarkStart w:id="4152" w:name="_Toc448820371"/>
      <w:bookmarkStart w:id="4153" w:name="_Toc448821298"/>
      <w:bookmarkStart w:id="4154" w:name="_Toc448822225"/>
      <w:bookmarkStart w:id="4155" w:name="_Toc449258336"/>
      <w:bookmarkStart w:id="4156" w:name="_Toc449264361"/>
      <w:bookmarkStart w:id="4157" w:name="_Toc448502268"/>
      <w:bookmarkStart w:id="4158" w:name="_Toc448565322"/>
      <w:bookmarkStart w:id="4159" w:name="_Toc448568802"/>
      <w:bookmarkStart w:id="4160" w:name="_Toc448818514"/>
      <w:bookmarkStart w:id="4161" w:name="_Toc448820372"/>
      <w:bookmarkStart w:id="4162" w:name="_Toc448821299"/>
      <w:bookmarkStart w:id="4163" w:name="_Toc448822226"/>
      <w:bookmarkStart w:id="4164" w:name="_Toc449258337"/>
      <w:bookmarkStart w:id="4165" w:name="_Toc449264362"/>
      <w:bookmarkStart w:id="4166" w:name="_Toc448502269"/>
      <w:bookmarkStart w:id="4167" w:name="_Toc448565323"/>
      <w:bookmarkStart w:id="4168" w:name="_Toc448568803"/>
      <w:bookmarkStart w:id="4169" w:name="_Toc448818515"/>
      <w:bookmarkStart w:id="4170" w:name="_Toc448820373"/>
      <w:bookmarkStart w:id="4171" w:name="_Toc448821300"/>
      <w:bookmarkStart w:id="4172" w:name="_Toc448822227"/>
      <w:bookmarkStart w:id="4173" w:name="_Toc449258338"/>
      <w:bookmarkStart w:id="4174" w:name="_Toc449264363"/>
      <w:bookmarkStart w:id="4175" w:name="_Toc448502270"/>
      <w:bookmarkStart w:id="4176" w:name="_Toc448565324"/>
      <w:bookmarkStart w:id="4177" w:name="_Toc448568804"/>
      <w:bookmarkStart w:id="4178" w:name="_Toc448818516"/>
      <w:bookmarkStart w:id="4179" w:name="_Toc448820374"/>
      <w:bookmarkStart w:id="4180" w:name="_Toc448821301"/>
      <w:bookmarkStart w:id="4181" w:name="_Toc448822228"/>
      <w:bookmarkStart w:id="4182" w:name="_Toc449258339"/>
      <w:bookmarkStart w:id="4183" w:name="_Toc449264364"/>
      <w:bookmarkStart w:id="4184" w:name="_Toc448502271"/>
      <w:bookmarkStart w:id="4185" w:name="_Toc448565325"/>
      <w:bookmarkStart w:id="4186" w:name="_Toc448568805"/>
      <w:bookmarkStart w:id="4187" w:name="_Toc448818517"/>
      <w:bookmarkStart w:id="4188" w:name="_Toc448820375"/>
      <w:bookmarkStart w:id="4189" w:name="_Toc448821302"/>
      <w:bookmarkStart w:id="4190" w:name="_Toc448822229"/>
      <w:bookmarkStart w:id="4191" w:name="_Toc449258340"/>
      <w:bookmarkStart w:id="4192" w:name="_Toc449264365"/>
      <w:bookmarkStart w:id="4193" w:name="_Toc448502272"/>
      <w:bookmarkStart w:id="4194" w:name="_Toc448565326"/>
      <w:bookmarkStart w:id="4195" w:name="_Toc448568806"/>
      <w:bookmarkStart w:id="4196" w:name="_Toc448818518"/>
      <w:bookmarkStart w:id="4197" w:name="_Toc448820376"/>
      <w:bookmarkStart w:id="4198" w:name="_Toc448821303"/>
      <w:bookmarkStart w:id="4199" w:name="_Toc448822230"/>
      <w:bookmarkStart w:id="4200" w:name="_Toc449258341"/>
      <w:bookmarkStart w:id="4201" w:name="_Toc449264366"/>
      <w:bookmarkStart w:id="4202" w:name="_Toc448502273"/>
      <w:bookmarkStart w:id="4203" w:name="_Toc448565327"/>
      <w:bookmarkStart w:id="4204" w:name="_Toc448568807"/>
      <w:bookmarkStart w:id="4205" w:name="_Toc448818519"/>
      <w:bookmarkStart w:id="4206" w:name="_Toc448820377"/>
      <w:bookmarkStart w:id="4207" w:name="_Toc448821304"/>
      <w:bookmarkStart w:id="4208" w:name="_Toc448822231"/>
      <w:bookmarkStart w:id="4209" w:name="_Toc449258342"/>
      <w:bookmarkStart w:id="4210" w:name="_Toc449264367"/>
      <w:bookmarkStart w:id="4211" w:name="_Toc448502274"/>
      <w:bookmarkStart w:id="4212" w:name="_Toc448565328"/>
      <w:bookmarkStart w:id="4213" w:name="_Toc448568808"/>
      <w:bookmarkStart w:id="4214" w:name="_Toc448818520"/>
      <w:bookmarkStart w:id="4215" w:name="_Toc448820378"/>
      <w:bookmarkStart w:id="4216" w:name="_Toc448821305"/>
      <w:bookmarkStart w:id="4217" w:name="_Toc448822232"/>
      <w:bookmarkStart w:id="4218" w:name="_Toc449258343"/>
      <w:bookmarkStart w:id="4219" w:name="_Toc449264368"/>
      <w:bookmarkStart w:id="4220" w:name="_Toc448502275"/>
      <w:bookmarkStart w:id="4221" w:name="_Toc448565329"/>
      <w:bookmarkStart w:id="4222" w:name="_Toc448568809"/>
      <w:bookmarkStart w:id="4223" w:name="_Toc448818521"/>
      <w:bookmarkStart w:id="4224" w:name="_Toc448820379"/>
      <w:bookmarkStart w:id="4225" w:name="_Toc448821306"/>
      <w:bookmarkStart w:id="4226" w:name="_Toc448822233"/>
      <w:bookmarkStart w:id="4227" w:name="_Toc449258344"/>
      <w:bookmarkStart w:id="4228" w:name="_Toc449264369"/>
      <w:bookmarkStart w:id="4229" w:name="_Toc448502276"/>
      <w:bookmarkStart w:id="4230" w:name="_Toc448565330"/>
      <w:bookmarkStart w:id="4231" w:name="_Toc448568810"/>
      <w:bookmarkStart w:id="4232" w:name="_Toc448818522"/>
      <w:bookmarkStart w:id="4233" w:name="_Toc448820380"/>
      <w:bookmarkStart w:id="4234" w:name="_Toc448821307"/>
      <w:bookmarkStart w:id="4235" w:name="_Toc448822234"/>
      <w:bookmarkStart w:id="4236" w:name="_Toc449258345"/>
      <w:bookmarkStart w:id="4237" w:name="_Toc449264370"/>
      <w:bookmarkStart w:id="4238" w:name="_Toc448502277"/>
      <w:bookmarkStart w:id="4239" w:name="_Toc448565331"/>
      <w:bookmarkStart w:id="4240" w:name="_Toc448568811"/>
      <w:bookmarkStart w:id="4241" w:name="_Toc448818523"/>
      <w:bookmarkStart w:id="4242" w:name="_Toc448820381"/>
      <w:bookmarkStart w:id="4243" w:name="_Toc448821308"/>
      <w:bookmarkStart w:id="4244" w:name="_Toc448822235"/>
      <w:bookmarkStart w:id="4245" w:name="_Toc449258346"/>
      <w:bookmarkStart w:id="4246" w:name="_Toc449264371"/>
      <w:bookmarkStart w:id="4247" w:name="_Toc448502278"/>
      <w:bookmarkStart w:id="4248" w:name="_Toc448565332"/>
      <w:bookmarkStart w:id="4249" w:name="_Toc448568812"/>
      <w:bookmarkStart w:id="4250" w:name="_Toc448818524"/>
      <w:bookmarkStart w:id="4251" w:name="_Toc448820382"/>
      <w:bookmarkStart w:id="4252" w:name="_Toc448821309"/>
      <w:bookmarkStart w:id="4253" w:name="_Toc448822236"/>
      <w:bookmarkStart w:id="4254" w:name="_Toc449258347"/>
      <w:bookmarkStart w:id="4255" w:name="_Toc449264372"/>
      <w:bookmarkStart w:id="4256" w:name="_Toc448502279"/>
      <w:bookmarkStart w:id="4257" w:name="_Toc448565333"/>
      <w:bookmarkStart w:id="4258" w:name="_Toc448568813"/>
      <w:bookmarkStart w:id="4259" w:name="_Toc448818525"/>
      <w:bookmarkStart w:id="4260" w:name="_Toc448820383"/>
      <w:bookmarkStart w:id="4261" w:name="_Toc448821310"/>
      <w:bookmarkStart w:id="4262" w:name="_Toc448822237"/>
      <w:bookmarkStart w:id="4263" w:name="_Toc449258348"/>
      <w:bookmarkStart w:id="4264" w:name="_Toc449264373"/>
      <w:bookmarkStart w:id="4265" w:name="_Toc448502280"/>
      <w:bookmarkStart w:id="4266" w:name="_Toc448565334"/>
      <w:bookmarkStart w:id="4267" w:name="_Toc448568814"/>
      <w:bookmarkStart w:id="4268" w:name="_Toc448818526"/>
      <w:bookmarkStart w:id="4269" w:name="_Toc448820384"/>
      <w:bookmarkStart w:id="4270" w:name="_Toc448821311"/>
      <w:bookmarkStart w:id="4271" w:name="_Toc448822238"/>
      <w:bookmarkStart w:id="4272" w:name="_Toc449258349"/>
      <w:bookmarkStart w:id="4273" w:name="_Toc449264374"/>
      <w:bookmarkStart w:id="4274" w:name="_Toc448502281"/>
      <w:bookmarkStart w:id="4275" w:name="_Toc448565335"/>
      <w:bookmarkStart w:id="4276" w:name="_Toc448568815"/>
      <w:bookmarkStart w:id="4277" w:name="_Toc448818527"/>
      <w:bookmarkStart w:id="4278" w:name="_Toc448820385"/>
      <w:bookmarkStart w:id="4279" w:name="_Toc448821312"/>
      <w:bookmarkStart w:id="4280" w:name="_Toc448822239"/>
      <w:bookmarkStart w:id="4281" w:name="_Toc449258350"/>
      <w:bookmarkStart w:id="4282" w:name="_Toc449264375"/>
      <w:bookmarkStart w:id="4283" w:name="_Toc448502282"/>
      <w:bookmarkStart w:id="4284" w:name="_Toc448565336"/>
      <w:bookmarkStart w:id="4285" w:name="_Toc448568816"/>
      <w:bookmarkStart w:id="4286" w:name="_Toc448818528"/>
      <w:bookmarkStart w:id="4287" w:name="_Toc448820386"/>
      <w:bookmarkStart w:id="4288" w:name="_Toc448821313"/>
      <w:bookmarkStart w:id="4289" w:name="_Toc448822240"/>
      <w:bookmarkStart w:id="4290" w:name="_Toc449258351"/>
      <w:bookmarkStart w:id="4291" w:name="_Toc449264376"/>
      <w:bookmarkStart w:id="4292" w:name="_Toc448502283"/>
      <w:bookmarkStart w:id="4293" w:name="_Toc448565337"/>
      <w:bookmarkStart w:id="4294" w:name="_Toc448568817"/>
      <w:bookmarkStart w:id="4295" w:name="_Toc448818529"/>
      <w:bookmarkStart w:id="4296" w:name="_Toc448820387"/>
      <w:bookmarkStart w:id="4297" w:name="_Toc448821314"/>
      <w:bookmarkStart w:id="4298" w:name="_Toc448822241"/>
      <w:bookmarkStart w:id="4299" w:name="_Toc449258352"/>
      <w:bookmarkStart w:id="4300" w:name="_Toc449264377"/>
      <w:bookmarkStart w:id="4301" w:name="_Toc448502284"/>
      <w:bookmarkStart w:id="4302" w:name="_Toc448565338"/>
      <w:bookmarkStart w:id="4303" w:name="_Toc448568818"/>
      <w:bookmarkStart w:id="4304" w:name="_Toc448818530"/>
      <w:bookmarkStart w:id="4305" w:name="_Toc448820388"/>
      <w:bookmarkStart w:id="4306" w:name="_Toc448821315"/>
      <w:bookmarkStart w:id="4307" w:name="_Toc448822242"/>
      <w:bookmarkStart w:id="4308" w:name="_Toc449258353"/>
      <w:bookmarkStart w:id="4309" w:name="_Toc449264378"/>
      <w:bookmarkStart w:id="4310" w:name="_Toc448502285"/>
      <w:bookmarkStart w:id="4311" w:name="_Toc448565339"/>
      <w:bookmarkStart w:id="4312" w:name="_Toc448568819"/>
      <w:bookmarkStart w:id="4313" w:name="_Toc448818531"/>
      <w:bookmarkStart w:id="4314" w:name="_Toc448820389"/>
      <w:bookmarkStart w:id="4315" w:name="_Toc448821316"/>
      <w:bookmarkStart w:id="4316" w:name="_Toc448822243"/>
      <w:bookmarkStart w:id="4317" w:name="_Toc449258354"/>
      <w:bookmarkStart w:id="4318" w:name="_Toc449264379"/>
      <w:bookmarkStart w:id="4319" w:name="_Toc448502286"/>
      <w:bookmarkStart w:id="4320" w:name="_Toc448565340"/>
      <w:bookmarkStart w:id="4321" w:name="_Toc448568820"/>
      <w:bookmarkStart w:id="4322" w:name="_Toc448818532"/>
      <w:bookmarkStart w:id="4323" w:name="_Toc448820390"/>
      <w:bookmarkStart w:id="4324" w:name="_Toc448821317"/>
      <w:bookmarkStart w:id="4325" w:name="_Toc448822244"/>
      <w:bookmarkStart w:id="4326" w:name="_Toc449258355"/>
      <w:bookmarkStart w:id="4327" w:name="_Toc449264380"/>
      <w:bookmarkStart w:id="4328" w:name="_Toc448502287"/>
      <w:bookmarkStart w:id="4329" w:name="_Toc448565341"/>
      <w:bookmarkStart w:id="4330" w:name="_Toc448568821"/>
      <w:bookmarkStart w:id="4331" w:name="_Toc448818533"/>
      <w:bookmarkStart w:id="4332" w:name="_Toc448820391"/>
      <w:bookmarkStart w:id="4333" w:name="_Toc448821318"/>
      <w:bookmarkStart w:id="4334" w:name="_Toc448822245"/>
      <w:bookmarkStart w:id="4335" w:name="_Toc449258356"/>
      <w:bookmarkStart w:id="4336" w:name="_Toc449264381"/>
      <w:bookmarkStart w:id="4337" w:name="_Toc448502288"/>
      <w:bookmarkStart w:id="4338" w:name="_Toc448565342"/>
      <w:bookmarkStart w:id="4339" w:name="_Toc448568822"/>
      <w:bookmarkStart w:id="4340" w:name="_Toc448818534"/>
      <w:bookmarkStart w:id="4341" w:name="_Toc448820392"/>
      <w:bookmarkStart w:id="4342" w:name="_Toc448821319"/>
      <w:bookmarkStart w:id="4343" w:name="_Toc448822246"/>
      <w:bookmarkStart w:id="4344" w:name="_Toc449258357"/>
      <w:bookmarkStart w:id="4345" w:name="_Toc449264382"/>
      <w:bookmarkStart w:id="4346" w:name="_Toc448502289"/>
      <w:bookmarkStart w:id="4347" w:name="_Toc448565343"/>
      <w:bookmarkStart w:id="4348" w:name="_Toc448568823"/>
      <w:bookmarkStart w:id="4349" w:name="_Toc448818535"/>
      <w:bookmarkStart w:id="4350" w:name="_Toc448820393"/>
      <w:bookmarkStart w:id="4351" w:name="_Toc448821320"/>
      <w:bookmarkStart w:id="4352" w:name="_Toc448822247"/>
      <w:bookmarkStart w:id="4353" w:name="_Toc449258358"/>
      <w:bookmarkStart w:id="4354" w:name="_Toc449264383"/>
      <w:bookmarkStart w:id="4355" w:name="_Toc448502290"/>
      <w:bookmarkStart w:id="4356" w:name="_Toc448565344"/>
      <w:bookmarkStart w:id="4357" w:name="_Toc448568824"/>
      <w:bookmarkStart w:id="4358" w:name="_Toc448818536"/>
      <w:bookmarkStart w:id="4359" w:name="_Toc448820394"/>
      <w:bookmarkStart w:id="4360" w:name="_Toc448821321"/>
      <w:bookmarkStart w:id="4361" w:name="_Toc448822248"/>
      <w:bookmarkStart w:id="4362" w:name="_Toc449258359"/>
      <w:bookmarkStart w:id="4363" w:name="_Toc449264384"/>
      <w:bookmarkStart w:id="4364" w:name="_Toc448502291"/>
      <w:bookmarkStart w:id="4365" w:name="_Toc448565345"/>
      <w:bookmarkStart w:id="4366" w:name="_Toc448568825"/>
      <w:bookmarkStart w:id="4367" w:name="_Toc448818537"/>
      <w:bookmarkStart w:id="4368" w:name="_Toc448820395"/>
      <w:bookmarkStart w:id="4369" w:name="_Toc448821322"/>
      <w:bookmarkStart w:id="4370" w:name="_Toc448822249"/>
      <w:bookmarkStart w:id="4371" w:name="_Toc449258360"/>
      <w:bookmarkStart w:id="4372" w:name="_Toc449264385"/>
      <w:bookmarkStart w:id="4373" w:name="_Toc448502292"/>
      <w:bookmarkStart w:id="4374" w:name="_Toc448565346"/>
      <w:bookmarkStart w:id="4375" w:name="_Toc448568826"/>
      <w:bookmarkStart w:id="4376" w:name="_Toc448818538"/>
      <w:bookmarkStart w:id="4377" w:name="_Toc448820396"/>
      <w:bookmarkStart w:id="4378" w:name="_Toc448821323"/>
      <w:bookmarkStart w:id="4379" w:name="_Toc448822250"/>
      <w:bookmarkStart w:id="4380" w:name="_Toc449258361"/>
      <w:bookmarkStart w:id="4381" w:name="_Toc449264386"/>
      <w:bookmarkStart w:id="4382" w:name="_Toc448502293"/>
      <w:bookmarkStart w:id="4383" w:name="_Toc448565347"/>
      <w:bookmarkStart w:id="4384" w:name="_Toc448568827"/>
      <w:bookmarkStart w:id="4385" w:name="_Toc448818539"/>
      <w:bookmarkStart w:id="4386" w:name="_Toc448820397"/>
      <w:bookmarkStart w:id="4387" w:name="_Toc448821324"/>
      <w:bookmarkStart w:id="4388" w:name="_Toc448822251"/>
      <w:bookmarkStart w:id="4389" w:name="_Toc449258362"/>
      <w:bookmarkStart w:id="4390" w:name="_Toc449264387"/>
      <w:bookmarkStart w:id="4391" w:name="_Toc448502294"/>
      <w:bookmarkStart w:id="4392" w:name="_Toc448565348"/>
      <w:bookmarkStart w:id="4393" w:name="_Toc448568828"/>
      <w:bookmarkStart w:id="4394" w:name="_Toc448818540"/>
      <w:bookmarkStart w:id="4395" w:name="_Toc448820398"/>
      <w:bookmarkStart w:id="4396" w:name="_Toc448821325"/>
      <w:bookmarkStart w:id="4397" w:name="_Toc448822252"/>
      <w:bookmarkStart w:id="4398" w:name="_Toc449258363"/>
      <w:bookmarkStart w:id="4399" w:name="_Toc449264388"/>
      <w:bookmarkStart w:id="4400" w:name="_Toc448502295"/>
      <w:bookmarkStart w:id="4401" w:name="_Toc448565349"/>
      <w:bookmarkStart w:id="4402" w:name="_Toc448568829"/>
      <w:bookmarkStart w:id="4403" w:name="_Toc448818541"/>
      <w:bookmarkStart w:id="4404" w:name="_Toc448820399"/>
      <w:bookmarkStart w:id="4405" w:name="_Toc448821326"/>
      <w:bookmarkStart w:id="4406" w:name="_Toc448822253"/>
      <w:bookmarkStart w:id="4407" w:name="_Toc449258364"/>
      <w:bookmarkStart w:id="4408" w:name="_Toc449264389"/>
      <w:bookmarkStart w:id="4409" w:name="_Toc448502296"/>
      <w:bookmarkStart w:id="4410" w:name="_Toc448565350"/>
      <w:bookmarkStart w:id="4411" w:name="_Toc448568830"/>
      <w:bookmarkStart w:id="4412" w:name="_Toc448818542"/>
      <w:bookmarkStart w:id="4413" w:name="_Toc448820400"/>
      <w:bookmarkStart w:id="4414" w:name="_Toc448821327"/>
      <w:bookmarkStart w:id="4415" w:name="_Toc448822254"/>
      <w:bookmarkStart w:id="4416" w:name="_Toc449258365"/>
      <w:bookmarkStart w:id="4417" w:name="_Toc449264390"/>
      <w:bookmarkStart w:id="4418" w:name="_Toc448502297"/>
      <w:bookmarkStart w:id="4419" w:name="_Toc448565351"/>
      <w:bookmarkStart w:id="4420" w:name="_Toc448568831"/>
      <w:bookmarkStart w:id="4421" w:name="_Toc448818543"/>
      <w:bookmarkStart w:id="4422" w:name="_Toc448820401"/>
      <w:bookmarkStart w:id="4423" w:name="_Toc448821328"/>
      <w:bookmarkStart w:id="4424" w:name="_Toc448822255"/>
      <w:bookmarkStart w:id="4425" w:name="_Toc449258366"/>
      <w:bookmarkStart w:id="4426" w:name="_Toc449264391"/>
      <w:bookmarkStart w:id="4427" w:name="_Toc448502298"/>
      <w:bookmarkStart w:id="4428" w:name="_Toc448565352"/>
      <w:bookmarkStart w:id="4429" w:name="_Toc448568832"/>
      <w:bookmarkStart w:id="4430" w:name="_Toc448818544"/>
      <w:bookmarkStart w:id="4431" w:name="_Toc448820402"/>
      <w:bookmarkStart w:id="4432" w:name="_Toc448821329"/>
      <w:bookmarkStart w:id="4433" w:name="_Toc448822256"/>
      <w:bookmarkStart w:id="4434" w:name="_Toc449258367"/>
      <w:bookmarkStart w:id="4435" w:name="_Toc449264392"/>
      <w:bookmarkStart w:id="4436" w:name="_Toc448502299"/>
      <w:bookmarkStart w:id="4437" w:name="_Toc448565353"/>
      <w:bookmarkStart w:id="4438" w:name="_Toc448568833"/>
      <w:bookmarkStart w:id="4439" w:name="_Toc448818545"/>
      <w:bookmarkStart w:id="4440" w:name="_Toc448820403"/>
      <w:bookmarkStart w:id="4441" w:name="_Toc448821330"/>
      <w:bookmarkStart w:id="4442" w:name="_Toc448822257"/>
      <w:bookmarkStart w:id="4443" w:name="_Toc449258368"/>
      <w:bookmarkStart w:id="4444" w:name="_Toc449264393"/>
      <w:bookmarkStart w:id="4445" w:name="_Toc448502300"/>
      <w:bookmarkStart w:id="4446" w:name="_Toc448565354"/>
      <w:bookmarkStart w:id="4447" w:name="_Toc448568834"/>
      <w:bookmarkStart w:id="4448" w:name="_Toc448818546"/>
      <w:bookmarkStart w:id="4449" w:name="_Toc448820404"/>
      <w:bookmarkStart w:id="4450" w:name="_Toc448821331"/>
      <w:bookmarkStart w:id="4451" w:name="_Toc448822258"/>
      <w:bookmarkStart w:id="4452" w:name="_Toc449258369"/>
      <w:bookmarkStart w:id="4453" w:name="_Toc449264394"/>
      <w:bookmarkStart w:id="4454" w:name="_Toc448502301"/>
      <w:bookmarkStart w:id="4455" w:name="_Toc448565355"/>
      <w:bookmarkStart w:id="4456" w:name="_Toc448568835"/>
      <w:bookmarkStart w:id="4457" w:name="_Toc448818547"/>
      <w:bookmarkStart w:id="4458" w:name="_Toc448820405"/>
      <w:bookmarkStart w:id="4459" w:name="_Toc448821332"/>
      <w:bookmarkStart w:id="4460" w:name="_Toc448822259"/>
      <w:bookmarkStart w:id="4461" w:name="_Toc449258370"/>
      <w:bookmarkStart w:id="4462" w:name="_Toc449264395"/>
      <w:bookmarkStart w:id="4463" w:name="_Toc448502302"/>
      <w:bookmarkStart w:id="4464" w:name="_Toc448565356"/>
      <w:bookmarkStart w:id="4465" w:name="_Toc448568836"/>
      <w:bookmarkStart w:id="4466" w:name="_Toc448818548"/>
      <w:bookmarkStart w:id="4467" w:name="_Toc448820406"/>
      <w:bookmarkStart w:id="4468" w:name="_Toc448821333"/>
      <w:bookmarkStart w:id="4469" w:name="_Toc448822260"/>
      <w:bookmarkStart w:id="4470" w:name="_Toc449258371"/>
      <w:bookmarkStart w:id="4471" w:name="_Toc449264396"/>
      <w:bookmarkStart w:id="4472" w:name="_Toc448502303"/>
      <w:bookmarkStart w:id="4473" w:name="_Toc448565357"/>
      <w:bookmarkStart w:id="4474" w:name="_Toc448568837"/>
      <w:bookmarkStart w:id="4475" w:name="_Toc448818549"/>
      <w:bookmarkStart w:id="4476" w:name="_Toc448820407"/>
      <w:bookmarkStart w:id="4477" w:name="_Toc448821334"/>
      <w:bookmarkStart w:id="4478" w:name="_Toc448822261"/>
      <w:bookmarkStart w:id="4479" w:name="_Toc449258372"/>
      <w:bookmarkStart w:id="4480" w:name="_Toc449264397"/>
      <w:bookmarkStart w:id="4481" w:name="_Toc448502304"/>
      <w:bookmarkStart w:id="4482" w:name="_Toc448565358"/>
      <w:bookmarkStart w:id="4483" w:name="_Toc448568838"/>
      <w:bookmarkStart w:id="4484" w:name="_Toc448818550"/>
      <w:bookmarkStart w:id="4485" w:name="_Toc448820408"/>
      <w:bookmarkStart w:id="4486" w:name="_Toc448821335"/>
      <w:bookmarkStart w:id="4487" w:name="_Toc448822262"/>
      <w:bookmarkStart w:id="4488" w:name="_Toc449258373"/>
      <w:bookmarkStart w:id="4489" w:name="_Toc449264398"/>
      <w:bookmarkStart w:id="4490" w:name="_Toc448502305"/>
      <w:bookmarkStart w:id="4491" w:name="_Toc448565359"/>
      <w:bookmarkStart w:id="4492" w:name="_Toc448568839"/>
      <w:bookmarkStart w:id="4493" w:name="_Toc448818551"/>
      <w:bookmarkStart w:id="4494" w:name="_Toc448820409"/>
      <w:bookmarkStart w:id="4495" w:name="_Toc448821336"/>
      <w:bookmarkStart w:id="4496" w:name="_Toc448822263"/>
      <w:bookmarkStart w:id="4497" w:name="_Toc449258374"/>
      <w:bookmarkStart w:id="4498" w:name="_Toc449264399"/>
      <w:bookmarkStart w:id="4499" w:name="_Toc448502306"/>
      <w:bookmarkStart w:id="4500" w:name="_Toc448565360"/>
      <w:bookmarkStart w:id="4501" w:name="_Toc448568840"/>
      <w:bookmarkStart w:id="4502" w:name="_Toc448818552"/>
      <w:bookmarkStart w:id="4503" w:name="_Toc448820410"/>
      <w:bookmarkStart w:id="4504" w:name="_Toc448821337"/>
      <w:bookmarkStart w:id="4505" w:name="_Toc448822264"/>
      <w:bookmarkStart w:id="4506" w:name="_Toc449258375"/>
      <w:bookmarkStart w:id="4507" w:name="_Toc449264400"/>
      <w:bookmarkStart w:id="4508" w:name="_Toc448502307"/>
      <w:bookmarkStart w:id="4509" w:name="_Toc448565361"/>
      <w:bookmarkStart w:id="4510" w:name="_Toc448568841"/>
      <w:bookmarkStart w:id="4511" w:name="_Toc448818553"/>
      <w:bookmarkStart w:id="4512" w:name="_Toc448820411"/>
      <w:bookmarkStart w:id="4513" w:name="_Toc448821338"/>
      <w:bookmarkStart w:id="4514" w:name="_Toc448822265"/>
      <w:bookmarkStart w:id="4515" w:name="_Toc449258376"/>
      <w:bookmarkStart w:id="4516" w:name="_Toc449264401"/>
      <w:bookmarkStart w:id="4517" w:name="_Toc448502308"/>
      <w:bookmarkStart w:id="4518" w:name="_Toc448565362"/>
      <w:bookmarkStart w:id="4519" w:name="_Toc448568842"/>
      <w:bookmarkStart w:id="4520" w:name="_Toc448818554"/>
      <w:bookmarkStart w:id="4521" w:name="_Toc448820412"/>
      <w:bookmarkStart w:id="4522" w:name="_Toc448821339"/>
      <w:bookmarkStart w:id="4523" w:name="_Toc448822266"/>
      <w:bookmarkStart w:id="4524" w:name="_Toc449258377"/>
      <w:bookmarkStart w:id="4525" w:name="_Toc449264402"/>
      <w:bookmarkStart w:id="4526" w:name="_Toc448502309"/>
      <w:bookmarkStart w:id="4527" w:name="_Toc448565363"/>
      <w:bookmarkStart w:id="4528" w:name="_Toc448568843"/>
      <w:bookmarkStart w:id="4529" w:name="_Toc448818555"/>
      <w:bookmarkStart w:id="4530" w:name="_Toc448820413"/>
      <w:bookmarkStart w:id="4531" w:name="_Toc448821340"/>
      <w:bookmarkStart w:id="4532" w:name="_Toc448822267"/>
      <w:bookmarkStart w:id="4533" w:name="_Toc449258378"/>
      <w:bookmarkStart w:id="4534" w:name="_Toc449264403"/>
      <w:bookmarkStart w:id="4535" w:name="_Toc448502310"/>
      <w:bookmarkStart w:id="4536" w:name="_Toc448565364"/>
      <w:bookmarkStart w:id="4537" w:name="_Toc448568844"/>
      <w:bookmarkStart w:id="4538" w:name="_Toc448818556"/>
      <w:bookmarkStart w:id="4539" w:name="_Toc448820414"/>
      <w:bookmarkStart w:id="4540" w:name="_Toc448821341"/>
      <w:bookmarkStart w:id="4541" w:name="_Toc448822268"/>
      <w:bookmarkStart w:id="4542" w:name="_Toc449258379"/>
      <w:bookmarkStart w:id="4543" w:name="_Toc449264404"/>
      <w:bookmarkStart w:id="4544" w:name="_Toc448502311"/>
      <w:bookmarkStart w:id="4545" w:name="_Toc448565365"/>
      <w:bookmarkStart w:id="4546" w:name="_Toc448568845"/>
      <w:bookmarkStart w:id="4547" w:name="_Toc448818557"/>
      <w:bookmarkStart w:id="4548" w:name="_Toc448820415"/>
      <w:bookmarkStart w:id="4549" w:name="_Toc448821342"/>
      <w:bookmarkStart w:id="4550" w:name="_Toc448822269"/>
      <w:bookmarkStart w:id="4551" w:name="_Toc449258380"/>
      <w:bookmarkStart w:id="4552" w:name="_Toc449264405"/>
      <w:bookmarkStart w:id="4553" w:name="_Toc448502312"/>
      <w:bookmarkStart w:id="4554" w:name="_Toc448565366"/>
      <w:bookmarkStart w:id="4555" w:name="_Toc448568846"/>
      <w:bookmarkStart w:id="4556" w:name="_Toc448818558"/>
      <w:bookmarkStart w:id="4557" w:name="_Toc448820416"/>
      <w:bookmarkStart w:id="4558" w:name="_Toc448821343"/>
      <w:bookmarkStart w:id="4559" w:name="_Toc448822270"/>
      <w:bookmarkStart w:id="4560" w:name="_Toc449258381"/>
      <w:bookmarkStart w:id="4561" w:name="_Toc449264406"/>
      <w:bookmarkStart w:id="4562" w:name="_Toc448502313"/>
      <w:bookmarkStart w:id="4563" w:name="_Toc448565367"/>
      <w:bookmarkStart w:id="4564" w:name="_Toc448568847"/>
      <w:bookmarkStart w:id="4565" w:name="_Toc448818559"/>
      <w:bookmarkStart w:id="4566" w:name="_Toc448820417"/>
      <w:bookmarkStart w:id="4567" w:name="_Toc448821344"/>
      <w:bookmarkStart w:id="4568" w:name="_Toc448822271"/>
      <w:bookmarkStart w:id="4569" w:name="_Toc449258382"/>
      <w:bookmarkStart w:id="4570" w:name="_Toc449264407"/>
      <w:bookmarkStart w:id="4571" w:name="_Toc448502314"/>
      <w:bookmarkStart w:id="4572" w:name="_Toc448565368"/>
      <w:bookmarkStart w:id="4573" w:name="_Toc448568848"/>
      <w:bookmarkStart w:id="4574" w:name="_Toc448818560"/>
      <w:bookmarkStart w:id="4575" w:name="_Toc448820418"/>
      <w:bookmarkStart w:id="4576" w:name="_Toc448821345"/>
      <w:bookmarkStart w:id="4577" w:name="_Toc448822272"/>
      <w:bookmarkStart w:id="4578" w:name="_Toc449258383"/>
      <w:bookmarkStart w:id="4579" w:name="_Toc449264408"/>
      <w:bookmarkStart w:id="4580" w:name="_Toc448502315"/>
      <w:bookmarkStart w:id="4581" w:name="_Toc448565369"/>
      <w:bookmarkStart w:id="4582" w:name="_Toc448568849"/>
      <w:bookmarkStart w:id="4583" w:name="_Toc448818561"/>
      <w:bookmarkStart w:id="4584" w:name="_Toc448820419"/>
      <w:bookmarkStart w:id="4585" w:name="_Toc448821346"/>
      <w:bookmarkStart w:id="4586" w:name="_Toc448822273"/>
      <w:bookmarkStart w:id="4587" w:name="_Toc449258384"/>
      <w:bookmarkStart w:id="4588" w:name="_Toc449264409"/>
      <w:bookmarkStart w:id="4589" w:name="_Toc448502316"/>
      <w:bookmarkStart w:id="4590" w:name="_Toc448565370"/>
      <w:bookmarkStart w:id="4591" w:name="_Toc448568850"/>
      <w:bookmarkStart w:id="4592" w:name="_Toc448818562"/>
      <w:bookmarkStart w:id="4593" w:name="_Toc448820420"/>
      <w:bookmarkStart w:id="4594" w:name="_Toc448821347"/>
      <w:bookmarkStart w:id="4595" w:name="_Toc448822274"/>
      <w:bookmarkStart w:id="4596" w:name="_Toc449258385"/>
      <w:bookmarkStart w:id="4597" w:name="_Toc449264410"/>
      <w:bookmarkStart w:id="4598" w:name="_Toc448502317"/>
      <w:bookmarkStart w:id="4599" w:name="_Toc448565371"/>
      <w:bookmarkStart w:id="4600" w:name="_Toc448568851"/>
      <w:bookmarkStart w:id="4601" w:name="_Toc448818563"/>
      <w:bookmarkStart w:id="4602" w:name="_Toc448820421"/>
      <w:bookmarkStart w:id="4603" w:name="_Toc448821348"/>
      <w:bookmarkStart w:id="4604" w:name="_Toc448822275"/>
      <w:bookmarkStart w:id="4605" w:name="_Toc449258386"/>
      <w:bookmarkStart w:id="4606" w:name="_Toc449264411"/>
      <w:bookmarkStart w:id="4607" w:name="_Toc448502318"/>
      <w:bookmarkStart w:id="4608" w:name="_Toc448565372"/>
      <w:bookmarkStart w:id="4609" w:name="_Toc448568852"/>
      <w:bookmarkStart w:id="4610" w:name="_Toc448818564"/>
      <w:bookmarkStart w:id="4611" w:name="_Toc448820422"/>
      <w:bookmarkStart w:id="4612" w:name="_Toc448821349"/>
      <w:bookmarkStart w:id="4613" w:name="_Toc448822276"/>
      <w:bookmarkStart w:id="4614" w:name="_Toc449258387"/>
      <w:bookmarkStart w:id="4615" w:name="_Toc449264412"/>
      <w:bookmarkStart w:id="4616" w:name="_Toc448502319"/>
      <w:bookmarkStart w:id="4617" w:name="_Toc448565373"/>
      <w:bookmarkStart w:id="4618" w:name="_Toc448568853"/>
      <w:bookmarkStart w:id="4619" w:name="_Toc448818565"/>
      <w:bookmarkStart w:id="4620" w:name="_Toc448820423"/>
      <w:bookmarkStart w:id="4621" w:name="_Toc448821350"/>
      <w:bookmarkStart w:id="4622" w:name="_Toc448822277"/>
      <w:bookmarkStart w:id="4623" w:name="_Toc449258388"/>
      <w:bookmarkStart w:id="4624" w:name="_Toc449264413"/>
      <w:bookmarkStart w:id="4625" w:name="_Toc448502320"/>
      <w:bookmarkStart w:id="4626" w:name="_Toc448565374"/>
      <w:bookmarkStart w:id="4627" w:name="_Toc448568854"/>
      <w:bookmarkStart w:id="4628" w:name="_Toc448818566"/>
      <w:bookmarkStart w:id="4629" w:name="_Toc448820424"/>
      <w:bookmarkStart w:id="4630" w:name="_Toc448821351"/>
      <w:bookmarkStart w:id="4631" w:name="_Toc448822278"/>
      <w:bookmarkStart w:id="4632" w:name="_Toc449258389"/>
      <w:bookmarkStart w:id="4633" w:name="_Toc449264414"/>
      <w:bookmarkStart w:id="4634" w:name="_Toc448502321"/>
      <w:bookmarkStart w:id="4635" w:name="_Toc448565375"/>
      <w:bookmarkStart w:id="4636" w:name="_Toc448568855"/>
      <w:bookmarkStart w:id="4637" w:name="_Toc448818567"/>
      <w:bookmarkStart w:id="4638" w:name="_Toc448820425"/>
      <w:bookmarkStart w:id="4639" w:name="_Toc448821352"/>
      <w:bookmarkStart w:id="4640" w:name="_Toc448822279"/>
      <w:bookmarkStart w:id="4641" w:name="_Toc449258390"/>
      <w:bookmarkStart w:id="4642" w:name="_Toc449264415"/>
      <w:bookmarkStart w:id="4643" w:name="_Toc448502322"/>
      <w:bookmarkStart w:id="4644" w:name="_Toc448565376"/>
      <w:bookmarkStart w:id="4645" w:name="_Toc448568856"/>
      <w:bookmarkStart w:id="4646" w:name="_Toc448818568"/>
      <w:bookmarkStart w:id="4647" w:name="_Toc448820426"/>
      <w:bookmarkStart w:id="4648" w:name="_Toc448821353"/>
      <w:bookmarkStart w:id="4649" w:name="_Toc448822280"/>
      <w:bookmarkStart w:id="4650" w:name="_Toc449258391"/>
      <w:bookmarkStart w:id="4651" w:name="_Toc449264416"/>
      <w:bookmarkStart w:id="4652" w:name="_Toc448502323"/>
      <w:bookmarkStart w:id="4653" w:name="_Toc448565377"/>
      <w:bookmarkStart w:id="4654" w:name="_Toc448568857"/>
      <w:bookmarkStart w:id="4655" w:name="_Toc448818569"/>
      <w:bookmarkStart w:id="4656" w:name="_Toc448820427"/>
      <w:bookmarkStart w:id="4657" w:name="_Toc448821354"/>
      <w:bookmarkStart w:id="4658" w:name="_Toc448822281"/>
      <w:bookmarkStart w:id="4659" w:name="_Toc449258392"/>
      <w:bookmarkStart w:id="4660" w:name="_Toc449264417"/>
      <w:bookmarkStart w:id="4661" w:name="_Toc448502324"/>
      <w:bookmarkStart w:id="4662" w:name="_Toc448565378"/>
      <w:bookmarkStart w:id="4663" w:name="_Toc448568858"/>
      <w:bookmarkStart w:id="4664" w:name="_Toc448818570"/>
      <w:bookmarkStart w:id="4665" w:name="_Toc448820428"/>
      <w:bookmarkStart w:id="4666" w:name="_Toc448821355"/>
      <w:bookmarkStart w:id="4667" w:name="_Toc448822282"/>
      <w:bookmarkStart w:id="4668" w:name="_Toc449258393"/>
      <w:bookmarkStart w:id="4669" w:name="_Toc449264418"/>
      <w:bookmarkStart w:id="4670" w:name="_Toc448502325"/>
      <w:bookmarkStart w:id="4671" w:name="_Toc448565379"/>
      <w:bookmarkStart w:id="4672" w:name="_Toc448568859"/>
      <w:bookmarkStart w:id="4673" w:name="_Toc448818571"/>
      <w:bookmarkStart w:id="4674" w:name="_Toc448820429"/>
      <w:bookmarkStart w:id="4675" w:name="_Toc448821356"/>
      <w:bookmarkStart w:id="4676" w:name="_Toc448822283"/>
      <w:bookmarkStart w:id="4677" w:name="_Toc449258394"/>
      <w:bookmarkStart w:id="4678" w:name="_Toc449264419"/>
      <w:bookmarkStart w:id="4679" w:name="_Toc448502326"/>
      <w:bookmarkStart w:id="4680" w:name="_Toc448565380"/>
      <w:bookmarkStart w:id="4681" w:name="_Toc448568860"/>
      <w:bookmarkStart w:id="4682" w:name="_Toc448818572"/>
      <w:bookmarkStart w:id="4683" w:name="_Toc448820430"/>
      <w:bookmarkStart w:id="4684" w:name="_Toc448821357"/>
      <w:bookmarkStart w:id="4685" w:name="_Toc448822284"/>
      <w:bookmarkStart w:id="4686" w:name="_Toc449258395"/>
      <w:bookmarkStart w:id="4687" w:name="_Toc449264420"/>
      <w:bookmarkStart w:id="4688" w:name="_Toc448502327"/>
      <w:bookmarkStart w:id="4689" w:name="_Toc448565381"/>
      <w:bookmarkStart w:id="4690" w:name="_Toc448568861"/>
      <w:bookmarkStart w:id="4691" w:name="_Toc448818573"/>
      <w:bookmarkStart w:id="4692" w:name="_Toc448820431"/>
      <w:bookmarkStart w:id="4693" w:name="_Toc448821358"/>
      <w:bookmarkStart w:id="4694" w:name="_Toc448822285"/>
      <w:bookmarkStart w:id="4695" w:name="_Toc449258396"/>
      <w:bookmarkStart w:id="4696" w:name="_Toc449264421"/>
      <w:bookmarkStart w:id="4697" w:name="_Toc448502328"/>
      <w:bookmarkStart w:id="4698" w:name="_Toc448565382"/>
      <w:bookmarkStart w:id="4699" w:name="_Toc448568862"/>
      <w:bookmarkStart w:id="4700" w:name="_Toc448818574"/>
      <w:bookmarkStart w:id="4701" w:name="_Toc448820432"/>
      <w:bookmarkStart w:id="4702" w:name="_Toc448821359"/>
      <w:bookmarkStart w:id="4703" w:name="_Toc448822286"/>
      <w:bookmarkStart w:id="4704" w:name="_Toc449258397"/>
      <w:bookmarkStart w:id="4705" w:name="_Toc449264422"/>
      <w:bookmarkStart w:id="4706" w:name="_Toc448502329"/>
      <w:bookmarkStart w:id="4707" w:name="_Toc448565383"/>
      <w:bookmarkStart w:id="4708" w:name="_Toc448568863"/>
      <w:bookmarkStart w:id="4709" w:name="_Toc448818575"/>
      <w:bookmarkStart w:id="4710" w:name="_Toc448820433"/>
      <w:bookmarkStart w:id="4711" w:name="_Toc448821360"/>
      <w:bookmarkStart w:id="4712" w:name="_Toc448822287"/>
      <w:bookmarkStart w:id="4713" w:name="_Toc449258398"/>
      <w:bookmarkStart w:id="4714" w:name="_Toc449264423"/>
      <w:bookmarkStart w:id="4715" w:name="_Toc448502330"/>
      <w:bookmarkStart w:id="4716" w:name="_Toc448565384"/>
      <w:bookmarkStart w:id="4717" w:name="_Toc448568864"/>
      <w:bookmarkStart w:id="4718" w:name="_Toc448818576"/>
      <w:bookmarkStart w:id="4719" w:name="_Toc448820434"/>
      <w:bookmarkStart w:id="4720" w:name="_Toc448821361"/>
      <w:bookmarkStart w:id="4721" w:name="_Toc448822288"/>
      <w:bookmarkStart w:id="4722" w:name="_Toc449258399"/>
      <w:bookmarkStart w:id="4723" w:name="_Toc449264424"/>
      <w:bookmarkStart w:id="4724" w:name="_Toc448502331"/>
      <w:bookmarkStart w:id="4725" w:name="_Toc448565385"/>
      <w:bookmarkStart w:id="4726" w:name="_Toc448568865"/>
      <w:bookmarkStart w:id="4727" w:name="_Toc448818577"/>
      <w:bookmarkStart w:id="4728" w:name="_Toc448820435"/>
      <w:bookmarkStart w:id="4729" w:name="_Toc448821362"/>
      <w:bookmarkStart w:id="4730" w:name="_Toc448822289"/>
      <w:bookmarkStart w:id="4731" w:name="_Toc449258400"/>
      <w:bookmarkStart w:id="4732" w:name="_Toc449264425"/>
      <w:bookmarkStart w:id="4733" w:name="_Toc448502332"/>
      <w:bookmarkStart w:id="4734" w:name="_Toc448565386"/>
      <w:bookmarkStart w:id="4735" w:name="_Toc448568866"/>
      <w:bookmarkStart w:id="4736" w:name="_Toc448818578"/>
      <w:bookmarkStart w:id="4737" w:name="_Toc448820436"/>
      <w:bookmarkStart w:id="4738" w:name="_Toc448821363"/>
      <w:bookmarkStart w:id="4739" w:name="_Toc448822290"/>
      <w:bookmarkStart w:id="4740" w:name="_Toc449258401"/>
      <w:bookmarkStart w:id="4741" w:name="_Toc449264426"/>
      <w:bookmarkStart w:id="4742" w:name="_Toc448502333"/>
      <w:bookmarkStart w:id="4743" w:name="_Toc448565387"/>
      <w:bookmarkStart w:id="4744" w:name="_Toc448568867"/>
      <w:bookmarkStart w:id="4745" w:name="_Toc448818579"/>
      <w:bookmarkStart w:id="4746" w:name="_Toc448820437"/>
      <w:bookmarkStart w:id="4747" w:name="_Toc448821364"/>
      <w:bookmarkStart w:id="4748" w:name="_Toc448822291"/>
      <w:bookmarkStart w:id="4749" w:name="_Toc449258402"/>
      <w:bookmarkStart w:id="4750" w:name="_Toc449264427"/>
      <w:bookmarkStart w:id="4751" w:name="_Toc448502334"/>
      <w:bookmarkStart w:id="4752" w:name="_Toc448565388"/>
      <w:bookmarkStart w:id="4753" w:name="_Toc448568868"/>
      <w:bookmarkStart w:id="4754" w:name="_Toc448818580"/>
      <w:bookmarkStart w:id="4755" w:name="_Toc448820438"/>
      <w:bookmarkStart w:id="4756" w:name="_Toc448821365"/>
      <w:bookmarkStart w:id="4757" w:name="_Toc448822292"/>
      <w:bookmarkStart w:id="4758" w:name="_Toc449258403"/>
      <w:bookmarkStart w:id="4759" w:name="_Toc449264428"/>
      <w:bookmarkStart w:id="4760" w:name="_Toc448502335"/>
      <w:bookmarkStart w:id="4761" w:name="_Toc448565389"/>
      <w:bookmarkStart w:id="4762" w:name="_Toc448568869"/>
      <w:bookmarkStart w:id="4763" w:name="_Toc448818581"/>
      <w:bookmarkStart w:id="4764" w:name="_Toc448820439"/>
      <w:bookmarkStart w:id="4765" w:name="_Toc448821366"/>
      <w:bookmarkStart w:id="4766" w:name="_Toc448822293"/>
      <w:bookmarkStart w:id="4767" w:name="_Toc449258404"/>
      <w:bookmarkStart w:id="4768" w:name="_Toc449264429"/>
      <w:bookmarkStart w:id="4769" w:name="_Toc448502336"/>
      <w:bookmarkStart w:id="4770" w:name="_Toc448565390"/>
      <w:bookmarkStart w:id="4771" w:name="_Toc448568870"/>
      <w:bookmarkStart w:id="4772" w:name="_Toc448818582"/>
      <w:bookmarkStart w:id="4773" w:name="_Toc448820440"/>
      <w:bookmarkStart w:id="4774" w:name="_Toc448821367"/>
      <w:bookmarkStart w:id="4775" w:name="_Toc448822294"/>
      <w:bookmarkStart w:id="4776" w:name="_Toc449258405"/>
      <w:bookmarkStart w:id="4777" w:name="_Toc449264430"/>
      <w:bookmarkStart w:id="4778" w:name="_Toc448502337"/>
      <w:bookmarkStart w:id="4779" w:name="_Toc448565391"/>
      <w:bookmarkStart w:id="4780" w:name="_Toc448568871"/>
      <w:bookmarkStart w:id="4781" w:name="_Toc448818583"/>
      <w:bookmarkStart w:id="4782" w:name="_Toc448820441"/>
      <w:bookmarkStart w:id="4783" w:name="_Toc448821368"/>
      <w:bookmarkStart w:id="4784" w:name="_Toc448822295"/>
      <w:bookmarkStart w:id="4785" w:name="_Toc449258406"/>
      <w:bookmarkStart w:id="4786" w:name="_Toc449264431"/>
      <w:bookmarkStart w:id="4787" w:name="_Toc448502338"/>
      <w:bookmarkStart w:id="4788" w:name="_Toc448565392"/>
      <w:bookmarkStart w:id="4789" w:name="_Toc448568872"/>
      <w:bookmarkStart w:id="4790" w:name="_Toc448818584"/>
      <w:bookmarkStart w:id="4791" w:name="_Toc448820442"/>
      <w:bookmarkStart w:id="4792" w:name="_Toc448821369"/>
      <w:bookmarkStart w:id="4793" w:name="_Toc448822296"/>
      <w:bookmarkStart w:id="4794" w:name="_Toc449258407"/>
      <w:bookmarkStart w:id="4795" w:name="_Toc449264432"/>
      <w:bookmarkStart w:id="4796" w:name="_Toc448502339"/>
      <w:bookmarkStart w:id="4797" w:name="_Toc448565393"/>
      <w:bookmarkStart w:id="4798" w:name="_Toc448568873"/>
      <w:bookmarkStart w:id="4799" w:name="_Toc448818585"/>
      <w:bookmarkStart w:id="4800" w:name="_Toc448820443"/>
      <w:bookmarkStart w:id="4801" w:name="_Toc448821370"/>
      <w:bookmarkStart w:id="4802" w:name="_Toc448822297"/>
      <w:bookmarkStart w:id="4803" w:name="_Toc449258408"/>
      <w:bookmarkStart w:id="4804" w:name="_Toc449264433"/>
      <w:bookmarkStart w:id="4805" w:name="_Toc448502340"/>
      <w:bookmarkStart w:id="4806" w:name="_Toc448565394"/>
      <w:bookmarkStart w:id="4807" w:name="_Toc448568874"/>
      <w:bookmarkStart w:id="4808" w:name="_Toc448818586"/>
      <w:bookmarkStart w:id="4809" w:name="_Toc448820444"/>
      <w:bookmarkStart w:id="4810" w:name="_Toc448821371"/>
      <w:bookmarkStart w:id="4811" w:name="_Toc448822298"/>
      <w:bookmarkStart w:id="4812" w:name="_Toc449258409"/>
      <w:bookmarkStart w:id="4813" w:name="_Toc449264434"/>
      <w:bookmarkStart w:id="4814" w:name="_Toc448502341"/>
      <w:bookmarkStart w:id="4815" w:name="_Toc448565395"/>
      <w:bookmarkStart w:id="4816" w:name="_Toc448568875"/>
      <w:bookmarkStart w:id="4817" w:name="_Toc448818587"/>
      <w:bookmarkStart w:id="4818" w:name="_Toc448820445"/>
      <w:bookmarkStart w:id="4819" w:name="_Toc448821372"/>
      <w:bookmarkStart w:id="4820" w:name="_Toc448822299"/>
      <w:bookmarkStart w:id="4821" w:name="_Toc449258410"/>
      <w:bookmarkStart w:id="4822" w:name="_Toc449264435"/>
      <w:bookmarkStart w:id="4823" w:name="_Toc448502342"/>
      <w:bookmarkStart w:id="4824" w:name="_Toc448565396"/>
      <w:bookmarkStart w:id="4825" w:name="_Toc448568876"/>
      <w:bookmarkStart w:id="4826" w:name="_Toc448818588"/>
      <w:bookmarkStart w:id="4827" w:name="_Toc448820446"/>
      <w:bookmarkStart w:id="4828" w:name="_Toc448821373"/>
      <w:bookmarkStart w:id="4829" w:name="_Toc448822300"/>
      <w:bookmarkStart w:id="4830" w:name="_Toc449258411"/>
      <w:bookmarkStart w:id="4831" w:name="_Toc449264436"/>
      <w:bookmarkStart w:id="4832" w:name="_Toc448502343"/>
      <w:bookmarkStart w:id="4833" w:name="_Toc448565397"/>
      <w:bookmarkStart w:id="4834" w:name="_Toc448568877"/>
      <w:bookmarkStart w:id="4835" w:name="_Toc448818589"/>
      <w:bookmarkStart w:id="4836" w:name="_Toc448820447"/>
      <w:bookmarkStart w:id="4837" w:name="_Toc448821374"/>
      <w:bookmarkStart w:id="4838" w:name="_Toc448822301"/>
      <w:bookmarkStart w:id="4839" w:name="_Toc449258412"/>
      <w:bookmarkStart w:id="4840" w:name="_Toc449264437"/>
      <w:bookmarkStart w:id="4841" w:name="_Toc448502344"/>
      <w:bookmarkStart w:id="4842" w:name="_Toc448565398"/>
      <w:bookmarkStart w:id="4843" w:name="_Toc448568878"/>
      <w:bookmarkStart w:id="4844" w:name="_Toc448818590"/>
      <w:bookmarkStart w:id="4845" w:name="_Toc448820448"/>
      <w:bookmarkStart w:id="4846" w:name="_Toc448821375"/>
      <w:bookmarkStart w:id="4847" w:name="_Toc448822302"/>
      <w:bookmarkStart w:id="4848" w:name="_Toc449258413"/>
      <w:bookmarkStart w:id="4849" w:name="_Toc449264438"/>
      <w:bookmarkStart w:id="4850" w:name="_Toc448502345"/>
      <w:bookmarkStart w:id="4851" w:name="_Toc448565399"/>
      <w:bookmarkStart w:id="4852" w:name="_Toc448568879"/>
      <w:bookmarkStart w:id="4853" w:name="_Toc448818591"/>
      <w:bookmarkStart w:id="4854" w:name="_Toc448820449"/>
      <w:bookmarkStart w:id="4855" w:name="_Toc448821376"/>
      <w:bookmarkStart w:id="4856" w:name="_Toc448822303"/>
      <w:bookmarkStart w:id="4857" w:name="_Toc449258414"/>
      <w:bookmarkStart w:id="4858" w:name="_Toc449264439"/>
      <w:bookmarkStart w:id="4859" w:name="_Toc448502346"/>
      <w:bookmarkStart w:id="4860" w:name="_Toc448565400"/>
      <w:bookmarkStart w:id="4861" w:name="_Toc448568880"/>
      <w:bookmarkStart w:id="4862" w:name="_Toc448818592"/>
      <w:bookmarkStart w:id="4863" w:name="_Toc448820450"/>
      <w:bookmarkStart w:id="4864" w:name="_Toc448821377"/>
      <w:bookmarkStart w:id="4865" w:name="_Toc448822304"/>
      <w:bookmarkStart w:id="4866" w:name="_Toc449258415"/>
      <w:bookmarkStart w:id="4867" w:name="_Toc449264440"/>
      <w:bookmarkStart w:id="4868" w:name="_Toc448502347"/>
      <w:bookmarkStart w:id="4869" w:name="_Toc448565401"/>
      <w:bookmarkStart w:id="4870" w:name="_Toc448568881"/>
      <w:bookmarkStart w:id="4871" w:name="_Toc448818593"/>
      <w:bookmarkStart w:id="4872" w:name="_Toc448820451"/>
      <w:bookmarkStart w:id="4873" w:name="_Toc448821378"/>
      <w:bookmarkStart w:id="4874" w:name="_Toc448822305"/>
      <w:bookmarkStart w:id="4875" w:name="_Toc449258416"/>
      <w:bookmarkStart w:id="4876" w:name="_Toc449264441"/>
      <w:bookmarkStart w:id="4877" w:name="_Toc448502348"/>
      <w:bookmarkStart w:id="4878" w:name="_Toc448565402"/>
      <w:bookmarkStart w:id="4879" w:name="_Toc448568882"/>
      <w:bookmarkStart w:id="4880" w:name="_Toc448818594"/>
      <w:bookmarkStart w:id="4881" w:name="_Toc448820452"/>
      <w:bookmarkStart w:id="4882" w:name="_Toc448821379"/>
      <w:bookmarkStart w:id="4883" w:name="_Toc448822306"/>
      <w:bookmarkStart w:id="4884" w:name="_Toc449258417"/>
      <w:bookmarkStart w:id="4885" w:name="_Toc449264442"/>
      <w:bookmarkStart w:id="4886" w:name="_Toc448502349"/>
      <w:bookmarkStart w:id="4887" w:name="_Toc448565403"/>
      <w:bookmarkStart w:id="4888" w:name="_Toc448568883"/>
      <w:bookmarkStart w:id="4889" w:name="_Toc448818595"/>
      <w:bookmarkStart w:id="4890" w:name="_Toc448820453"/>
      <w:bookmarkStart w:id="4891" w:name="_Toc448821380"/>
      <w:bookmarkStart w:id="4892" w:name="_Toc448822307"/>
      <w:bookmarkStart w:id="4893" w:name="_Toc449258418"/>
      <w:bookmarkStart w:id="4894" w:name="_Toc449264443"/>
      <w:bookmarkStart w:id="4895" w:name="_Toc448502350"/>
      <w:bookmarkStart w:id="4896" w:name="_Toc448565404"/>
      <w:bookmarkStart w:id="4897" w:name="_Toc448568884"/>
      <w:bookmarkStart w:id="4898" w:name="_Toc448818596"/>
      <w:bookmarkStart w:id="4899" w:name="_Toc448820454"/>
      <w:bookmarkStart w:id="4900" w:name="_Toc448821381"/>
      <w:bookmarkStart w:id="4901" w:name="_Toc448822308"/>
      <w:bookmarkStart w:id="4902" w:name="_Toc449258419"/>
      <w:bookmarkStart w:id="4903" w:name="_Toc449264444"/>
      <w:bookmarkStart w:id="4904" w:name="_Toc448502351"/>
      <w:bookmarkStart w:id="4905" w:name="_Toc448565405"/>
      <w:bookmarkStart w:id="4906" w:name="_Toc448568885"/>
      <w:bookmarkStart w:id="4907" w:name="_Toc448818597"/>
      <w:bookmarkStart w:id="4908" w:name="_Toc448820455"/>
      <w:bookmarkStart w:id="4909" w:name="_Toc448821382"/>
      <w:bookmarkStart w:id="4910" w:name="_Toc448822309"/>
      <w:bookmarkStart w:id="4911" w:name="_Toc449258420"/>
      <w:bookmarkStart w:id="4912" w:name="_Toc449264445"/>
      <w:bookmarkStart w:id="4913" w:name="_Toc448502352"/>
      <w:bookmarkStart w:id="4914" w:name="_Toc448565406"/>
      <w:bookmarkStart w:id="4915" w:name="_Toc448568886"/>
      <w:bookmarkStart w:id="4916" w:name="_Toc448818598"/>
      <w:bookmarkStart w:id="4917" w:name="_Toc448820456"/>
      <w:bookmarkStart w:id="4918" w:name="_Toc448821383"/>
      <w:bookmarkStart w:id="4919" w:name="_Toc448822310"/>
      <w:bookmarkStart w:id="4920" w:name="_Toc449258421"/>
      <w:bookmarkStart w:id="4921" w:name="_Toc449264446"/>
      <w:bookmarkStart w:id="4922" w:name="_Toc448502353"/>
      <w:bookmarkStart w:id="4923" w:name="_Toc448565407"/>
      <w:bookmarkStart w:id="4924" w:name="_Toc448568887"/>
      <w:bookmarkStart w:id="4925" w:name="_Toc448818599"/>
      <w:bookmarkStart w:id="4926" w:name="_Toc448820457"/>
      <w:bookmarkStart w:id="4927" w:name="_Toc448821384"/>
      <w:bookmarkStart w:id="4928" w:name="_Toc448822311"/>
      <w:bookmarkStart w:id="4929" w:name="_Toc449258422"/>
      <w:bookmarkStart w:id="4930" w:name="_Toc449264447"/>
      <w:bookmarkStart w:id="4931" w:name="_Toc448502354"/>
      <w:bookmarkStart w:id="4932" w:name="_Toc448565408"/>
      <w:bookmarkStart w:id="4933" w:name="_Toc448568888"/>
      <w:bookmarkStart w:id="4934" w:name="_Toc448818600"/>
      <w:bookmarkStart w:id="4935" w:name="_Toc448820458"/>
      <w:bookmarkStart w:id="4936" w:name="_Toc448821385"/>
      <w:bookmarkStart w:id="4937" w:name="_Toc448822312"/>
      <w:bookmarkStart w:id="4938" w:name="_Toc449258423"/>
      <w:bookmarkStart w:id="4939" w:name="_Toc449264448"/>
      <w:bookmarkStart w:id="4940" w:name="_Toc448502355"/>
      <w:bookmarkStart w:id="4941" w:name="_Toc448565409"/>
      <w:bookmarkStart w:id="4942" w:name="_Toc448568889"/>
      <w:bookmarkStart w:id="4943" w:name="_Toc448818601"/>
      <w:bookmarkStart w:id="4944" w:name="_Toc448820459"/>
      <w:bookmarkStart w:id="4945" w:name="_Toc448821386"/>
      <w:bookmarkStart w:id="4946" w:name="_Toc448822313"/>
      <w:bookmarkStart w:id="4947" w:name="_Toc449258424"/>
      <w:bookmarkStart w:id="4948" w:name="_Toc449264449"/>
      <w:bookmarkStart w:id="4949" w:name="_Toc448502356"/>
      <w:bookmarkStart w:id="4950" w:name="_Toc448565410"/>
      <w:bookmarkStart w:id="4951" w:name="_Toc448568890"/>
      <w:bookmarkStart w:id="4952" w:name="_Toc448818602"/>
      <w:bookmarkStart w:id="4953" w:name="_Toc448820460"/>
      <w:bookmarkStart w:id="4954" w:name="_Toc448821387"/>
      <w:bookmarkStart w:id="4955" w:name="_Toc448822314"/>
      <w:bookmarkStart w:id="4956" w:name="_Toc449258425"/>
      <w:bookmarkStart w:id="4957" w:name="_Toc449264450"/>
      <w:bookmarkStart w:id="4958" w:name="_Toc448502357"/>
      <w:bookmarkStart w:id="4959" w:name="_Toc448565411"/>
      <w:bookmarkStart w:id="4960" w:name="_Toc448568891"/>
      <w:bookmarkStart w:id="4961" w:name="_Toc448818603"/>
      <w:bookmarkStart w:id="4962" w:name="_Toc448820461"/>
      <w:bookmarkStart w:id="4963" w:name="_Toc448821388"/>
      <w:bookmarkStart w:id="4964" w:name="_Toc448822315"/>
      <w:bookmarkStart w:id="4965" w:name="_Toc449258426"/>
      <w:bookmarkStart w:id="4966" w:name="_Toc449264451"/>
      <w:bookmarkStart w:id="4967" w:name="_Toc448502358"/>
      <w:bookmarkStart w:id="4968" w:name="_Toc448565412"/>
      <w:bookmarkStart w:id="4969" w:name="_Toc448568892"/>
      <w:bookmarkStart w:id="4970" w:name="_Toc448818604"/>
      <w:bookmarkStart w:id="4971" w:name="_Toc448820462"/>
      <w:bookmarkStart w:id="4972" w:name="_Toc448821389"/>
      <w:bookmarkStart w:id="4973" w:name="_Toc448822316"/>
      <w:bookmarkStart w:id="4974" w:name="_Toc449258427"/>
      <w:bookmarkStart w:id="4975" w:name="_Toc449264452"/>
      <w:bookmarkStart w:id="4976" w:name="_Toc448502359"/>
      <w:bookmarkStart w:id="4977" w:name="_Toc448565413"/>
      <w:bookmarkStart w:id="4978" w:name="_Toc448568893"/>
      <w:bookmarkStart w:id="4979" w:name="_Toc448818605"/>
      <w:bookmarkStart w:id="4980" w:name="_Toc448820463"/>
      <w:bookmarkStart w:id="4981" w:name="_Toc448821390"/>
      <w:bookmarkStart w:id="4982" w:name="_Toc448822317"/>
      <w:bookmarkStart w:id="4983" w:name="_Toc449258428"/>
      <w:bookmarkStart w:id="4984" w:name="_Toc449264453"/>
      <w:bookmarkStart w:id="4985" w:name="_Toc448502360"/>
      <w:bookmarkStart w:id="4986" w:name="_Toc448565414"/>
      <w:bookmarkStart w:id="4987" w:name="_Toc448568894"/>
      <w:bookmarkStart w:id="4988" w:name="_Toc448818606"/>
      <w:bookmarkStart w:id="4989" w:name="_Toc448820464"/>
      <w:bookmarkStart w:id="4990" w:name="_Toc448821391"/>
      <w:bookmarkStart w:id="4991" w:name="_Toc448822318"/>
      <w:bookmarkStart w:id="4992" w:name="_Toc449258429"/>
      <w:bookmarkStart w:id="4993" w:name="_Toc449264454"/>
      <w:bookmarkStart w:id="4994" w:name="_Toc448502361"/>
      <w:bookmarkStart w:id="4995" w:name="_Toc448565415"/>
      <w:bookmarkStart w:id="4996" w:name="_Toc448568895"/>
      <w:bookmarkStart w:id="4997" w:name="_Toc448818607"/>
      <w:bookmarkStart w:id="4998" w:name="_Toc448820465"/>
      <w:bookmarkStart w:id="4999" w:name="_Toc448821392"/>
      <w:bookmarkStart w:id="5000" w:name="_Toc448822319"/>
      <w:bookmarkStart w:id="5001" w:name="_Toc449258430"/>
      <w:bookmarkStart w:id="5002" w:name="_Toc449264455"/>
      <w:bookmarkStart w:id="5003" w:name="_Toc448502362"/>
      <w:bookmarkStart w:id="5004" w:name="_Toc448565416"/>
      <w:bookmarkStart w:id="5005" w:name="_Toc448568896"/>
      <w:bookmarkStart w:id="5006" w:name="_Toc448818608"/>
      <w:bookmarkStart w:id="5007" w:name="_Toc448820466"/>
      <w:bookmarkStart w:id="5008" w:name="_Toc448821393"/>
      <w:bookmarkStart w:id="5009" w:name="_Toc448822320"/>
      <w:bookmarkStart w:id="5010" w:name="_Toc449258431"/>
      <w:bookmarkStart w:id="5011" w:name="_Toc449264456"/>
      <w:bookmarkStart w:id="5012" w:name="_Toc448502363"/>
      <w:bookmarkStart w:id="5013" w:name="_Toc448565417"/>
      <w:bookmarkStart w:id="5014" w:name="_Toc448568897"/>
      <w:bookmarkStart w:id="5015" w:name="_Toc448818609"/>
      <w:bookmarkStart w:id="5016" w:name="_Toc448820467"/>
      <w:bookmarkStart w:id="5017" w:name="_Toc448821394"/>
      <w:bookmarkStart w:id="5018" w:name="_Toc448822321"/>
      <w:bookmarkStart w:id="5019" w:name="_Toc449258432"/>
      <w:bookmarkStart w:id="5020" w:name="_Toc449264457"/>
      <w:bookmarkStart w:id="5021" w:name="_Toc448502364"/>
      <w:bookmarkStart w:id="5022" w:name="_Toc448565418"/>
      <w:bookmarkStart w:id="5023" w:name="_Toc448568898"/>
      <w:bookmarkStart w:id="5024" w:name="_Toc448818610"/>
      <w:bookmarkStart w:id="5025" w:name="_Toc448820468"/>
      <w:bookmarkStart w:id="5026" w:name="_Toc448821395"/>
      <w:bookmarkStart w:id="5027" w:name="_Toc448822322"/>
      <w:bookmarkStart w:id="5028" w:name="_Toc449258433"/>
      <w:bookmarkStart w:id="5029" w:name="_Toc449264458"/>
      <w:bookmarkStart w:id="5030" w:name="_Toc448502365"/>
      <w:bookmarkStart w:id="5031" w:name="_Toc448565419"/>
      <w:bookmarkStart w:id="5032" w:name="_Toc448568899"/>
      <w:bookmarkStart w:id="5033" w:name="_Toc448818611"/>
      <w:bookmarkStart w:id="5034" w:name="_Toc448820469"/>
      <w:bookmarkStart w:id="5035" w:name="_Toc448821396"/>
      <w:bookmarkStart w:id="5036" w:name="_Toc448822323"/>
      <w:bookmarkStart w:id="5037" w:name="_Toc449258434"/>
      <w:bookmarkStart w:id="5038" w:name="_Toc449264459"/>
      <w:bookmarkStart w:id="5039" w:name="_Toc448502366"/>
      <w:bookmarkStart w:id="5040" w:name="_Toc448565420"/>
      <w:bookmarkStart w:id="5041" w:name="_Toc448568900"/>
      <w:bookmarkStart w:id="5042" w:name="_Toc448818612"/>
      <w:bookmarkStart w:id="5043" w:name="_Toc448820470"/>
      <w:bookmarkStart w:id="5044" w:name="_Toc448821397"/>
      <w:bookmarkStart w:id="5045" w:name="_Toc448822324"/>
      <w:bookmarkStart w:id="5046" w:name="_Toc449258435"/>
      <w:bookmarkStart w:id="5047" w:name="_Toc449264460"/>
      <w:bookmarkStart w:id="5048" w:name="_Toc448502367"/>
      <w:bookmarkStart w:id="5049" w:name="_Toc448565421"/>
      <w:bookmarkStart w:id="5050" w:name="_Toc448568901"/>
      <w:bookmarkStart w:id="5051" w:name="_Toc448818613"/>
      <w:bookmarkStart w:id="5052" w:name="_Toc448820471"/>
      <w:bookmarkStart w:id="5053" w:name="_Toc448821398"/>
      <w:bookmarkStart w:id="5054" w:name="_Toc448822325"/>
      <w:bookmarkStart w:id="5055" w:name="_Toc449258436"/>
      <w:bookmarkStart w:id="5056" w:name="_Toc449264461"/>
      <w:bookmarkStart w:id="5057" w:name="_Toc448502368"/>
      <w:bookmarkStart w:id="5058" w:name="_Toc448565422"/>
      <w:bookmarkStart w:id="5059" w:name="_Toc448568902"/>
      <w:bookmarkStart w:id="5060" w:name="_Toc448818614"/>
      <w:bookmarkStart w:id="5061" w:name="_Toc448820472"/>
      <w:bookmarkStart w:id="5062" w:name="_Toc448821399"/>
      <w:bookmarkStart w:id="5063" w:name="_Toc448822326"/>
      <w:bookmarkStart w:id="5064" w:name="_Toc449258437"/>
      <w:bookmarkStart w:id="5065" w:name="_Toc449264462"/>
      <w:bookmarkStart w:id="5066" w:name="_Toc448502369"/>
      <w:bookmarkStart w:id="5067" w:name="_Toc448565423"/>
      <w:bookmarkStart w:id="5068" w:name="_Toc448568903"/>
      <w:bookmarkStart w:id="5069" w:name="_Toc448818615"/>
      <w:bookmarkStart w:id="5070" w:name="_Toc448820473"/>
      <w:bookmarkStart w:id="5071" w:name="_Toc448821400"/>
      <w:bookmarkStart w:id="5072" w:name="_Toc448822327"/>
      <w:bookmarkStart w:id="5073" w:name="_Toc449258438"/>
      <w:bookmarkStart w:id="5074" w:name="_Toc449264463"/>
      <w:bookmarkStart w:id="5075" w:name="_Toc448502370"/>
      <w:bookmarkStart w:id="5076" w:name="_Toc448565424"/>
      <w:bookmarkStart w:id="5077" w:name="_Toc448568904"/>
      <w:bookmarkStart w:id="5078" w:name="_Toc448818616"/>
      <w:bookmarkStart w:id="5079" w:name="_Toc448820474"/>
      <w:bookmarkStart w:id="5080" w:name="_Toc448821401"/>
      <w:bookmarkStart w:id="5081" w:name="_Toc448822328"/>
      <w:bookmarkStart w:id="5082" w:name="_Toc449258439"/>
      <w:bookmarkStart w:id="5083" w:name="_Toc449264464"/>
      <w:bookmarkStart w:id="5084" w:name="_Toc448502371"/>
      <w:bookmarkStart w:id="5085" w:name="_Toc448565425"/>
      <w:bookmarkStart w:id="5086" w:name="_Toc448568905"/>
      <w:bookmarkStart w:id="5087" w:name="_Toc448818617"/>
      <w:bookmarkStart w:id="5088" w:name="_Toc448820475"/>
      <w:bookmarkStart w:id="5089" w:name="_Toc448821402"/>
      <w:bookmarkStart w:id="5090" w:name="_Toc448822329"/>
      <w:bookmarkStart w:id="5091" w:name="_Toc449258440"/>
      <w:bookmarkStart w:id="5092" w:name="_Toc449264465"/>
      <w:bookmarkStart w:id="5093" w:name="_Toc448502372"/>
      <w:bookmarkStart w:id="5094" w:name="_Toc448565426"/>
      <w:bookmarkStart w:id="5095" w:name="_Toc448568906"/>
      <w:bookmarkStart w:id="5096" w:name="_Toc448818618"/>
      <w:bookmarkStart w:id="5097" w:name="_Toc448820476"/>
      <w:bookmarkStart w:id="5098" w:name="_Toc448821403"/>
      <w:bookmarkStart w:id="5099" w:name="_Toc448822330"/>
      <w:bookmarkStart w:id="5100" w:name="_Toc449258441"/>
      <w:bookmarkStart w:id="5101" w:name="_Toc449264466"/>
      <w:bookmarkStart w:id="5102" w:name="_Toc448502373"/>
      <w:bookmarkStart w:id="5103" w:name="_Toc448565427"/>
      <w:bookmarkStart w:id="5104" w:name="_Toc448568907"/>
      <w:bookmarkStart w:id="5105" w:name="_Toc448818619"/>
      <w:bookmarkStart w:id="5106" w:name="_Toc448820477"/>
      <w:bookmarkStart w:id="5107" w:name="_Toc448821404"/>
      <w:bookmarkStart w:id="5108" w:name="_Toc448822331"/>
      <w:bookmarkStart w:id="5109" w:name="_Toc449258442"/>
      <w:bookmarkStart w:id="5110" w:name="_Toc449264467"/>
      <w:bookmarkStart w:id="5111" w:name="_Toc448502374"/>
      <w:bookmarkStart w:id="5112" w:name="_Toc448565428"/>
      <w:bookmarkStart w:id="5113" w:name="_Toc448568908"/>
      <w:bookmarkStart w:id="5114" w:name="_Toc448818620"/>
      <w:bookmarkStart w:id="5115" w:name="_Toc448820478"/>
      <w:bookmarkStart w:id="5116" w:name="_Toc448821405"/>
      <w:bookmarkStart w:id="5117" w:name="_Toc448822332"/>
      <w:bookmarkStart w:id="5118" w:name="_Toc449258443"/>
      <w:bookmarkStart w:id="5119" w:name="_Toc449264468"/>
      <w:bookmarkStart w:id="5120" w:name="_Toc448502375"/>
      <w:bookmarkStart w:id="5121" w:name="_Toc448565429"/>
      <w:bookmarkStart w:id="5122" w:name="_Toc448568909"/>
      <w:bookmarkStart w:id="5123" w:name="_Toc448818621"/>
      <w:bookmarkStart w:id="5124" w:name="_Toc448820479"/>
      <w:bookmarkStart w:id="5125" w:name="_Toc448821406"/>
      <w:bookmarkStart w:id="5126" w:name="_Toc448822333"/>
      <w:bookmarkStart w:id="5127" w:name="_Toc449258444"/>
      <w:bookmarkStart w:id="5128" w:name="_Toc449264469"/>
      <w:bookmarkStart w:id="5129" w:name="_Toc448502376"/>
      <w:bookmarkStart w:id="5130" w:name="_Toc448565430"/>
      <w:bookmarkStart w:id="5131" w:name="_Toc448568910"/>
      <w:bookmarkStart w:id="5132" w:name="_Toc448818622"/>
      <w:bookmarkStart w:id="5133" w:name="_Toc448820480"/>
      <w:bookmarkStart w:id="5134" w:name="_Toc448821407"/>
      <w:bookmarkStart w:id="5135" w:name="_Toc448822334"/>
      <w:bookmarkStart w:id="5136" w:name="_Toc449258445"/>
      <w:bookmarkStart w:id="5137" w:name="_Toc449264470"/>
      <w:bookmarkStart w:id="5138" w:name="_Toc448502377"/>
      <w:bookmarkStart w:id="5139" w:name="_Toc448565431"/>
      <w:bookmarkStart w:id="5140" w:name="_Toc448568911"/>
      <w:bookmarkStart w:id="5141" w:name="_Toc448818623"/>
      <w:bookmarkStart w:id="5142" w:name="_Toc448820481"/>
      <w:bookmarkStart w:id="5143" w:name="_Toc448821408"/>
      <w:bookmarkStart w:id="5144" w:name="_Toc448822335"/>
      <w:bookmarkStart w:id="5145" w:name="_Toc449258446"/>
      <w:bookmarkStart w:id="5146" w:name="_Toc449264471"/>
      <w:bookmarkStart w:id="5147" w:name="_Toc448502378"/>
      <w:bookmarkStart w:id="5148" w:name="_Toc448565432"/>
      <w:bookmarkStart w:id="5149" w:name="_Toc448568912"/>
      <w:bookmarkStart w:id="5150" w:name="_Toc448818624"/>
      <w:bookmarkStart w:id="5151" w:name="_Toc448820482"/>
      <w:bookmarkStart w:id="5152" w:name="_Toc448821409"/>
      <w:bookmarkStart w:id="5153" w:name="_Toc448822336"/>
      <w:bookmarkStart w:id="5154" w:name="_Toc449258447"/>
      <w:bookmarkStart w:id="5155" w:name="_Toc449264472"/>
      <w:bookmarkStart w:id="5156" w:name="_Toc448502379"/>
      <w:bookmarkStart w:id="5157" w:name="_Toc448565433"/>
      <w:bookmarkStart w:id="5158" w:name="_Toc448568913"/>
      <w:bookmarkStart w:id="5159" w:name="_Toc448818625"/>
      <w:bookmarkStart w:id="5160" w:name="_Toc448820483"/>
      <w:bookmarkStart w:id="5161" w:name="_Toc448821410"/>
      <w:bookmarkStart w:id="5162" w:name="_Toc448822337"/>
      <w:bookmarkStart w:id="5163" w:name="_Toc449258448"/>
      <w:bookmarkStart w:id="5164" w:name="_Toc449264473"/>
      <w:bookmarkStart w:id="5165" w:name="_Toc448502380"/>
      <w:bookmarkStart w:id="5166" w:name="_Toc448565434"/>
      <w:bookmarkStart w:id="5167" w:name="_Toc448568914"/>
      <w:bookmarkStart w:id="5168" w:name="_Toc448818626"/>
      <w:bookmarkStart w:id="5169" w:name="_Toc448820484"/>
      <w:bookmarkStart w:id="5170" w:name="_Toc448821411"/>
      <w:bookmarkStart w:id="5171" w:name="_Toc448822338"/>
      <w:bookmarkStart w:id="5172" w:name="_Toc449258449"/>
      <w:bookmarkStart w:id="5173" w:name="_Toc449264474"/>
      <w:bookmarkStart w:id="5174" w:name="_Toc448502381"/>
      <w:bookmarkStart w:id="5175" w:name="_Toc448565435"/>
      <w:bookmarkStart w:id="5176" w:name="_Toc448568915"/>
      <w:bookmarkStart w:id="5177" w:name="_Toc448818627"/>
      <w:bookmarkStart w:id="5178" w:name="_Toc448820485"/>
      <w:bookmarkStart w:id="5179" w:name="_Toc448821412"/>
      <w:bookmarkStart w:id="5180" w:name="_Toc448822339"/>
      <w:bookmarkStart w:id="5181" w:name="_Toc449258450"/>
      <w:bookmarkStart w:id="5182" w:name="_Toc449264475"/>
      <w:bookmarkStart w:id="5183" w:name="_Toc448502382"/>
      <w:bookmarkStart w:id="5184" w:name="_Toc448565436"/>
      <w:bookmarkStart w:id="5185" w:name="_Toc448568916"/>
      <w:bookmarkStart w:id="5186" w:name="_Toc448818628"/>
      <w:bookmarkStart w:id="5187" w:name="_Toc448820486"/>
      <w:bookmarkStart w:id="5188" w:name="_Toc448821413"/>
      <w:bookmarkStart w:id="5189" w:name="_Toc448822340"/>
      <w:bookmarkStart w:id="5190" w:name="_Toc449258451"/>
      <w:bookmarkStart w:id="5191" w:name="_Toc449264476"/>
      <w:bookmarkStart w:id="5192" w:name="_Toc448502383"/>
      <w:bookmarkStart w:id="5193" w:name="_Toc448565437"/>
      <w:bookmarkStart w:id="5194" w:name="_Toc448568917"/>
      <w:bookmarkStart w:id="5195" w:name="_Toc448818629"/>
      <w:bookmarkStart w:id="5196" w:name="_Toc448820487"/>
      <w:bookmarkStart w:id="5197" w:name="_Toc448821414"/>
      <w:bookmarkStart w:id="5198" w:name="_Toc448822341"/>
      <w:bookmarkStart w:id="5199" w:name="_Toc449258452"/>
      <w:bookmarkStart w:id="5200" w:name="_Toc449264477"/>
      <w:bookmarkStart w:id="5201" w:name="_Toc448502384"/>
      <w:bookmarkStart w:id="5202" w:name="_Toc448565438"/>
      <w:bookmarkStart w:id="5203" w:name="_Toc448568918"/>
      <w:bookmarkStart w:id="5204" w:name="_Toc448818630"/>
      <w:bookmarkStart w:id="5205" w:name="_Toc448820488"/>
      <w:bookmarkStart w:id="5206" w:name="_Toc448821415"/>
      <w:bookmarkStart w:id="5207" w:name="_Toc448822342"/>
      <w:bookmarkStart w:id="5208" w:name="_Toc449258453"/>
      <w:bookmarkStart w:id="5209" w:name="_Toc449264478"/>
      <w:bookmarkStart w:id="5210" w:name="_Toc448502385"/>
      <w:bookmarkStart w:id="5211" w:name="_Toc448565439"/>
      <w:bookmarkStart w:id="5212" w:name="_Toc448568919"/>
      <w:bookmarkStart w:id="5213" w:name="_Toc448818631"/>
      <w:bookmarkStart w:id="5214" w:name="_Toc448820489"/>
      <w:bookmarkStart w:id="5215" w:name="_Toc448821416"/>
      <w:bookmarkStart w:id="5216" w:name="_Toc448822343"/>
      <w:bookmarkStart w:id="5217" w:name="_Toc449258454"/>
      <w:bookmarkStart w:id="5218" w:name="_Toc449264479"/>
      <w:bookmarkStart w:id="5219" w:name="_Toc448502386"/>
      <w:bookmarkStart w:id="5220" w:name="_Toc448565440"/>
      <w:bookmarkStart w:id="5221" w:name="_Toc448568920"/>
      <w:bookmarkStart w:id="5222" w:name="_Toc448818632"/>
      <w:bookmarkStart w:id="5223" w:name="_Toc448820490"/>
      <w:bookmarkStart w:id="5224" w:name="_Toc448821417"/>
      <w:bookmarkStart w:id="5225" w:name="_Toc448822344"/>
      <w:bookmarkStart w:id="5226" w:name="_Toc449258455"/>
      <w:bookmarkStart w:id="5227" w:name="_Toc449264480"/>
      <w:bookmarkStart w:id="5228" w:name="_Toc448502387"/>
      <w:bookmarkStart w:id="5229" w:name="_Toc448565441"/>
      <w:bookmarkStart w:id="5230" w:name="_Toc448568921"/>
      <w:bookmarkStart w:id="5231" w:name="_Toc448818633"/>
      <w:bookmarkStart w:id="5232" w:name="_Toc448820491"/>
      <w:bookmarkStart w:id="5233" w:name="_Toc448821418"/>
      <w:bookmarkStart w:id="5234" w:name="_Toc448822345"/>
      <w:bookmarkStart w:id="5235" w:name="_Toc449258456"/>
      <w:bookmarkStart w:id="5236" w:name="_Toc449264481"/>
      <w:bookmarkStart w:id="5237" w:name="_Toc448502388"/>
      <w:bookmarkStart w:id="5238" w:name="_Toc448565442"/>
      <w:bookmarkStart w:id="5239" w:name="_Toc448568922"/>
      <w:bookmarkStart w:id="5240" w:name="_Toc448818634"/>
      <w:bookmarkStart w:id="5241" w:name="_Toc448820492"/>
      <w:bookmarkStart w:id="5242" w:name="_Toc448821419"/>
      <w:bookmarkStart w:id="5243" w:name="_Toc448822346"/>
      <w:bookmarkStart w:id="5244" w:name="_Toc449258457"/>
      <w:bookmarkStart w:id="5245" w:name="_Toc449264482"/>
      <w:bookmarkStart w:id="5246" w:name="_Toc448502389"/>
      <w:bookmarkStart w:id="5247" w:name="_Toc448565443"/>
      <w:bookmarkStart w:id="5248" w:name="_Toc448568923"/>
      <w:bookmarkStart w:id="5249" w:name="_Toc448818635"/>
      <w:bookmarkStart w:id="5250" w:name="_Toc448820493"/>
      <w:bookmarkStart w:id="5251" w:name="_Toc448821420"/>
      <w:bookmarkStart w:id="5252" w:name="_Toc448822347"/>
      <w:bookmarkStart w:id="5253" w:name="_Toc449258458"/>
      <w:bookmarkStart w:id="5254" w:name="_Toc449264483"/>
      <w:bookmarkStart w:id="5255" w:name="_Toc448502390"/>
      <w:bookmarkStart w:id="5256" w:name="_Toc448565444"/>
      <w:bookmarkStart w:id="5257" w:name="_Toc448568924"/>
      <w:bookmarkStart w:id="5258" w:name="_Toc448818636"/>
      <w:bookmarkStart w:id="5259" w:name="_Toc448820494"/>
      <w:bookmarkStart w:id="5260" w:name="_Toc448821421"/>
      <w:bookmarkStart w:id="5261" w:name="_Toc448822348"/>
      <w:bookmarkStart w:id="5262" w:name="_Toc449258459"/>
      <w:bookmarkStart w:id="5263" w:name="_Toc449264484"/>
      <w:bookmarkStart w:id="5264" w:name="_Toc448502391"/>
      <w:bookmarkStart w:id="5265" w:name="_Toc448565445"/>
      <w:bookmarkStart w:id="5266" w:name="_Toc448568925"/>
      <w:bookmarkStart w:id="5267" w:name="_Toc448818637"/>
      <w:bookmarkStart w:id="5268" w:name="_Toc448820495"/>
      <w:bookmarkStart w:id="5269" w:name="_Toc448821422"/>
      <w:bookmarkStart w:id="5270" w:name="_Toc448822349"/>
      <w:bookmarkStart w:id="5271" w:name="_Toc449258460"/>
      <w:bookmarkStart w:id="5272" w:name="_Toc449264485"/>
      <w:bookmarkStart w:id="5273" w:name="_Toc448502392"/>
      <w:bookmarkStart w:id="5274" w:name="_Toc448565446"/>
      <w:bookmarkStart w:id="5275" w:name="_Toc448568926"/>
      <w:bookmarkStart w:id="5276" w:name="_Toc448818638"/>
      <w:bookmarkStart w:id="5277" w:name="_Toc448820496"/>
      <w:bookmarkStart w:id="5278" w:name="_Toc448821423"/>
      <w:bookmarkStart w:id="5279" w:name="_Toc448822350"/>
      <w:bookmarkStart w:id="5280" w:name="_Toc449258461"/>
      <w:bookmarkStart w:id="5281" w:name="_Toc449264486"/>
      <w:bookmarkStart w:id="5282" w:name="_Toc448502393"/>
      <w:bookmarkStart w:id="5283" w:name="_Toc448565447"/>
      <w:bookmarkStart w:id="5284" w:name="_Toc448568927"/>
      <w:bookmarkStart w:id="5285" w:name="_Toc448818639"/>
      <w:bookmarkStart w:id="5286" w:name="_Toc448820497"/>
      <w:bookmarkStart w:id="5287" w:name="_Toc448821424"/>
      <w:bookmarkStart w:id="5288" w:name="_Toc448822351"/>
      <w:bookmarkStart w:id="5289" w:name="_Toc449258462"/>
      <w:bookmarkStart w:id="5290" w:name="_Toc449264487"/>
      <w:bookmarkStart w:id="5291" w:name="_Toc448502394"/>
      <w:bookmarkStart w:id="5292" w:name="_Toc448565448"/>
      <w:bookmarkStart w:id="5293" w:name="_Toc448568928"/>
      <w:bookmarkStart w:id="5294" w:name="_Toc448818640"/>
      <w:bookmarkStart w:id="5295" w:name="_Toc448820498"/>
      <w:bookmarkStart w:id="5296" w:name="_Toc448821425"/>
      <w:bookmarkStart w:id="5297" w:name="_Toc448822352"/>
      <w:bookmarkStart w:id="5298" w:name="_Toc449258463"/>
      <w:bookmarkStart w:id="5299" w:name="_Toc449264488"/>
      <w:bookmarkStart w:id="5300" w:name="_Toc448502395"/>
      <w:bookmarkStart w:id="5301" w:name="_Toc448565449"/>
      <w:bookmarkStart w:id="5302" w:name="_Toc448568929"/>
      <w:bookmarkStart w:id="5303" w:name="_Toc448818641"/>
      <w:bookmarkStart w:id="5304" w:name="_Toc448820499"/>
      <w:bookmarkStart w:id="5305" w:name="_Toc448821426"/>
      <w:bookmarkStart w:id="5306" w:name="_Toc448822353"/>
      <w:bookmarkStart w:id="5307" w:name="_Toc449258464"/>
      <w:bookmarkStart w:id="5308" w:name="_Toc449264489"/>
      <w:bookmarkStart w:id="5309" w:name="_Toc448502396"/>
      <w:bookmarkStart w:id="5310" w:name="_Toc448565450"/>
      <w:bookmarkStart w:id="5311" w:name="_Toc448568930"/>
      <w:bookmarkStart w:id="5312" w:name="_Toc448818642"/>
      <w:bookmarkStart w:id="5313" w:name="_Toc448820500"/>
      <w:bookmarkStart w:id="5314" w:name="_Toc448821427"/>
      <w:bookmarkStart w:id="5315" w:name="_Toc448822354"/>
      <w:bookmarkStart w:id="5316" w:name="_Toc449258465"/>
      <w:bookmarkStart w:id="5317" w:name="_Toc449264490"/>
      <w:bookmarkStart w:id="5318" w:name="_Toc448502397"/>
      <w:bookmarkStart w:id="5319" w:name="_Toc448565451"/>
      <w:bookmarkStart w:id="5320" w:name="_Toc448568931"/>
      <w:bookmarkStart w:id="5321" w:name="_Toc448818643"/>
      <w:bookmarkStart w:id="5322" w:name="_Toc448820501"/>
      <w:bookmarkStart w:id="5323" w:name="_Toc448821428"/>
      <w:bookmarkStart w:id="5324" w:name="_Toc448822355"/>
      <w:bookmarkStart w:id="5325" w:name="_Toc449258466"/>
      <w:bookmarkStart w:id="5326" w:name="_Toc449264491"/>
      <w:bookmarkStart w:id="5327" w:name="_Toc448502398"/>
      <w:bookmarkStart w:id="5328" w:name="_Toc448565452"/>
      <w:bookmarkStart w:id="5329" w:name="_Toc448568932"/>
      <w:bookmarkStart w:id="5330" w:name="_Toc448818644"/>
      <w:bookmarkStart w:id="5331" w:name="_Toc448820502"/>
      <w:bookmarkStart w:id="5332" w:name="_Toc448821429"/>
      <w:bookmarkStart w:id="5333" w:name="_Toc448822356"/>
      <w:bookmarkStart w:id="5334" w:name="_Toc449258467"/>
      <w:bookmarkStart w:id="5335" w:name="_Toc449264492"/>
      <w:bookmarkStart w:id="5336" w:name="_Toc448502399"/>
      <w:bookmarkStart w:id="5337" w:name="_Toc448565453"/>
      <w:bookmarkStart w:id="5338" w:name="_Toc448568933"/>
      <w:bookmarkStart w:id="5339" w:name="_Toc448818645"/>
      <w:bookmarkStart w:id="5340" w:name="_Toc448820503"/>
      <w:bookmarkStart w:id="5341" w:name="_Toc448821430"/>
      <w:bookmarkStart w:id="5342" w:name="_Toc448822357"/>
      <w:bookmarkStart w:id="5343" w:name="_Toc449258468"/>
      <w:bookmarkStart w:id="5344" w:name="_Toc449264493"/>
      <w:bookmarkStart w:id="5345" w:name="_Toc448502400"/>
      <w:bookmarkStart w:id="5346" w:name="_Toc448565454"/>
      <w:bookmarkStart w:id="5347" w:name="_Toc448568934"/>
      <w:bookmarkStart w:id="5348" w:name="_Toc448818646"/>
      <w:bookmarkStart w:id="5349" w:name="_Toc448820504"/>
      <w:bookmarkStart w:id="5350" w:name="_Toc448821431"/>
      <w:bookmarkStart w:id="5351" w:name="_Toc448822358"/>
      <w:bookmarkStart w:id="5352" w:name="_Toc449258469"/>
      <w:bookmarkStart w:id="5353" w:name="_Toc449264494"/>
      <w:bookmarkStart w:id="5354" w:name="_Toc448502401"/>
      <w:bookmarkStart w:id="5355" w:name="_Toc448565455"/>
      <w:bookmarkStart w:id="5356" w:name="_Toc448568935"/>
      <w:bookmarkStart w:id="5357" w:name="_Toc448818647"/>
      <w:bookmarkStart w:id="5358" w:name="_Toc448820505"/>
      <w:bookmarkStart w:id="5359" w:name="_Toc448821432"/>
      <w:bookmarkStart w:id="5360" w:name="_Toc448822359"/>
      <w:bookmarkStart w:id="5361" w:name="_Toc449258470"/>
      <w:bookmarkStart w:id="5362" w:name="_Toc449264495"/>
      <w:bookmarkStart w:id="5363" w:name="_Toc448502402"/>
      <w:bookmarkStart w:id="5364" w:name="_Toc448565456"/>
      <w:bookmarkStart w:id="5365" w:name="_Toc448568936"/>
      <w:bookmarkStart w:id="5366" w:name="_Toc448818648"/>
      <w:bookmarkStart w:id="5367" w:name="_Toc448820506"/>
      <w:bookmarkStart w:id="5368" w:name="_Toc448821433"/>
      <w:bookmarkStart w:id="5369" w:name="_Toc448822360"/>
      <w:bookmarkStart w:id="5370" w:name="_Toc449258471"/>
      <w:bookmarkStart w:id="5371" w:name="_Toc449264496"/>
      <w:bookmarkStart w:id="5372" w:name="_Toc448502403"/>
      <w:bookmarkStart w:id="5373" w:name="_Toc448565457"/>
      <w:bookmarkStart w:id="5374" w:name="_Toc448568937"/>
      <w:bookmarkStart w:id="5375" w:name="_Toc448818649"/>
      <w:bookmarkStart w:id="5376" w:name="_Toc448820507"/>
      <w:bookmarkStart w:id="5377" w:name="_Toc448821434"/>
      <w:bookmarkStart w:id="5378" w:name="_Toc448822361"/>
      <w:bookmarkStart w:id="5379" w:name="_Toc449258472"/>
      <w:bookmarkStart w:id="5380" w:name="_Toc449264497"/>
      <w:bookmarkStart w:id="5381" w:name="_Toc448502404"/>
      <w:bookmarkStart w:id="5382" w:name="_Toc448565458"/>
      <w:bookmarkStart w:id="5383" w:name="_Toc448568938"/>
      <w:bookmarkStart w:id="5384" w:name="_Toc448818650"/>
      <w:bookmarkStart w:id="5385" w:name="_Toc448820508"/>
      <w:bookmarkStart w:id="5386" w:name="_Toc448821435"/>
      <w:bookmarkStart w:id="5387" w:name="_Toc448822362"/>
      <w:bookmarkStart w:id="5388" w:name="_Toc449258473"/>
      <w:bookmarkStart w:id="5389" w:name="_Toc449264498"/>
      <w:bookmarkStart w:id="5390" w:name="_Toc448502405"/>
      <w:bookmarkStart w:id="5391" w:name="_Toc448565459"/>
      <w:bookmarkStart w:id="5392" w:name="_Toc448568939"/>
      <w:bookmarkStart w:id="5393" w:name="_Toc448818651"/>
      <w:bookmarkStart w:id="5394" w:name="_Toc448820509"/>
      <w:bookmarkStart w:id="5395" w:name="_Toc448821436"/>
      <w:bookmarkStart w:id="5396" w:name="_Toc448822363"/>
      <w:bookmarkStart w:id="5397" w:name="_Toc449258474"/>
      <w:bookmarkStart w:id="5398" w:name="_Toc449264499"/>
      <w:bookmarkStart w:id="5399" w:name="_Toc448502406"/>
      <w:bookmarkStart w:id="5400" w:name="_Toc448565460"/>
      <w:bookmarkStart w:id="5401" w:name="_Toc448568940"/>
      <w:bookmarkStart w:id="5402" w:name="_Toc448818652"/>
      <w:bookmarkStart w:id="5403" w:name="_Toc448820510"/>
      <w:bookmarkStart w:id="5404" w:name="_Toc448821437"/>
      <w:bookmarkStart w:id="5405" w:name="_Toc448822364"/>
      <w:bookmarkStart w:id="5406" w:name="_Toc449258475"/>
      <w:bookmarkStart w:id="5407" w:name="_Toc449264500"/>
      <w:bookmarkStart w:id="5408" w:name="_Toc448502407"/>
      <w:bookmarkStart w:id="5409" w:name="_Toc448565461"/>
      <w:bookmarkStart w:id="5410" w:name="_Toc448568941"/>
      <w:bookmarkStart w:id="5411" w:name="_Toc448818653"/>
      <w:bookmarkStart w:id="5412" w:name="_Toc448820511"/>
      <w:bookmarkStart w:id="5413" w:name="_Toc448821438"/>
      <w:bookmarkStart w:id="5414" w:name="_Toc448822365"/>
      <w:bookmarkStart w:id="5415" w:name="_Toc449258476"/>
      <w:bookmarkStart w:id="5416" w:name="_Toc449264501"/>
      <w:bookmarkStart w:id="5417" w:name="_Toc448502408"/>
      <w:bookmarkStart w:id="5418" w:name="_Toc448565462"/>
      <w:bookmarkStart w:id="5419" w:name="_Toc448568942"/>
      <w:bookmarkStart w:id="5420" w:name="_Toc448818654"/>
      <w:bookmarkStart w:id="5421" w:name="_Toc448820512"/>
      <w:bookmarkStart w:id="5422" w:name="_Toc448821439"/>
      <w:bookmarkStart w:id="5423" w:name="_Toc448822366"/>
      <w:bookmarkStart w:id="5424" w:name="_Toc449258477"/>
      <w:bookmarkStart w:id="5425" w:name="_Toc449264502"/>
      <w:bookmarkStart w:id="5426" w:name="_Toc448502409"/>
      <w:bookmarkStart w:id="5427" w:name="_Toc448565463"/>
      <w:bookmarkStart w:id="5428" w:name="_Toc448568943"/>
      <w:bookmarkStart w:id="5429" w:name="_Toc448818655"/>
      <w:bookmarkStart w:id="5430" w:name="_Toc448820513"/>
      <w:bookmarkStart w:id="5431" w:name="_Toc448821440"/>
      <w:bookmarkStart w:id="5432" w:name="_Toc448822367"/>
      <w:bookmarkStart w:id="5433" w:name="_Toc449258478"/>
      <w:bookmarkStart w:id="5434" w:name="_Toc449264503"/>
      <w:bookmarkStart w:id="5435" w:name="_Toc448502410"/>
      <w:bookmarkStart w:id="5436" w:name="_Toc448565464"/>
      <w:bookmarkStart w:id="5437" w:name="_Toc448568944"/>
      <w:bookmarkStart w:id="5438" w:name="_Toc448818656"/>
      <w:bookmarkStart w:id="5439" w:name="_Toc448820514"/>
      <w:bookmarkStart w:id="5440" w:name="_Toc448821441"/>
      <w:bookmarkStart w:id="5441" w:name="_Toc448822368"/>
      <w:bookmarkStart w:id="5442" w:name="_Toc449258479"/>
      <w:bookmarkStart w:id="5443" w:name="_Toc449264504"/>
      <w:bookmarkStart w:id="5444" w:name="_Toc448502411"/>
      <w:bookmarkStart w:id="5445" w:name="_Toc448565465"/>
      <w:bookmarkStart w:id="5446" w:name="_Toc448568945"/>
      <w:bookmarkStart w:id="5447" w:name="_Toc448818657"/>
      <w:bookmarkStart w:id="5448" w:name="_Toc448820515"/>
      <w:bookmarkStart w:id="5449" w:name="_Toc448821442"/>
      <w:bookmarkStart w:id="5450" w:name="_Toc448822369"/>
      <w:bookmarkStart w:id="5451" w:name="_Toc449258480"/>
      <w:bookmarkStart w:id="5452" w:name="_Toc449264505"/>
      <w:bookmarkStart w:id="5453" w:name="_Toc448502412"/>
      <w:bookmarkStart w:id="5454" w:name="_Toc448565466"/>
      <w:bookmarkStart w:id="5455" w:name="_Toc448568946"/>
      <w:bookmarkStart w:id="5456" w:name="_Toc448818658"/>
      <w:bookmarkStart w:id="5457" w:name="_Toc448820516"/>
      <w:bookmarkStart w:id="5458" w:name="_Toc448821443"/>
      <w:bookmarkStart w:id="5459" w:name="_Toc448822370"/>
      <w:bookmarkStart w:id="5460" w:name="_Toc449258481"/>
      <w:bookmarkStart w:id="5461" w:name="_Toc449264506"/>
      <w:bookmarkStart w:id="5462" w:name="_Toc448502413"/>
      <w:bookmarkStart w:id="5463" w:name="_Toc448565467"/>
      <w:bookmarkStart w:id="5464" w:name="_Toc448568947"/>
      <w:bookmarkStart w:id="5465" w:name="_Toc448818659"/>
      <w:bookmarkStart w:id="5466" w:name="_Toc448820517"/>
      <w:bookmarkStart w:id="5467" w:name="_Toc448821444"/>
      <w:bookmarkStart w:id="5468" w:name="_Toc448822371"/>
      <w:bookmarkStart w:id="5469" w:name="_Toc449258482"/>
      <w:bookmarkStart w:id="5470" w:name="_Toc449264507"/>
      <w:bookmarkStart w:id="5471" w:name="_Toc448502414"/>
      <w:bookmarkStart w:id="5472" w:name="_Toc448565468"/>
      <w:bookmarkStart w:id="5473" w:name="_Toc448568948"/>
      <w:bookmarkStart w:id="5474" w:name="_Toc448818660"/>
      <w:bookmarkStart w:id="5475" w:name="_Toc448820518"/>
      <w:bookmarkStart w:id="5476" w:name="_Toc448821445"/>
      <w:bookmarkStart w:id="5477" w:name="_Toc448822372"/>
      <w:bookmarkStart w:id="5478" w:name="_Toc449258483"/>
      <w:bookmarkStart w:id="5479" w:name="_Toc449264508"/>
      <w:bookmarkStart w:id="5480" w:name="_Toc448502415"/>
      <w:bookmarkStart w:id="5481" w:name="_Toc448565469"/>
      <w:bookmarkStart w:id="5482" w:name="_Toc448568949"/>
      <w:bookmarkStart w:id="5483" w:name="_Toc448818661"/>
      <w:bookmarkStart w:id="5484" w:name="_Toc448820519"/>
      <w:bookmarkStart w:id="5485" w:name="_Toc448821446"/>
      <w:bookmarkStart w:id="5486" w:name="_Toc448822373"/>
      <w:bookmarkStart w:id="5487" w:name="_Toc449258484"/>
      <w:bookmarkStart w:id="5488" w:name="_Toc449264509"/>
      <w:bookmarkStart w:id="5489" w:name="_Toc448502416"/>
      <w:bookmarkStart w:id="5490" w:name="_Toc448565470"/>
      <w:bookmarkStart w:id="5491" w:name="_Toc448568950"/>
      <w:bookmarkStart w:id="5492" w:name="_Toc448818662"/>
      <w:bookmarkStart w:id="5493" w:name="_Toc448820520"/>
      <w:bookmarkStart w:id="5494" w:name="_Toc448821447"/>
      <w:bookmarkStart w:id="5495" w:name="_Toc448822374"/>
      <w:bookmarkStart w:id="5496" w:name="_Toc449258485"/>
      <w:bookmarkStart w:id="5497" w:name="_Toc449264510"/>
      <w:bookmarkStart w:id="5498" w:name="_Toc448502417"/>
      <w:bookmarkStart w:id="5499" w:name="_Toc448565471"/>
      <w:bookmarkStart w:id="5500" w:name="_Toc448568951"/>
      <w:bookmarkStart w:id="5501" w:name="_Toc448818663"/>
      <w:bookmarkStart w:id="5502" w:name="_Toc448820521"/>
      <w:bookmarkStart w:id="5503" w:name="_Toc448821448"/>
      <w:bookmarkStart w:id="5504" w:name="_Toc448822375"/>
      <w:bookmarkStart w:id="5505" w:name="_Toc449258486"/>
      <w:bookmarkStart w:id="5506" w:name="_Toc449264511"/>
      <w:bookmarkStart w:id="5507" w:name="_Toc448502418"/>
      <w:bookmarkStart w:id="5508" w:name="_Toc448565472"/>
      <w:bookmarkStart w:id="5509" w:name="_Toc448568952"/>
      <w:bookmarkStart w:id="5510" w:name="_Toc448818664"/>
      <w:bookmarkStart w:id="5511" w:name="_Toc448820522"/>
      <w:bookmarkStart w:id="5512" w:name="_Toc448821449"/>
      <w:bookmarkStart w:id="5513" w:name="_Toc448822376"/>
      <w:bookmarkStart w:id="5514" w:name="_Toc449258487"/>
      <w:bookmarkStart w:id="5515" w:name="_Toc449264512"/>
      <w:bookmarkStart w:id="5516" w:name="_Toc448502419"/>
      <w:bookmarkStart w:id="5517" w:name="_Toc448565473"/>
      <w:bookmarkStart w:id="5518" w:name="_Toc448568953"/>
      <w:bookmarkStart w:id="5519" w:name="_Toc448818665"/>
      <w:bookmarkStart w:id="5520" w:name="_Toc448820523"/>
      <w:bookmarkStart w:id="5521" w:name="_Toc448821450"/>
      <w:bookmarkStart w:id="5522" w:name="_Toc448822377"/>
      <w:bookmarkStart w:id="5523" w:name="_Toc449258488"/>
      <w:bookmarkStart w:id="5524" w:name="_Toc449264513"/>
      <w:bookmarkStart w:id="5525" w:name="_Toc448502420"/>
      <w:bookmarkStart w:id="5526" w:name="_Toc448565474"/>
      <w:bookmarkStart w:id="5527" w:name="_Toc448568954"/>
      <w:bookmarkStart w:id="5528" w:name="_Toc448818666"/>
      <w:bookmarkStart w:id="5529" w:name="_Toc448820524"/>
      <w:bookmarkStart w:id="5530" w:name="_Toc448821451"/>
      <w:bookmarkStart w:id="5531" w:name="_Toc448822378"/>
      <w:bookmarkStart w:id="5532" w:name="_Toc449258489"/>
      <w:bookmarkStart w:id="5533" w:name="_Toc449264514"/>
      <w:bookmarkStart w:id="5534" w:name="_Toc448502421"/>
      <w:bookmarkStart w:id="5535" w:name="_Toc448565475"/>
      <w:bookmarkStart w:id="5536" w:name="_Toc448568955"/>
      <w:bookmarkStart w:id="5537" w:name="_Toc448818667"/>
      <w:bookmarkStart w:id="5538" w:name="_Toc448820525"/>
      <w:bookmarkStart w:id="5539" w:name="_Toc448821452"/>
      <w:bookmarkStart w:id="5540" w:name="_Toc448822379"/>
      <w:bookmarkStart w:id="5541" w:name="_Toc449258490"/>
      <w:bookmarkStart w:id="5542" w:name="_Toc449264515"/>
      <w:bookmarkStart w:id="5543" w:name="_Toc448502422"/>
      <w:bookmarkStart w:id="5544" w:name="_Toc448565476"/>
      <w:bookmarkStart w:id="5545" w:name="_Toc448568956"/>
      <w:bookmarkStart w:id="5546" w:name="_Toc448818668"/>
      <w:bookmarkStart w:id="5547" w:name="_Toc448820526"/>
      <w:bookmarkStart w:id="5548" w:name="_Toc448821453"/>
      <w:bookmarkStart w:id="5549" w:name="_Toc448822380"/>
      <w:bookmarkStart w:id="5550" w:name="_Toc449258491"/>
      <w:bookmarkStart w:id="5551" w:name="_Toc449264516"/>
      <w:bookmarkStart w:id="5552" w:name="_Toc448502423"/>
      <w:bookmarkStart w:id="5553" w:name="_Toc448565477"/>
      <w:bookmarkStart w:id="5554" w:name="_Toc448568957"/>
      <w:bookmarkStart w:id="5555" w:name="_Toc448818669"/>
      <w:bookmarkStart w:id="5556" w:name="_Toc448820527"/>
      <w:bookmarkStart w:id="5557" w:name="_Toc448821454"/>
      <w:bookmarkStart w:id="5558" w:name="_Toc448822381"/>
      <w:bookmarkStart w:id="5559" w:name="_Toc449258492"/>
      <w:bookmarkStart w:id="5560" w:name="_Toc449264517"/>
      <w:bookmarkStart w:id="5561" w:name="_Toc448502424"/>
      <w:bookmarkStart w:id="5562" w:name="_Toc448565478"/>
      <w:bookmarkStart w:id="5563" w:name="_Toc448568958"/>
      <w:bookmarkStart w:id="5564" w:name="_Toc448818670"/>
      <w:bookmarkStart w:id="5565" w:name="_Toc448820528"/>
      <w:bookmarkStart w:id="5566" w:name="_Toc448821455"/>
      <w:bookmarkStart w:id="5567" w:name="_Toc448822382"/>
      <w:bookmarkStart w:id="5568" w:name="_Toc449258493"/>
      <w:bookmarkStart w:id="5569" w:name="_Toc449264518"/>
      <w:bookmarkStart w:id="5570" w:name="_Toc448502425"/>
      <w:bookmarkStart w:id="5571" w:name="_Toc448565479"/>
      <w:bookmarkStart w:id="5572" w:name="_Toc448568959"/>
      <w:bookmarkStart w:id="5573" w:name="_Toc448818671"/>
      <w:bookmarkStart w:id="5574" w:name="_Toc448820529"/>
      <w:bookmarkStart w:id="5575" w:name="_Toc448821456"/>
      <w:bookmarkStart w:id="5576" w:name="_Toc448822383"/>
      <w:bookmarkStart w:id="5577" w:name="_Toc449258494"/>
      <w:bookmarkStart w:id="5578" w:name="_Toc449264519"/>
      <w:bookmarkStart w:id="5579" w:name="_Toc448502508"/>
      <w:bookmarkStart w:id="5580" w:name="_Toc448565562"/>
      <w:bookmarkStart w:id="5581" w:name="_Toc448569042"/>
      <w:bookmarkStart w:id="5582" w:name="_Toc448818754"/>
      <w:bookmarkStart w:id="5583" w:name="_Toc448820612"/>
      <w:bookmarkStart w:id="5584" w:name="_Toc448821539"/>
      <w:bookmarkStart w:id="5585" w:name="_Toc448822466"/>
      <w:bookmarkStart w:id="5586" w:name="_Toc449258577"/>
      <w:bookmarkStart w:id="5587" w:name="_Toc449264602"/>
      <w:bookmarkStart w:id="5588" w:name="_Toc448502509"/>
      <w:bookmarkStart w:id="5589" w:name="_Toc448565563"/>
      <w:bookmarkStart w:id="5590" w:name="_Toc448569043"/>
      <w:bookmarkStart w:id="5591" w:name="_Toc448818755"/>
      <w:bookmarkStart w:id="5592" w:name="_Toc448820613"/>
      <w:bookmarkStart w:id="5593" w:name="_Toc448821540"/>
      <w:bookmarkStart w:id="5594" w:name="_Toc448822467"/>
      <w:bookmarkStart w:id="5595" w:name="_Toc449258578"/>
      <w:bookmarkStart w:id="5596" w:name="_Toc449264603"/>
      <w:bookmarkStart w:id="5597" w:name="_Toc448502510"/>
      <w:bookmarkStart w:id="5598" w:name="_Toc448565564"/>
      <w:bookmarkStart w:id="5599" w:name="_Toc448569044"/>
      <w:bookmarkStart w:id="5600" w:name="_Toc448818756"/>
      <w:bookmarkStart w:id="5601" w:name="_Toc448820614"/>
      <w:bookmarkStart w:id="5602" w:name="_Toc448821541"/>
      <w:bookmarkStart w:id="5603" w:name="_Toc448822468"/>
      <w:bookmarkStart w:id="5604" w:name="_Toc449258579"/>
      <w:bookmarkStart w:id="5605" w:name="_Toc449264604"/>
      <w:bookmarkStart w:id="5606" w:name="_Toc448502511"/>
      <w:bookmarkStart w:id="5607" w:name="_Toc448565565"/>
      <w:bookmarkStart w:id="5608" w:name="_Toc448569045"/>
      <w:bookmarkStart w:id="5609" w:name="_Toc448818757"/>
      <w:bookmarkStart w:id="5610" w:name="_Toc448820615"/>
      <w:bookmarkStart w:id="5611" w:name="_Toc448821542"/>
      <w:bookmarkStart w:id="5612" w:name="_Toc448822469"/>
      <w:bookmarkStart w:id="5613" w:name="_Toc449258580"/>
      <w:bookmarkStart w:id="5614" w:name="_Toc449264605"/>
      <w:bookmarkStart w:id="5615" w:name="_Toc448502512"/>
      <w:bookmarkStart w:id="5616" w:name="_Toc448565566"/>
      <w:bookmarkStart w:id="5617" w:name="_Toc448569046"/>
      <w:bookmarkStart w:id="5618" w:name="_Toc448818758"/>
      <w:bookmarkStart w:id="5619" w:name="_Toc448820616"/>
      <w:bookmarkStart w:id="5620" w:name="_Toc448821543"/>
      <w:bookmarkStart w:id="5621" w:name="_Toc448822470"/>
      <w:bookmarkStart w:id="5622" w:name="_Toc449258581"/>
      <w:bookmarkStart w:id="5623" w:name="_Toc449264606"/>
      <w:bookmarkStart w:id="5624" w:name="_Toc448502513"/>
      <w:bookmarkStart w:id="5625" w:name="_Toc448565567"/>
      <w:bookmarkStart w:id="5626" w:name="_Toc448569047"/>
      <w:bookmarkStart w:id="5627" w:name="_Toc448818759"/>
      <w:bookmarkStart w:id="5628" w:name="_Toc448820617"/>
      <w:bookmarkStart w:id="5629" w:name="_Toc448821544"/>
      <w:bookmarkStart w:id="5630" w:name="_Toc448822471"/>
      <w:bookmarkStart w:id="5631" w:name="_Toc449258582"/>
      <w:bookmarkStart w:id="5632" w:name="_Toc449264607"/>
      <w:bookmarkStart w:id="5633" w:name="_Toc448502514"/>
      <w:bookmarkStart w:id="5634" w:name="_Toc448565568"/>
      <w:bookmarkStart w:id="5635" w:name="_Toc448569048"/>
      <w:bookmarkStart w:id="5636" w:name="_Toc448818760"/>
      <w:bookmarkStart w:id="5637" w:name="_Toc448820618"/>
      <w:bookmarkStart w:id="5638" w:name="_Toc448821545"/>
      <w:bookmarkStart w:id="5639" w:name="_Toc448822472"/>
      <w:bookmarkStart w:id="5640" w:name="_Toc449258583"/>
      <w:bookmarkStart w:id="5641" w:name="_Toc449264608"/>
      <w:bookmarkStart w:id="5642" w:name="_Toc448502515"/>
      <w:bookmarkStart w:id="5643" w:name="_Toc448565569"/>
      <w:bookmarkStart w:id="5644" w:name="_Toc448569049"/>
      <w:bookmarkStart w:id="5645" w:name="_Toc448818761"/>
      <w:bookmarkStart w:id="5646" w:name="_Toc448820619"/>
      <w:bookmarkStart w:id="5647" w:name="_Toc448821546"/>
      <w:bookmarkStart w:id="5648" w:name="_Toc448822473"/>
      <w:bookmarkStart w:id="5649" w:name="_Toc449258584"/>
      <w:bookmarkStart w:id="5650" w:name="_Toc449264609"/>
      <w:bookmarkStart w:id="5651" w:name="_Toc448502553"/>
      <w:bookmarkStart w:id="5652" w:name="_Toc448565607"/>
      <w:bookmarkStart w:id="5653" w:name="_Toc448569087"/>
      <w:bookmarkStart w:id="5654" w:name="_Toc448818799"/>
      <w:bookmarkStart w:id="5655" w:name="_Toc448820657"/>
      <w:bookmarkStart w:id="5656" w:name="_Toc448821584"/>
      <w:bookmarkStart w:id="5657" w:name="_Toc448822511"/>
      <w:bookmarkStart w:id="5658" w:name="_Toc449258622"/>
      <w:bookmarkStart w:id="5659" w:name="_Toc449264647"/>
      <w:bookmarkStart w:id="5660" w:name="_Toc448502629"/>
      <w:bookmarkStart w:id="5661" w:name="_Toc448565683"/>
      <w:bookmarkStart w:id="5662" w:name="_Toc448569163"/>
      <w:bookmarkStart w:id="5663" w:name="_Toc448818875"/>
      <w:bookmarkStart w:id="5664" w:name="_Toc448820733"/>
      <w:bookmarkStart w:id="5665" w:name="_Toc448821660"/>
      <w:bookmarkStart w:id="5666" w:name="_Toc448822587"/>
      <w:bookmarkStart w:id="5667" w:name="_Toc449258698"/>
      <w:bookmarkStart w:id="5668" w:name="_Toc449264723"/>
      <w:bookmarkStart w:id="5669" w:name="_Toc448502630"/>
      <w:bookmarkStart w:id="5670" w:name="_Toc448565684"/>
      <w:bookmarkStart w:id="5671" w:name="_Toc448569164"/>
      <w:bookmarkStart w:id="5672" w:name="_Toc448818876"/>
      <w:bookmarkStart w:id="5673" w:name="_Toc448820734"/>
      <w:bookmarkStart w:id="5674" w:name="_Toc448821661"/>
      <w:bookmarkStart w:id="5675" w:name="_Toc448822588"/>
      <w:bookmarkStart w:id="5676" w:name="_Toc449258699"/>
      <w:bookmarkStart w:id="5677" w:name="_Toc449264724"/>
      <w:bookmarkStart w:id="5678" w:name="_Toc448502631"/>
      <w:bookmarkStart w:id="5679" w:name="_Toc448565685"/>
      <w:bookmarkStart w:id="5680" w:name="_Toc448569165"/>
      <w:bookmarkStart w:id="5681" w:name="_Toc448818877"/>
      <w:bookmarkStart w:id="5682" w:name="_Toc448820735"/>
      <w:bookmarkStart w:id="5683" w:name="_Toc448821662"/>
      <w:bookmarkStart w:id="5684" w:name="_Toc448822589"/>
      <w:bookmarkStart w:id="5685" w:name="_Toc449258700"/>
      <w:bookmarkStart w:id="5686" w:name="_Toc449264725"/>
      <w:bookmarkStart w:id="5687" w:name="_Toc448502632"/>
      <w:bookmarkStart w:id="5688" w:name="_Toc448565686"/>
      <w:bookmarkStart w:id="5689" w:name="_Toc448569166"/>
      <w:bookmarkStart w:id="5690" w:name="_Toc448818878"/>
      <w:bookmarkStart w:id="5691" w:name="_Toc448820736"/>
      <w:bookmarkStart w:id="5692" w:name="_Toc448821663"/>
      <w:bookmarkStart w:id="5693" w:name="_Toc448822590"/>
      <w:bookmarkStart w:id="5694" w:name="_Toc449258701"/>
      <w:bookmarkStart w:id="5695" w:name="_Toc449264726"/>
      <w:bookmarkStart w:id="5696" w:name="_Toc448502633"/>
      <w:bookmarkStart w:id="5697" w:name="_Toc448565687"/>
      <w:bookmarkStart w:id="5698" w:name="_Toc448569167"/>
      <w:bookmarkStart w:id="5699" w:name="_Toc448818879"/>
      <w:bookmarkStart w:id="5700" w:name="_Toc448820737"/>
      <w:bookmarkStart w:id="5701" w:name="_Toc448821664"/>
      <w:bookmarkStart w:id="5702" w:name="_Toc448822591"/>
      <w:bookmarkStart w:id="5703" w:name="_Toc449258702"/>
      <w:bookmarkStart w:id="5704" w:name="_Toc449264727"/>
      <w:bookmarkStart w:id="5705" w:name="_Toc448502634"/>
      <w:bookmarkStart w:id="5706" w:name="_Toc448565688"/>
      <w:bookmarkStart w:id="5707" w:name="_Toc448569168"/>
      <w:bookmarkStart w:id="5708" w:name="_Toc448818880"/>
      <w:bookmarkStart w:id="5709" w:name="_Toc448820738"/>
      <w:bookmarkStart w:id="5710" w:name="_Toc448821665"/>
      <w:bookmarkStart w:id="5711" w:name="_Toc448822592"/>
      <w:bookmarkStart w:id="5712" w:name="_Toc449258703"/>
      <w:bookmarkStart w:id="5713" w:name="_Toc449264728"/>
      <w:bookmarkStart w:id="5714" w:name="_Toc448502635"/>
      <w:bookmarkStart w:id="5715" w:name="_Toc448565689"/>
      <w:bookmarkStart w:id="5716" w:name="_Toc448569169"/>
      <w:bookmarkStart w:id="5717" w:name="_Toc448818881"/>
      <w:bookmarkStart w:id="5718" w:name="_Toc448820739"/>
      <w:bookmarkStart w:id="5719" w:name="_Toc448821666"/>
      <w:bookmarkStart w:id="5720" w:name="_Toc448822593"/>
      <w:bookmarkStart w:id="5721" w:name="_Toc449258704"/>
      <w:bookmarkStart w:id="5722" w:name="_Toc449264729"/>
      <w:bookmarkStart w:id="5723" w:name="_Toc448502636"/>
      <w:bookmarkStart w:id="5724" w:name="_Toc448565690"/>
      <w:bookmarkStart w:id="5725" w:name="_Toc448569170"/>
      <w:bookmarkStart w:id="5726" w:name="_Toc448818882"/>
      <w:bookmarkStart w:id="5727" w:name="_Toc448820740"/>
      <w:bookmarkStart w:id="5728" w:name="_Toc448821667"/>
      <w:bookmarkStart w:id="5729" w:name="_Toc448822594"/>
      <w:bookmarkStart w:id="5730" w:name="_Toc449258705"/>
      <w:bookmarkStart w:id="5731" w:name="_Toc449264730"/>
      <w:bookmarkStart w:id="5732" w:name="_Toc448502637"/>
      <w:bookmarkStart w:id="5733" w:name="_Toc448565691"/>
      <w:bookmarkStart w:id="5734" w:name="_Toc448569171"/>
      <w:bookmarkStart w:id="5735" w:name="_Toc448818883"/>
      <w:bookmarkStart w:id="5736" w:name="_Toc448820741"/>
      <w:bookmarkStart w:id="5737" w:name="_Toc448821668"/>
      <w:bookmarkStart w:id="5738" w:name="_Toc448822595"/>
      <w:bookmarkStart w:id="5739" w:name="_Toc449258706"/>
      <w:bookmarkStart w:id="5740" w:name="_Toc449264731"/>
      <w:bookmarkStart w:id="5741" w:name="_Toc448502638"/>
      <w:bookmarkStart w:id="5742" w:name="_Toc448565692"/>
      <w:bookmarkStart w:id="5743" w:name="_Toc448569172"/>
      <w:bookmarkStart w:id="5744" w:name="_Toc448818884"/>
      <w:bookmarkStart w:id="5745" w:name="_Toc448820742"/>
      <w:bookmarkStart w:id="5746" w:name="_Toc448821669"/>
      <w:bookmarkStart w:id="5747" w:name="_Toc448822596"/>
      <w:bookmarkStart w:id="5748" w:name="_Toc449258707"/>
      <w:bookmarkStart w:id="5749" w:name="_Toc449264732"/>
      <w:bookmarkStart w:id="5750" w:name="_Toc448502639"/>
      <w:bookmarkStart w:id="5751" w:name="_Toc448565693"/>
      <w:bookmarkStart w:id="5752" w:name="_Toc448569173"/>
      <w:bookmarkStart w:id="5753" w:name="_Toc448818885"/>
      <w:bookmarkStart w:id="5754" w:name="_Toc448820743"/>
      <w:bookmarkStart w:id="5755" w:name="_Toc448821670"/>
      <w:bookmarkStart w:id="5756" w:name="_Toc448822597"/>
      <w:bookmarkStart w:id="5757" w:name="_Toc449258708"/>
      <w:bookmarkStart w:id="5758" w:name="_Toc449264733"/>
      <w:bookmarkStart w:id="5759" w:name="_Toc448502640"/>
      <w:bookmarkStart w:id="5760" w:name="_Toc448565694"/>
      <w:bookmarkStart w:id="5761" w:name="_Toc448569174"/>
      <w:bookmarkStart w:id="5762" w:name="_Toc448818886"/>
      <w:bookmarkStart w:id="5763" w:name="_Toc448820744"/>
      <w:bookmarkStart w:id="5764" w:name="_Toc448821671"/>
      <w:bookmarkStart w:id="5765" w:name="_Toc448822598"/>
      <w:bookmarkStart w:id="5766" w:name="_Toc449258709"/>
      <w:bookmarkStart w:id="5767" w:name="_Toc449264734"/>
      <w:bookmarkStart w:id="5768" w:name="_Toc448502641"/>
      <w:bookmarkStart w:id="5769" w:name="_Toc448565695"/>
      <w:bookmarkStart w:id="5770" w:name="_Toc448569175"/>
      <w:bookmarkStart w:id="5771" w:name="_Toc448818887"/>
      <w:bookmarkStart w:id="5772" w:name="_Toc448820745"/>
      <w:bookmarkStart w:id="5773" w:name="_Toc448821672"/>
      <w:bookmarkStart w:id="5774" w:name="_Toc448822599"/>
      <w:bookmarkStart w:id="5775" w:name="_Toc449258710"/>
      <w:bookmarkStart w:id="5776" w:name="_Toc449264735"/>
      <w:bookmarkStart w:id="5777" w:name="_Toc448502642"/>
      <w:bookmarkStart w:id="5778" w:name="_Toc448565696"/>
      <w:bookmarkStart w:id="5779" w:name="_Toc448569176"/>
      <w:bookmarkStart w:id="5780" w:name="_Toc448818888"/>
      <w:bookmarkStart w:id="5781" w:name="_Toc448820746"/>
      <w:bookmarkStart w:id="5782" w:name="_Toc448821673"/>
      <w:bookmarkStart w:id="5783" w:name="_Toc448822600"/>
      <w:bookmarkStart w:id="5784" w:name="_Toc449258711"/>
      <w:bookmarkStart w:id="5785" w:name="_Toc449264736"/>
      <w:bookmarkStart w:id="5786" w:name="_Toc448502643"/>
      <w:bookmarkStart w:id="5787" w:name="_Toc448565697"/>
      <w:bookmarkStart w:id="5788" w:name="_Toc448569177"/>
      <w:bookmarkStart w:id="5789" w:name="_Toc448818889"/>
      <w:bookmarkStart w:id="5790" w:name="_Toc448820747"/>
      <w:bookmarkStart w:id="5791" w:name="_Toc448821674"/>
      <w:bookmarkStart w:id="5792" w:name="_Toc448822601"/>
      <w:bookmarkStart w:id="5793" w:name="_Toc449258712"/>
      <w:bookmarkStart w:id="5794" w:name="_Toc449264737"/>
      <w:bookmarkStart w:id="5795" w:name="_Toc448502644"/>
      <w:bookmarkStart w:id="5796" w:name="_Toc448565698"/>
      <w:bookmarkStart w:id="5797" w:name="_Toc448569178"/>
      <w:bookmarkStart w:id="5798" w:name="_Toc448818890"/>
      <w:bookmarkStart w:id="5799" w:name="_Toc448820748"/>
      <w:bookmarkStart w:id="5800" w:name="_Toc448821675"/>
      <w:bookmarkStart w:id="5801" w:name="_Toc448822602"/>
      <w:bookmarkStart w:id="5802" w:name="_Toc449258713"/>
      <w:bookmarkStart w:id="5803" w:name="_Toc449264738"/>
      <w:bookmarkStart w:id="5804" w:name="_Toc448502645"/>
      <w:bookmarkStart w:id="5805" w:name="_Toc448565699"/>
      <w:bookmarkStart w:id="5806" w:name="_Toc448569179"/>
      <w:bookmarkStart w:id="5807" w:name="_Toc448818891"/>
      <w:bookmarkStart w:id="5808" w:name="_Toc448820749"/>
      <w:bookmarkStart w:id="5809" w:name="_Toc448821676"/>
      <w:bookmarkStart w:id="5810" w:name="_Toc448822603"/>
      <w:bookmarkStart w:id="5811" w:name="_Toc449258714"/>
      <w:bookmarkStart w:id="5812" w:name="_Toc449264739"/>
      <w:bookmarkStart w:id="5813" w:name="_Toc448502646"/>
      <w:bookmarkStart w:id="5814" w:name="_Toc448565700"/>
      <w:bookmarkStart w:id="5815" w:name="_Toc448569180"/>
      <w:bookmarkStart w:id="5816" w:name="_Toc448818892"/>
      <w:bookmarkStart w:id="5817" w:name="_Toc448820750"/>
      <w:bookmarkStart w:id="5818" w:name="_Toc448821677"/>
      <w:bookmarkStart w:id="5819" w:name="_Toc448822604"/>
      <w:bookmarkStart w:id="5820" w:name="_Toc449258715"/>
      <w:bookmarkStart w:id="5821" w:name="_Toc449264740"/>
      <w:bookmarkStart w:id="5822" w:name="_Toc448502647"/>
      <w:bookmarkStart w:id="5823" w:name="_Toc448565701"/>
      <w:bookmarkStart w:id="5824" w:name="_Toc448569181"/>
      <w:bookmarkStart w:id="5825" w:name="_Toc448818893"/>
      <w:bookmarkStart w:id="5826" w:name="_Toc448820751"/>
      <w:bookmarkStart w:id="5827" w:name="_Toc448821678"/>
      <w:bookmarkStart w:id="5828" w:name="_Toc448822605"/>
      <w:bookmarkStart w:id="5829" w:name="_Toc449258716"/>
      <w:bookmarkStart w:id="5830" w:name="_Toc449264741"/>
      <w:bookmarkStart w:id="5831" w:name="_Toc448502648"/>
      <w:bookmarkStart w:id="5832" w:name="_Toc448565702"/>
      <w:bookmarkStart w:id="5833" w:name="_Toc448569182"/>
      <w:bookmarkStart w:id="5834" w:name="_Toc448818894"/>
      <w:bookmarkStart w:id="5835" w:name="_Toc448820752"/>
      <w:bookmarkStart w:id="5836" w:name="_Toc448821679"/>
      <w:bookmarkStart w:id="5837" w:name="_Toc448822606"/>
      <w:bookmarkStart w:id="5838" w:name="_Toc449258717"/>
      <w:bookmarkStart w:id="5839" w:name="_Toc449264742"/>
      <w:bookmarkStart w:id="5840" w:name="_Toc448502649"/>
      <w:bookmarkStart w:id="5841" w:name="_Toc448565703"/>
      <w:bookmarkStart w:id="5842" w:name="_Toc448569183"/>
      <w:bookmarkStart w:id="5843" w:name="_Toc448818895"/>
      <w:bookmarkStart w:id="5844" w:name="_Toc448820753"/>
      <w:bookmarkStart w:id="5845" w:name="_Toc448821680"/>
      <w:bookmarkStart w:id="5846" w:name="_Toc448822607"/>
      <w:bookmarkStart w:id="5847" w:name="_Toc449258718"/>
      <w:bookmarkStart w:id="5848" w:name="_Toc449264743"/>
      <w:bookmarkStart w:id="5849" w:name="_Toc448502650"/>
      <w:bookmarkStart w:id="5850" w:name="_Toc448565704"/>
      <w:bookmarkStart w:id="5851" w:name="_Toc448569184"/>
      <w:bookmarkStart w:id="5852" w:name="_Toc448818896"/>
      <w:bookmarkStart w:id="5853" w:name="_Toc448820754"/>
      <w:bookmarkStart w:id="5854" w:name="_Toc448821681"/>
      <w:bookmarkStart w:id="5855" w:name="_Toc448822608"/>
      <w:bookmarkStart w:id="5856" w:name="_Toc449258719"/>
      <w:bookmarkStart w:id="5857" w:name="_Toc449264744"/>
      <w:bookmarkStart w:id="5858" w:name="_Toc448502651"/>
      <w:bookmarkStart w:id="5859" w:name="_Toc448565705"/>
      <w:bookmarkStart w:id="5860" w:name="_Toc448569185"/>
      <w:bookmarkStart w:id="5861" w:name="_Toc448818897"/>
      <w:bookmarkStart w:id="5862" w:name="_Toc448820755"/>
      <w:bookmarkStart w:id="5863" w:name="_Toc448821682"/>
      <w:bookmarkStart w:id="5864" w:name="_Toc448822609"/>
      <w:bookmarkStart w:id="5865" w:name="_Toc449258720"/>
      <w:bookmarkStart w:id="5866" w:name="_Toc449264745"/>
      <w:bookmarkStart w:id="5867" w:name="_Toc448502652"/>
      <w:bookmarkStart w:id="5868" w:name="_Toc448565706"/>
      <w:bookmarkStart w:id="5869" w:name="_Toc448569186"/>
      <w:bookmarkStart w:id="5870" w:name="_Toc448818898"/>
      <w:bookmarkStart w:id="5871" w:name="_Toc448820756"/>
      <w:bookmarkStart w:id="5872" w:name="_Toc448821683"/>
      <w:bookmarkStart w:id="5873" w:name="_Toc448822610"/>
      <w:bookmarkStart w:id="5874" w:name="_Toc449258721"/>
      <w:bookmarkStart w:id="5875" w:name="_Toc449264746"/>
      <w:bookmarkStart w:id="5876" w:name="_Toc448502653"/>
      <w:bookmarkStart w:id="5877" w:name="_Toc448565707"/>
      <w:bookmarkStart w:id="5878" w:name="_Toc448569187"/>
      <w:bookmarkStart w:id="5879" w:name="_Toc448818899"/>
      <w:bookmarkStart w:id="5880" w:name="_Toc448820757"/>
      <w:bookmarkStart w:id="5881" w:name="_Toc448821684"/>
      <w:bookmarkStart w:id="5882" w:name="_Toc448822611"/>
      <w:bookmarkStart w:id="5883" w:name="_Toc449258722"/>
      <w:bookmarkStart w:id="5884" w:name="_Toc449264747"/>
      <w:bookmarkStart w:id="5885" w:name="_Toc448502654"/>
      <w:bookmarkStart w:id="5886" w:name="_Toc448565708"/>
      <w:bookmarkStart w:id="5887" w:name="_Toc448569188"/>
      <w:bookmarkStart w:id="5888" w:name="_Toc448818900"/>
      <w:bookmarkStart w:id="5889" w:name="_Toc448820758"/>
      <w:bookmarkStart w:id="5890" w:name="_Toc448821685"/>
      <w:bookmarkStart w:id="5891" w:name="_Toc448822612"/>
      <w:bookmarkStart w:id="5892" w:name="_Toc449258723"/>
      <w:bookmarkStart w:id="5893" w:name="_Toc449264748"/>
      <w:bookmarkStart w:id="5894" w:name="_Toc448502655"/>
      <w:bookmarkStart w:id="5895" w:name="_Toc448565709"/>
      <w:bookmarkStart w:id="5896" w:name="_Toc448569189"/>
      <w:bookmarkStart w:id="5897" w:name="_Toc448818901"/>
      <w:bookmarkStart w:id="5898" w:name="_Toc448820759"/>
      <w:bookmarkStart w:id="5899" w:name="_Toc448821686"/>
      <w:bookmarkStart w:id="5900" w:name="_Toc448822613"/>
      <w:bookmarkStart w:id="5901" w:name="_Toc449258724"/>
      <w:bookmarkStart w:id="5902" w:name="_Toc449264749"/>
      <w:bookmarkStart w:id="5903" w:name="_Toc448502656"/>
      <w:bookmarkStart w:id="5904" w:name="_Toc448565710"/>
      <w:bookmarkStart w:id="5905" w:name="_Toc448569190"/>
      <w:bookmarkStart w:id="5906" w:name="_Toc448818902"/>
      <w:bookmarkStart w:id="5907" w:name="_Toc448820760"/>
      <w:bookmarkStart w:id="5908" w:name="_Toc448821687"/>
      <w:bookmarkStart w:id="5909" w:name="_Toc448822614"/>
      <w:bookmarkStart w:id="5910" w:name="_Toc449258725"/>
      <w:bookmarkStart w:id="5911" w:name="_Toc449264750"/>
      <w:bookmarkStart w:id="5912" w:name="_Toc448502657"/>
      <w:bookmarkStart w:id="5913" w:name="_Toc448565711"/>
      <w:bookmarkStart w:id="5914" w:name="_Toc448569191"/>
      <w:bookmarkStart w:id="5915" w:name="_Toc448818903"/>
      <w:bookmarkStart w:id="5916" w:name="_Toc448820761"/>
      <w:bookmarkStart w:id="5917" w:name="_Toc448821688"/>
      <w:bookmarkStart w:id="5918" w:name="_Toc448822615"/>
      <w:bookmarkStart w:id="5919" w:name="_Toc449258726"/>
      <w:bookmarkStart w:id="5920" w:name="_Toc449264751"/>
      <w:bookmarkStart w:id="5921" w:name="_Toc448502658"/>
      <w:bookmarkStart w:id="5922" w:name="_Toc448565712"/>
      <w:bookmarkStart w:id="5923" w:name="_Toc448569192"/>
      <w:bookmarkStart w:id="5924" w:name="_Toc448818904"/>
      <w:bookmarkStart w:id="5925" w:name="_Toc448820762"/>
      <w:bookmarkStart w:id="5926" w:name="_Toc448821689"/>
      <w:bookmarkStart w:id="5927" w:name="_Toc448822616"/>
      <w:bookmarkStart w:id="5928" w:name="_Toc449258727"/>
      <w:bookmarkStart w:id="5929" w:name="_Toc449264752"/>
      <w:bookmarkStart w:id="5930" w:name="_Toc448502659"/>
      <w:bookmarkStart w:id="5931" w:name="_Toc448565713"/>
      <w:bookmarkStart w:id="5932" w:name="_Toc448569193"/>
      <w:bookmarkStart w:id="5933" w:name="_Toc448818905"/>
      <w:bookmarkStart w:id="5934" w:name="_Toc448820763"/>
      <w:bookmarkStart w:id="5935" w:name="_Toc448821690"/>
      <w:bookmarkStart w:id="5936" w:name="_Toc448822617"/>
      <w:bookmarkStart w:id="5937" w:name="_Toc449258728"/>
      <w:bookmarkStart w:id="5938" w:name="_Toc449264753"/>
      <w:bookmarkStart w:id="5939" w:name="_Toc448502660"/>
      <w:bookmarkStart w:id="5940" w:name="_Toc448565714"/>
      <w:bookmarkStart w:id="5941" w:name="_Toc448569194"/>
      <w:bookmarkStart w:id="5942" w:name="_Toc448818906"/>
      <w:bookmarkStart w:id="5943" w:name="_Toc448820764"/>
      <w:bookmarkStart w:id="5944" w:name="_Toc448821691"/>
      <w:bookmarkStart w:id="5945" w:name="_Toc448822618"/>
      <w:bookmarkStart w:id="5946" w:name="_Toc449258729"/>
      <w:bookmarkStart w:id="5947" w:name="_Toc449264754"/>
      <w:bookmarkStart w:id="5948" w:name="_Toc448502661"/>
      <w:bookmarkStart w:id="5949" w:name="_Toc448565715"/>
      <w:bookmarkStart w:id="5950" w:name="_Toc448569195"/>
      <w:bookmarkStart w:id="5951" w:name="_Toc448818907"/>
      <w:bookmarkStart w:id="5952" w:name="_Toc448820765"/>
      <w:bookmarkStart w:id="5953" w:name="_Toc448821692"/>
      <w:bookmarkStart w:id="5954" w:name="_Toc448822619"/>
      <w:bookmarkStart w:id="5955" w:name="_Toc449258730"/>
      <w:bookmarkStart w:id="5956" w:name="_Toc449264755"/>
      <w:bookmarkStart w:id="5957" w:name="_Toc448502662"/>
      <w:bookmarkStart w:id="5958" w:name="_Toc448565716"/>
      <w:bookmarkStart w:id="5959" w:name="_Toc448569196"/>
      <w:bookmarkStart w:id="5960" w:name="_Toc448818908"/>
      <w:bookmarkStart w:id="5961" w:name="_Toc448820766"/>
      <w:bookmarkStart w:id="5962" w:name="_Toc448821693"/>
      <w:bookmarkStart w:id="5963" w:name="_Toc448822620"/>
      <w:bookmarkStart w:id="5964" w:name="_Toc449258731"/>
      <w:bookmarkStart w:id="5965" w:name="_Toc449264756"/>
      <w:bookmarkStart w:id="5966" w:name="_Toc448502663"/>
      <w:bookmarkStart w:id="5967" w:name="_Toc448565717"/>
      <w:bookmarkStart w:id="5968" w:name="_Toc448569197"/>
      <w:bookmarkStart w:id="5969" w:name="_Toc448818909"/>
      <w:bookmarkStart w:id="5970" w:name="_Toc448820767"/>
      <w:bookmarkStart w:id="5971" w:name="_Toc448821694"/>
      <w:bookmarkStart w:id="5972" w:name="_Toc448822621"/>
      <w:bookmarkStart w:id="5973" w:name="_Toc449258732"/>
      <w:bookmarkStart w:id="5974" w:name="_Toc449264757"/>
      <w:bookmarkStart w:id="5975" w:name="_Toc448502664"/>
      <w:bookmarkStart w:id="5976" w:name="_Toc448565718"/>
      <w:bookmarkStart w:id="5977" w:name="_Toc448569198"/>
      <w:bookmarkStart w:id="5978" w:name="_Toc448818910"/>
      <w:bookmarkStart w:id="5979" w:name="_Toc448820768"/>
      <w:bookmarkStart w:id="5980" w:name="_Toc448821695"/>
      <w:bookmarkStart w:id="5981" w:name="_Toc448822622"/>
      <w:bookmarkStart w:id="5982" w:name="_Toc449258733"/>
      <w:bookmarkStart w:id="5983" w:name="_Toc449264758"/>
      <w:bookmarkStart w:id="5984" w:name="_Toc448502665"/>
      <w:bookmarkStart w:id="5985" w:name="_Toc448565719"/>
      <w:bookmarkStart w:id="5986" w:name="_Toc448569199"/>
      <w:bookmarkStart w:id="5987" w:name="_Toc448818911"/>
      <w:bookmarkStart w:id="5988" w:name="_Toc448820769"/>
      <w:bookmarkStart w:id="5989" w:name="_Toc448821696"/>
      <w:bookmarkStart w:id="5990" w:name="_Toc448822623"/>
      <w:bookmarkStart w:id="5991" w:name="_Toc449258734"/>
      <w:bookmarkStart w:id="5992" w:name="_Toc449264759"/>
      <w:bookmarkStart w:id="5993" w:name="_Toc448502666"/>
      <w:bookmarkStart w:id="5994" w:name="_Toc448565720"/>
      <w:bookmarkStart w:id="5995" w:name="_Toc448569200"/>
      <w:bookmarkStart w:id="5996" w:name="_Toc448818912"/>
      <w:bookmarkStart w:id="5997" w:name="_Toc448820770"/>
      <w:bookmarkStart w:id="5998" w:name="_Toc448821697"/>
      <w:bookmarkStart w:id="5999" w:name="_Toc448822624"/>
      <w:bookmarkStart w:id="6000" w:name="_Toc449258735"/>
      <w:bookmarkStart w:id="6001" w:name="_Toc449264760"/>
      <w:bookmarkStart w:id="6002" w:name="_Toc448502667"/>
      <w:bookmarkStart w:id="6003" w:name="_Toc448565721"/>
      <w:bookmarkStart w:id="6004" w:name="_Toc448569201"/>
      <w:bookmarkStart w:id="6005" w:name="_Toc448818913"/>
      <w:bookmarkStart w:id="6006" w:name="_Toc448820771"/>
      <w:bookmarkStart w:id="6007" w:name="_Toc448821698"/>
      <w:bookmarkStart w:id="6008" w:name="_Toc448822625"/>
      <w:bookmarkStart w:id="6009" w:name="_Toc449258736"/>
      <w:bookmarkStart w:id="6010" w:name="_Toc449264761"/>
      <w:bookmarkStart w:id="6011" w:name="_Toc448502668"/>
      <w:bookmarkStart w:id="6012" w:name="_Toc448565722"/>
      <w:bookmarkStart w:id="6013" w:name="_Toc448569202"/>
      <w:bookmarkStart w:id="6014" w:name="_Toc448818914"/>
      <w:bookmarkStart w:id="6015" w:name="_Toc448820772"/>
      <w:bookmarkStart w:id="6016" w:name="_Toc448821699"/>
      <w:bookmarkStart w:id="6017" w:name="_Toc448822626"/>
      <w:bookmarkStart w:id="6018" w:name="_Toc449258737"/>
      <w:bookmarkStart w:id="6019" w:name="_Toc449264762"/>
      <w:bookmarkStart w:id="6020" w:name="_Toc448502669"/>
      <w:bookmarkStart w:id="6021" w:name="_Toc448565723"/>
      <w:bookmarkStart w:id="6022" w:name="_Toc448569203"/>
      <w:bookmarkStart w:id="6023" w:name="_Toc448818915"/>
      <w:bookmarkStart w:id="6024" w:name="_Toc448820773"/>
      <w:bookmarkStart w:id="6025" w:name="_Toc448821700"/>
      <w:bookmarkStart w:id="6026" w:name="_Toc448822627"/>
      <w:bookmarkStart w:id="6027" w:name="_Toc449258738"/>
      <w:bookmarkStart w:id="6028" w:name="_Toc449264763"/>
      <w:bookmarkStart w:id="6029" w:name="_Toc448502670"/>
      <w:bookmarkStart w:id="6030" w:name="_Toc448565724"/>
      <w:bookmarkStart w:id="6031" w:name="_Toc448569204"/>
      <w:bookmarkStart w:id="6032" w:name="_Toc448818916"/>
      <w:bookmarkStart w:id="6033" w:name="_Toc448820774"/>
      <w:bookmarkStart w:id="6034" w:name="_Toc448821701"/>
      <w:bookmarkStart w:id="6035" w:name="_Toc448822628"/>
      <w:bookmarkStart w:id="6036" w:name="_Toc449258739"/>
      <w:bookmarkStart w:id="6037" w:name="_Toc449264764"/>
      <w:bookmarkStart w:id="6038" w:name="_Toc448502671"/>
      <w:bookmarkStart w:id="6039" w:name="_Toc448565725"/>
      <w:bookmarkStart w:id="6040" w:name="_Toc448569205"/>
      <w:bookmarkStart w:id="6041" w:name="_Toc448818917"/>
      <w:bookmarkStart w:id="6042" w:name="_Toc448820775"/>
      <w:bookmarkStart w:id="6043" w:name="_Toc448821702"/>
      <w:bookmarkStart w:id="6044" w:name="_Toc448822629"/>
      <w:bookmarkStart w:id="6045" w:name="_Toc449258740"/>
      <w:bookmarkStart w:id="6046" w:name="_Toc449264765"/>
      <w:bookmarkStart w:id="6047" w:name="_Toc448502672"/>
      <w:bookmarkStart w:id="6048" w:name="_Toc448565726"/>
      <w:bookmarkStart w:id="6049" w:name="_Toc448569206"/>
      <w:bookmarkStart w:id="6050" w:name="_Toc448818918"/>
      <w:bookmarkStart w:id="6051" w:name="_Toc448820776"/>
      <w:bookmarkStart w:id="6052" w:name="_Toc448821703"/>
      <w:bookmarkStart w:id="6053" w:name="_Toc448822630"/>
      <w:bookmarkStart w:id="6054" w:name="_Toc449258741"/>
      <w:bookmarkStart w:id="6055" w:name="_Toc449264766"/>
      <w:bookmarkStart w:id="6056" w:name="_Toc448502673"/>
      <w:bookmarkStart w:id="6057" w:name="_Toc448565727"/>
      <w:bookmarkStart w:id="6058" w:name="_Toc448569207"/>
      <w:bookmarkStart w:id="6059" w:name="_Toc448818919"/>
      <w:bookmarkStart w:id="6060" w:name="_Toc448820777"/>
      <w:bookmarkStart w:id="6061" w:name="_Toc448821704"/>
      <w:bookmarkStart w:id="6062" w:name="_Toc448822631"/>
      <w:bookmarkStart w:id="6063" w:name="_Toc449258742"/>
      <w:bookmarkStart w:id="6064" w:name="_Toc449264767"/>
      <w:bookmarkStart w:id="6065" w:name="_Toc448502674"/>
      <w:bookmarkStart w:id="6066" w:name="_Toc448565728"/>
      <w:bookmarkStart w:id="6067" w:name="_Toc448569208"/>
      <w:bookmarkStart w:id="6068" w:name="_Toc448818920"/>
      <w:bookmarkStart w:id="6069" w:name="_Toc448820778"/>
      <w:bookmarkStart w:id="6070" w:name="_Toc448821705"/>
      <w:bookmarkStart w:id="6071" w:name="_Toc448822632"/>
      <w:bookmarkStart w:id="6072" w:name="_Toc449258743"/>
      <w:bookmarkStart w:id="6073" w:name="_Toc449264768"/>
      <w:bookmarkStart w:id="6074" w:name="_Toc448502675"/>
      <w:bookmarkStart w:id="6075" w:name="_Toc448565729"/>
      <w:bookmarkStart w:id="6076" w:name="_Toc448569209"/>
      <w:bookmarkStart w:id="6077" w:name="_Toc448818921"/>
      <w:bookmarkStart w:id="6078" w:name="_Toc448820779"/>
      <w:bookmarkStart w:id="6079" w:name="_Toc448821706"/>
      <w:bookmarkStart w:id="6080" w:name="_Toc448822633"/>
      <w:bookmarkStart w:id="6081" w:name="_Toc449258744"/>
      <w:bookmarkStart w:id="6082" w:name="_Toc449264769"/>
      <w:bookmarkStart w:id="6083" w:name="_Toc448502676"/>
      <w:bookmarkStart w:id="6084" w:name="_Toc448565730"/>
      <w:bookmarkStart w:id="6085" w:name="_Toc448569210"/>
      <w:bookmarkStart w:id="6086" w:name="_Toc448818922"/>
      <w:bookmarkStart w:id="6087" w:name="_Toc448820780"/>
      <w:bookmarkStart w:id="6088" w:name="_Toc448821707"/>
      <w:bookmarkStart w:id="6089" w:name="_Toc448822634"/>
      <w:bookmarkStart w:id="6090" w:name="_Toc449258745"/>
      <w:bookmarkStart w:id="6091" w:name="_Toc449264770"/>
      <w:bookmarkStart w:id="6092" w:name="_Toc448502677"/>
      <w:bookmarkStart w:id="6093" w:name="_Toc448565731"/>
      <w:bookmarkStart w:id="6094" w:name="_Toc448569211"/>
      <w:bookmarkStart w:id="6095" w:name="_Toc448818923"/>
      <w:bookmarkStart w:id="6096" w:name="_Toc448820781"/>
      <w:bookmarkStart w:id="6097" w:name="_Toc448821708"/>
      <w:bookmarkStart w:id="6098" w:name="_Toc448822635"/>
      <w:bookmarkStart w:id="6099" w:name="_Toc449258746"/>
      <w:bookmarkStart w:id="6100" w:name="_Toc449264771"/>
      <w:bookmarkStart w:id="6101" w:name="_Toc448502678"/>
      <w:bookmarkStart w:id="6102" w:name="_Toc448565732"/>
      <w:bookmarkStart w:id="6103" w:name="_Toc448569212"/>
      <w:bookmarkStart w:id="6104" w:name="_Toc448818924"/>
      <w:bookmarkStart w:id="6105" w:name="_Toc448820782"/>
      <w:bookmarkStart w:id="6106" w:name="_Toc448821709"/>
      <w:bookmarkStart w:id="6107" w:name="_Toc448822636"/>
      <w:bookmarkStart w:id="6108" w:name="_Toc449258747"/>
      <w:bookmarkStart w:id="6109" w:name="_Toc449264772"/>
      <w:bookmarkStart w:id="6110" w:name="_Toc448502679"/>
      <w:bookmarkStart w:id="6111" w:name="_Toc448565733"/>
      <w:bookmarkStart w:id="6112" w:name="_Toc448569213"/>
      <w:bookmarkStart w:id="6113" w:name="_Toc448818925"/>
      <w:bookmarkStart w:id="6114" w:name="_Toc448820783"/>
      <w:bookmarkStart w:id="6115" w:name="_Toc448821710"/>
      <w:bookmarkStart w:id="6116" w:name="_Toc448822637"/>
      <w:bookmarkStart w:id="6117" w:name="_Toc449258748"/>
      <w:bookmarkStart w:id="6118" w:name="_Toc449264773"/>
      <w:bookmarkStart w:id="6119" w:name="_Toc448502680"/>
      <w:bookmarkStart w:id="6120" w:name="_Toc448565734"/>
      <w:bookmarkStart w:id="6121" w:name="_Toc448569214"/>
      <w:bookmarkStart w:id="6122" w:name="_Toc448818926"/>
      <w:bookmarkStart w:id="6123" w:name="_Toc448820784"/>
      <w:bookmarkStart w:id="6124" w:name="_Toc448821711"/>
      <w:bookmarkStart w:id="6125" w:name="_Toc448822638"/>
      <w:bookmarkStart w:id="6126" w:name="_Toc449258749"/>
      <w:bookmarkStart w:id="6127" w:name="_Toc449264774"/>
      <w:bookmarkStart w:id="6128" w:name="_Toc448502681"/>
      <w:bookmarkStart w:id="6129" w:name="_Toc448565735"/>
      <w:bookmarkStart w:id="6130" w:name="_Toc448569215"/>
      <w:bookmarkStart w:id="6131" w:name="_Toc448818927"/>
      <w:bookmarkStart w:id="6132" w:name="_Toc448820785"/>
      <w:bookmarkStart w:id="6133" w:name="_Toc448821712"/>
      <w:bookmarkStart w:id="6134" w:name="_Toc448822639"/>
      <w:bookmarkStart w:id="6135" w:name="_Toc449258750"/>
      <w:bookmarkStart w:id="6136" w:name="_Toc449264775"/>
      <w:bookmarkStart w:id="6137" w:name="_Toc448502682"/>
      <w:bookmarkStart w:id="6138" w:name="_Toc448565736"/>
      <w:bookmarkStart w:id="6139" w:name="_Toc448569216"/>
      <w:bookmarkStart w:id="6140" w:name="_Toc448818928"/>
      <w:bookmarkStart w:id="6141" w:name="_Toc448820786"/>
      <w:bookmarkStart w:id="6142" w:name="_Toc448821713"/>
      <w:bookmarkStart w:id="6143" w:name="_Toc448822640"/>
      <w:bookmarkStart w:id="6144" w:name="_Toc449258751"/>
      <w:bookmarkStart w:id="6145" w:name="_Toc449264776"/>
      <w:bookmarkStart w:id="6146" w:name="_Toc448502683"/>
      <w:bookmarkStart w:id="6147" w:name="_Toc448565737"/>
      <w:bookmarkStart w:id="6148" w:name="_Toc448569217"/>
      <w:bookmarkStart w:id="6149" w:name="_Toc448818929"/>
      <w:bookmarkStart w:id="6150" w:name="_Toc448820787"/>
      <w:bookmarkStart w:id="6151" w:name="_Toc448821714"/>
      <w:bookmarkStart w:id="6152" w:name="_Toc448822641"/>
      <w:bookmarkStart w:id="6153" w:name="_Toc449258752"/>
      <w:bookmarkStart w:id="6154" w:name="_Toc449264777"/>
      <w:bookmarkStart w:id="6155" w:name="_Toc448502684"/>
      <w:bookmarkStart w:id="6156" w:name="_Toc448565738"/>
      <w:bookmarkStart w:id="6157" w:name="_Toc448569218"/>
      <w:bookmarkStart w:id="6158" w:name="_Toc448818930"/>
      <w:bookmarkStart w:id="6159" w:name="_Toc448820788"/>
      <w:bookmarkStart w:id="6160" w:name="_Toc448821715"/>
      <w:bookmarkStart w:id="6161" w:name="_Toc448822642"/>
      <w:bookmarkStart w:id="6162" w:name="_Toc449258753"/>
      <w:bookmarkStart w:id="6163" w:name="_Toc449264778"/>
      <w:bookmarkStart w:id="6164" w:name="_Toc448502685"/>
      <w:bookmarkStart w:id="6165" w:name="_Toc448565739"/>
      <w:bookmarkStart w:id="6166" w:name="_Toc448569219"/>
      <w:bookmarkStart w:id="6167" w:name="_Toc448818931"/>
      <w:bookmarkStart w:id="6168" w:name="_Toc448820789"/>
      <w:bookmarkStart w:id="6169" w:name="_Toc448821716"/>
      <w:bookmarkStart w:id="6170" w:name="_Toc448822643"/>
      <w:bookmarkStart w:id="6171" w:name="_Toc449258754"/>
      <w:bookmarkStart w:id="6172" w:name="_Toc449264779"/>
      <w:bookmarkStart w:id="6173" w:name="_Toc448502686"/>
      <w:bookmarkStart w:id="6174" w:name="_Toc448565740"/>
      <w:bookmarkStart w:id="6175" w:name="_Toc448569220"/>
      <w:bookmarkStart w:id="6176" w:name="_Toc448818932"/>
      <w:bookmarkStart w:id="6177" w:name="_Toc448820790"/>
      <w:bookmarkStart w:id="6178" w:name="_Toc448821717"/>
      <w:bookmarkStart w:id="6179" w:name="_Toc448822644"/>
      <w:bookmarkStart w:id="6180" w:name="_Toc449258755"/>
      <w:bookmarkStart w:id="6181" w:name="_Toc449264780"/>
      <w:bookmarkStart w:id="6182" w:name="_Toc448502687"/>
      <w:bookmarkStart w:id="6183" w:name="_Toc448565741"/>
      <w:bookmarkStart w:id="6184" w:name="_Toc448569221"/>
      <w:bookmarkStart w:id="6185" w:name="_Toc448818933"/>
      <w:bookmarkStart w:id="6186" w:name="_Toc448820791"/>
      <w:bookmarkStart w:id="6187" w:name="_Toc448821718"/>
      <w:bookmarkStart w:id="6188" w:name="_Toc448822645"/>
      <w:bookmarkStart w:id="6189" w:name="_Toc449258756"/>
      <w:bookmarkStart w:id="6190" w:name="_Toc449264781"/>
      <w:bookmarkStart w:id="6191" w:name="_Toc448502688"/>
      <w:bookmarkStart w:id="6192" w:name="_Toc448565742"/>
      <w:bookmarkStart w:id="6193" w:name="_Toc448569222"/>
      <w:bookmarkStart w:id="6194" w:name="_Toc448818934"/>
      <w:bookmarkStart w:id="6195" w:name="_Toc448820792"/>
      <w:bookmarkStart w:id="6196" w:name="_Toc448821719"/>
      <w:bookmarkStart w:id="6197" w:name="_Toc448822646"/>
      <w:bookmarkStart w:id="6198" w:name="_Toc449258757"/>
      <w:bookmarkStart w:id="6199" w:name="_Toc449264782"/>
      <w:bookmarkStart w:id="6200" w:name="_Toc448502689"/>
      <w:bookmarkStart w:id="6201" w:name="_Toc448565743"/>
      <w:bookmarkStart w:id="6202" w:name="_Toc448569223"/>
      <w:bookmarkStart w:id="6203" w:name="_Toc448818935"/>
      <w:bookmarkStart w:id="6204" w:name="_Toc448820793"/>
      <w:bookmarkStart w:id="6205" w:name="_Toc448821720"/>
      <w:bookmarkStart w:id="6206" w:name="_Toc448822647"/>
      <w:bookmarkStart w:id="6207" w:name="_Toc449258758"/>
      <w:bookmarkStart w:id="6208" w:name="_Toc449264783"/>
      <w:bookmarkStart w:id="6209" w:name="_Toc448502690"/>
      <w:bookmarkStart w:id="6210" w:name="_Toc448565744"/>
      <w:bookmarkStart w:id="6211" w:name="_Toc448569224"/>
      <w:bookmarkStart w:id="6212" w:name="_Toc448818936"/>
      <w:bookmarkStart w:id="6213" w:name="_Toc448820794"/>
      <w:bookmarkStart w:id="6214" w:name="_Toc448821721"/>
      <w:bookmarkStart w:id="6215" w:name="_Toc448822648"/>
      <w:bookmarkStart w:id="6216" w:name="_Toc449258759"/>
      <w:bookmarkStart w:id="6217" w:name="_Toc449264784"/>
      <w:bookmarkStart w:id="6218" w:name="_Toc448502691"/>
      <w:bookmarkStart w:id="6219" w:name="_Toc448565745"/>
      <w:bookmarkStart w:id="6220" w:name="_Toc448569225"/>
      <w:bookmarkStart w:id="6221" w:name="_Toc448818937"/>
      <w:bookmarkStart w:id="6222" w:name="_Toc448820795"/>
      <w:bookmarkStart w:id="6223" w:name="_Toc448821722"/>
      <w:bookmarkStart w:id="6224" w:name="_Toc448822649"/>
      <w:bookmarkStart w:id="6225" w:name="_Toc449258760"/>
      <w:bookmarkStart w:id="6226" w:name="_Toc449264785"/>
      <w:bookmarkStart w:id="6227" w:name="_Toc448502692"/>
      <w:bookmarkStart w:id="6228" w:name="_Toc448565746"/>
      <w:bookmarkStart w:id="6229" w:name="_Toc448569226"/>
      <w:bookmarkStart w:id="6230" w:name="_Toc448818938"/>
      <w:bookmarkStart w:id="6231" w:name="_Toc448820796"/>
      <w:bookmarkStart w:id="6232" w:name="_Toc448821723"/>
      <w:bookmarkStart w:id="6233" w:name="_Toc448822650"/>
      <w:bookmarkStart w:id="6234" w:name="_Toc449258761"/>
      <w:bookmarkStart w:id="6235" w:name="_Toc449264786"/>
      <w:bookmarkStart w:id="6236" w:name="_Toc448502693"/>
      <w:bookmarkStart w:id="6237" w:name="_Toc448565747"/>
      <w:bookmarkStart w:id="6238" w:name="_Toc448569227"/>
      <w:bookmarkStart w:id="6239" w:name="_Toc448818939"/>
      <w:bookmarkStart w:id="6240" w:name="_Toc448820797"/>
      <w:bookmarkStart w:id="6241" w:name="_Toc448821724"/>
      <w:bookmarkStart w:id="6242" w:name="_Toc448822651"/>
      <w:bookmarkStart w:id="6243" w:name="_Toc449258762"/>
      <w:bookmarkStart w:id="6244" w:name="_Toc449264787"/>
      <w:bookmarkStart w:id="6245" w:name="_Toc448502694"/>
      <w:bookmarkStart w:id="6246" w:name="_Toc448565748"/>
      <w:bookmarkStart w:id="6247" w:name="_Toc448569228"/>
      <w:bookmarkStart w:id="6248" w:name="_Toc448818940"/>
      <w:bookmarkStart w:id="6249" w:name="_Toc448820798"/>
      <w:bookmarkStart w:id="6250" w:name="_Toc448821725"/>
      <w:bookmarkStart w:id="6251" w:name="_Toc448822652"/>
      <w:bookmarkStart w:id="6252" w:name="_Toc449258763"/>
      <w:bookmarkStart w:id="6253" w:name="_Toc449264788"/>
      <w:bookmarkStart w:id="6254" w:name="_Toc448502695"/>
      <w:bookmarkStart w:id="6255" w:name="_Toc448565749"/>
      <w:bookmarkStart w:id="6256" w:name="_Toc448569229"/>
      <w:bookmarkStart w:id="6257" w:name="_Toc448818941"/>
      <w:bookmarkStart w:id="6258" w:name="_Toc448820799"/>
      <w:bookmarkStart w:id="6259" w:name="_Toc448821726"/>
      <w:bookmarkStart w:id="6260" w:name="_Toc448822653"/>
      <w:bookmarkStart w:id="6261" w:name="_Toc449258764"/>
      <w:bookmarkStart w:id="6262" w:name="_Toc449264789"/>
      <w:bookmarkStart w:id="6263" w:name="_Toc448502696"/>
      <w:bookmarkStart w:id="6264" w:name="_Toc448565750"/>
      <w:bookmarkStart w:id="6265" w:name="_Toc448569230"/>
      <w:bookmarkStart w:id="6266" w:name="_Toc448818942"/>
      <w:bookmarkStart w:id="6267" w:name="_Toc448820800"/>
      <w:bookmarkStart w:id="6268" w:name="_Toc448821727"/>
      <w:bookmarkStart w:id="6269" w:name="_Toc448822654"/>
      <w:bookmarkStart w:id="6270" w:name="_Toc449258765"/>
      <w:bookmarkStart w:id="6271" w:name="_Toc449264790"/>
      <w:bookmarkStart w:id="6272" w:name="_Toc448502697"/>
      <w:bookmarkStart w:id="6273" w:name="_Toc448565751"/>
      <w:bookmarkStart w:id="6274" w:name="_Toc448569231"/>
      <w:bookmarkStart w:id="6275" w:name="_Toc448818943"/>
      <w:bookmarkStart w:id="6276" w:name="_Toc448820801"/>
      <w:bookmarkStart w:id="6277" w:name="_Toc448821728"/>
      <w:bookmarkStart w:id="6278" w:name="_Toc448822655"/>
      <w:bookmarkStart w:id="6279" w:name="_Toc449258766"/>
      <w:bookmarkStart w:id="6280" w:name="_Toc449264791"/>
      <w:bookmarkStart w:id="6281" w:name="_Toc448502698"/>
      <w:bookmarkStart w:id="6282" w:name="_Toc448565752"/>
      <w:bookmarkStart w:id="6283" w:name="_Toc448569232"/>
      <w:bookmarkStart w:id="6284" w:name="_Toc448818944"/>
      <w:bookmarkStart w:id="6285" w:name="_Toc448820802"/>
      <w:bookmarkStart w:id="6286" w:name="_Toc448821729"/>
      <w:bookmarkStart w:id="6287" w:name="_Toc448822656"/>
      <w:bookmarkStart w:id="6288" w:name="_Toc449258767"/>
      <w:bookmarkStart w:id="6289" w:name="_Toc449264792"/>
      <w:bookmarkStart w:id="6290" w:name="_Toc448502699"/>
      <w:bookmarkStart w:id="6291" w:name="_Toc448565753"/>
      <w:bookmarkStart w:id="6292" w:name="_Toc448569233"/>
      <w:bookmarkStart w:id="6293" w:name="_Toc448818945"/>
      <w:bookmarkStart w:id="6294" w:name="_Toc448820803"/>
      <w:bookmarkStart w:id="6295" w:name="_Toc448821730"/>
      <w:bookmarkStart w:id="6296" w:name="_Toc448822657"/>
      <w:bookmarkStart w:id="6297" w:name="_Toc449258768"/>
      <w:bookmarkStart w:id="6298" w:name="_Toc449264793"/>
      <w:bookmarkStart w:id="6299" w:name="_Toc448502700"/>
      <w:bookmarkStart w:id="6300" w:name="_Toc448565754"/>
      <w:bookmarkStart w:id="6301" w:name="_Toc448569234"/>
      <w:bookmarkStart w:id="6302" w:name="_Toc448818946"/>
      <w:bookmarkStart w:id="6303" w:name="_Toc448820804"/>
      <w:bookmarkStart w:id="6304" w:name="_Toc448821731"/>
      <w:bookmarkStart w:id="6305" w:name="_Toc448822658"/>
      <w:bookmarkStart w:id="6306" w:name="_Toc449258769"/>
      <w:bookmarkStart w:id="6307" w:name="_Toc449264794"/>
      <w:bookmarkStart w:id="6308" w:name="_Toc448502701"/>
      <w:bookmarkStart w:id="6309" w:name="_Toc448565755"/>
      <w:bookmarkStart w:id="6310" w:name="_Toc448569235"/>
      <w:bookmarkStart w:id="6311" w:name="_Toc448818947"/>
      <w:bookmarkStart w:id="6312" w:name="_Toc448820805"/>
      <w:bookmarkStart w:id="6313" w:name="_Toc448821732"/>
      <w:bookmarkStart w:id="6314" w:name="_Toc448822659"/>
      <w:bookmarkStart w:id="6315" w:name="_Toc449258770"/>
      <w:bookmarkStart w:id="6316" w:name="_Toc449264795"/>
      <w:bookmarkStart w:id="6317" w:name="_Toc448502702"/>
      <w:bookmarkStart w:id="6318" w:name="_Toc448565756"/>
      <w:bookmarkStart w:id="6319" w:name="_Toc448569236"/>
      <w:bookmarkStart w:id="6320" w:name="_Toc448818948"/>
      <w:bookmarkStart w:id="6321" w:name="_Toc448820806"/>
      <w:bookmarkStart w:id="6322" w:name="_Toc448821733"/>
      <w:bookmarkStart w:id="6323" w:name="_Toc448822660"/>
      <w:bookmarkStart w:id="6324" w:name="_Toc449258771"/>
      <w:bookmarkStart w:id="6325" w:name="_Toc449264796"/>
      <w:bookmarkStart w:id="6326" w:name="_Toc448502703"/>
      <w:bookmarkStart w:id="6327" w:name="_Toc448565757"/>
      <w:bookmarkStart w:id="6328" w:name="_Toc448569237"/>
      <w:bookmarkStart w:id="6329" w:name="_Toc448818949"/>
      <w:bookmarkStart w:id="6330" w:name="_Toc448820807"/>
      <w:bookmarkStart w:id="6331" w:name="_Toc448821734"/>
      <w:bookmarkStart w:id="6332" w:name="_Toc448822661"/>
      <w:bookmarkStart w:id="6333" w:name="_Toc449258772"/>
      <w:bookmarkStart w:id="6334" w:name="_Toc449264797"/>
      <w:bookmarkStart w:id="6335" w:name="_Toc448502704"/>
      <w:bookmarkStart w:id="6336" w:name="_Toc448565758"/>
      <w:bookmarkStart w:id="6337" w:name="_Toc448569238"/>
      <w:bookmarkStart w:id="6338" w:name="_Toc448818950"/>
      <w:bookmarkStart w:id="6339" w:name="_Toc448820808"/>
      <w:bookmarkStart w:id="6340" w:name="_Toc448821735"/>
      <w:bookmarkStart w:id="6341" w:name="_Toc448822662"/>
      <w:bookmarkStart w:id="6342" w:name="_Toc449258773"/>
      <w:bookmarkStart w:id="6343" w:name="_Toc449264798"/>
      <w:bookmarkStart w:id="6344" w:name="_Toc448502705"/>
      <w:bookmarkStart w:id="6345" w:name="_Toc448565759"/>
      <w:bookmarkStart w:id="6346" w:name="_Toc448569239"/>
      <w:bookmarkStart w:id="6347" w:name="_Toc448818951"/>
      <w:bookmarkStart w:id="6348" w:name="_Toc448820809"/>
      <w:bookmarkStart w:id="6349" w:name="_Toc448821736"/>
      <w:bookmarkStart w:id="6350" w:name="_Toc448822663"/>
      <w:bookmarkStart w:id="6351" w:name="_Toc449258774"/>
      <w:bookmarkStart w:id="6352" w:name="_Toc449264799"/>
      <w:bookmarkStart w:id="6353" w:name="_Toc448502706"/>
      <w:bookmarkStart w:id="6354" w:name="_Toc448565760"/>
      <w:bookmarkStart w:id="6355" w:name="_Toc448569240"/>
      <w:bookmarkStart w:id="6356" w:name="_Toc448818952"/>
      <w:bookmarkStart w:id="6357" w:name="_Toc448820810"/>
      <w:bookmarkStart w:id="6358" w:name="_Toc448821737"/>
      <w:bookmarkStart w:id="6359" w:name="_Toc448822664"/>
      <w:bookmarkStart w:id="6360" w:name="_Toc449258775"/>
      <w:bookmarkStart w:id="6361" w:name="_Toc449264800"/>
      <w:bookmarkStart w:id="6362" w:name="_Toc448502707"/>
      <w:bookmarkStart w:id="6363" w:name="_Toc448565761"/>
      <w:bookmarkStart w:id="6364" w:name="_Toc448569241"/>
      <w:bookmarkStart w:id="6365" w:name="_Toc448818953"/>
      <w:bookmarkStart w:id="6366" w:name="_Toc448820811"/>
      <w:bookmarkStart w:id="6367" w:name="_Toc448821738"/>
      <w:bookmarkStart w:id="6368" w:name="_Toc448822665"/>
      <w:bookmarkStart w:id="6369" w:name="_Toc449258776"/>
      <w:bookmarkStart w:id="6370" w:name="_Toc449264801"/>
      <w:bookmarkStart w:id="6371" w:name="_Toc448502708"/>
      <w:bookmarkStart w:id="6372" w:name="_Toc448565762"/>
      <w:bookmarkStart w:id="6373" w:name="_Toc448569242"/>
      <w:bookmarkStart w:id="6374" w:name="_Toc448818954"/>
      <w:bookmarkStart w:id="6375" w:name="_Toc448820812"/>
      <w:bookmarkStart w:id="6376" w:name="_Toc448821739"/>
      <w:bookmarkStart w:id="6377" w:name="_Toc448822666"/>
      <w:bookmarkStart w:id="6378" w:name="_Toc449258777"/>
      <w:bookmarkStart w:id="6379" w:name="_Toc449264802"/>
      <w:bookmarkStart w:id="6380" w:name="_Toc448502709"/>
      <w:bookmarkStart w:id="6381" w:name="_Toc448565763"/>
      <w:bookmarkStart w:id="6382" w:name="_Toc448569243"/>
      <w:bookmarkStart w:id="6383" w:name="_Toc448818955"/>
      <w:bookmarkStart w:id="6384" w:name="_Toc448820813"/>
      <w:bookmarkStart w:id="6385" w:name="_Toc448821740"/>
      <w:bookmarkStart w:id="6386" w:name="_Toc448822667"/>
      <w:bookmarkStart w:id="6387" w:name="_Toc449258778"/>
      <w:bookmarkStart w:id="6388" w:name="_Toc449264803"/>
      <w:bookmarkStart w:id="6389" w:name="_Toc448502710"/>
      <w:bookmarkStart w:id="6390" w:name="_Toc448565764"/>
      <w:bookmarkStart w:id="6391" w:name="_Toc448569244"/>
      <w:bookmarkStart w:id="6392" w:name="_Toc448818956"/>
      <w:bookmarkStart w:id="6393" w:name="_Toc448820814"/>
      <w:bookmarkStart w:id="6394" w:name="_Toc448821741"/>
      <w:bookmarkStart w:id="6395" w:name="_Toc448822668"/>
      <w:bookmarkStart w:id="6396" w:name="_Toc449258779"/>
      <w:bookmarkStart w:id="6397" w:name="_Toc449264804"/>
      <w:bookmarkStart w:id="6398" w:name="_Toc448502711"/>
      <w:bookmarkStart w:id="6399" w:name="_Toc448565765"/>
      <w:bookmarkStart w:id="6400" w:name="_Toc448569245"/>
      <w:bookmarkStart w:id="6401" w:name="_Toc448818957"/>
      <w:bookmarkStart w:id="6402" w:name="_Toc448820815"/>
      <w:bookmarkStart w:id="6403" w:name="_Toc448821742"/>
      <w:bookmarkStart w:id="6404" w:name="_Toc448822669"/>
      <w:bookmarkStart w:id="6405" w:name="_Toc449258780"/>
      <w:bookmarkStart w:id="6406" w:name="_Toc449264805"/>
      <w:bookmarkStart w:id="6407" w:name="_Toc448502712"/>
      <w:bookmarkStart w:id="6408" w:name="_Toc448565766"/>
      <w:bookmarkStart w:id="6409" w:name="_Toc448569246"/>
      <w:bookmarkStart w:id="6410" w:name="_Toc448818958"/>
      <w:bookmarkStart w:id="6411" w:name="_Toc448820816"/>
      <w:bookmarkStart w:id="6412" w:name="_Toc448821743"/>
      <w:bookmarkStart w:id="6413" w:name="_Toc448822670"/>
      <w:bookmarkStart w:id="6414" w:name="_Toc449258781"/>
      <w:bookmarkStart w:id="6415" w:name="_Toc449264806"/>
      <w:bookmarkStart w:id="6416" w:name="_Toc448502713"/>
      <w:bookmarkStart w:id="6417" w:name="_Toc448565767"/>
      <w:bookmarkStart w:id="6418" w:name="_Toc448569247"/>
      <w:bookmarkStart w:id="6419" w:name="_Toc448818959"/>
      <w:bookmarkStart w:id="6420" w:name="_Toc448820817"/>
      <w:bookmarkStart w:id="6421" w:name="_Toc448821744"/>
      <w:bookmarkStart w:id="6422" w:name="_Toc448822671"/>
      <w:bookmarkStart w:id="6423" w:name="_Toc449258782"/>
      <w:bookmarkStart w:id="6424" w:name="_Toc449264807"/>
      <w:bookmarkStart w:id="6425" w:name="_Toc448502714"/>
      <w:bookmarkStart w:id="6426" w:name="_Toc448565768"/>
      <w:bookmarkStart w:id="6427" w:name="_Toc448569248"/>
      <w:bookmarkStart w:id="6428" w:name="_Toc448818960"/>
      <w:bookmarkStart w:id="6429" w:name="_Toc448820818"/>
      <w:bookmarkStart w:id="6430" w:name="_Toc448821745"/>
      <w:bookmarkStart w:id="6431" w:name="_Toc448822672"/>
      <w:bookmarkStart w:id="6432" w:name="_Toc449258783"/>
      <w:bookmarkStart w:id="6433" w:name="_Toc449264808"/>
      <w:bookmarkStart w:id="6434" w:name="_Toc448502715"/>
      <w:bookmarkStart w:id="6435" w:name="_Toc448565769"/>
      <w:bookmarkStart w:id="6436" w:name="_Toc448569249"/>
      <w:bookmarkStart w:id="6437" w:name="_Toc448818961"/>
      <w:bookmarkStart w:id="6438" w:name="_Toc448820819"/>
      <w:bookmarkStart w:id="6439" w:name="_Toc448821746"/>
      <w:bookmarkStart w:id="6440" w:name="_Toc448822673"/>
      <w:bookmarkStart w:id="6441" w:name="_Toc449258784"/>
      <w:bookmarkStart w:id="6442" w:name="_Toc449264809"/>
      <w:bookmarkStart w:id="6443" w:name="_Toc448502716"/>
      <w:bookmarkStart w:id="6444" w:name="_Toc448565770"/>
      <w:bookmarkStart w:id="6445" w:name="_Toc448569250"/>
      <w:bookmarkStart w:id="6446" w:name="_Toc448818962"/>
      <w:bookmarkStart w:id="6447" w:name="_Toc448820820"/>
      <w:bookmarkStart w:id="6448" w:name="_Toc448821747"/>
      <w:bookmarkStart w:id="6449" w:name="_Toc448822674"/>
      <w:bookmarkStart w:id="6450" w:name="_Toc449258785"/>
      <w:bookmarkStart w:id="6451" w:name="_Toc449264810"/>
      <w:bookmarkStart w:id="6452" w:name="_Toc448502717"/>
      <w:bookmarkStart w:id="6453" w:name="_Toc448565771"/>
      <w:bookmarkStart w:id="6454" w:name="_Toc448569251"/>
      <w:bookmarkStart w:id="6455" w:name="_Toc448818963"/>
      <w:bookmarkStart w:id="6456" w:name="_Toc448820821"/>
      <w:bookmarkStart w:id="6457" w:name="_Toc448821748"/>
      <w:bookmarkStart w:id="6458" w:name="_Toc448822675"/>
      <w:bookmarkStart w:id="6459" w:name="_Toc449258786"/>
      <w:bookmarkStart w:id="6460" w:name="_Toc449264811"/>
      <w:bookmarkStart w:id="6461" w:name="_Toc448502718"/>
      <w:bookmarkStart w:id="6462" w:name="_Toc448565772"/>
      <w:bookmarkStart w:id="6463" w:name="_Toc448569252"/>
      <w:bookmarkStart w:id="6464" w:name="_Toc448818964"/>
      <w:bookmarkStart w:id="6465" w:name="_Toc448820822"/>
      <w:bookmarkStart w:id="6466" w:name="_Toc448821749"/>
      <w:bookmarkStart w:id="6467" w:name="_Toc448822676"/>
      <w:bookmarkStart w:id="6468" w:name="_Toc449258787"/>
      <w:bookmarkStart w:id="6469" w:name="_Toc449264812"/>
      <w:bookmarkStart w:id="6470" w:name="_Toc448502719"/>
      <w:bookmarkStart w:id="6471" w:name="_Toc448565773"/>
      <w:bookmarkStart w:id="6472" w:name="_Toc448569253"/>
      <w:bookmarkStart w:id="6473" w:name="_Toc448818965"/>
      <w:bookmarkStart w:id="6474" w:name="_Toc448820823"/>
      <w:bookmarkStart w:id="6475" w:name="_Toc448821750"/>
      <w:bookmarkStart w:id="6476" w:name="_Toc448822677"/>
      <w:bookmarkStart w:id="6477" w:name="_Toc449258788"/>
      <w:bookmarkStart w:id="6478" w:name="_Toc449264813"/>
      <w:bookmarkStart w:id="6479" w:name="_Toc448502720"/>
      <w:bookmarkStart w:id="6480" w:name="_Toc448565774"/>
      <w:bookmarkStart w:id="6481" w:name="_Toc448569254"/>
      <w:bookmarkStart w:id="6482" w:name="_Toc448818966"/>
      <w:bookmarkStart w:id="6483" w:name="_Toc448820824"/>
      <w:bookmarkStart w:id="6484" w:name="_Toc448821751"/>
      <w:bookmarkStart w:id="6485" w:name="_Toc448822678"/>
      <w:bookmarkStart w:id="6486" w:name="_Toc449258789"/>
      <w:bookmarkStart w:id="6487" w:name="_Toc449264814"/>
      <w:bookmarkStart w:id="6488" w:name="_Toc448502721"/>
      <w:bookmarkStart w:id="6489" w:name="_Toc448565775"/>
      <w:bookmarkStart w:id="6490" w:name="_Toc448569255"/>
      <w:bookmarkStart w:id="6491" w:name="_Toc448818967"/>
      <w:bookmarkStart w:id="6492" w:name="_Toc448820825"/>
      <w:bookmarkStart w:id="6493" w:name="_Toc448821752"/>
      <w:bookmarkStart w:id="6494" w:name="_Toc448822679"/>
      <w:bookmarkStart w:id="6495" w:name="_Toc449258790"/>
      <w:bookmarkStart w:id="6496" w:name="_Toc449264815"/>
      <w:bookmarkStart w:id="6497" w:name="_Toc448502722"/>
      <w:bookmarkStart w:id="6498" w:name="_Toc448565776"/>
      <w:bookmarkStart w:id="6499" w:name="_Toc448569256"/>
      <w:bookmarkStart w:id="6500" w:name="_Toc448818968"/>
      <w:bookmarkStart w:id="6501" w:name="_Toc448820826"/>
      <w:bookmarkStart w:id="6502" w:name="_Toc448821753"/>
      <w:bookmarkStart w:id="6503" w:name="_Toc448822680"/>
      <w:bookmarkStart w:id="6504" w:name="_Toc449258791"/>
      <w:bookmarkStart w:id="6505" w:name="_Toc449264816"/>
      <w:bookmarkStart w:id="6506" w:name="_Toc448502723"/>
      <w:bookmarkStart w:id="6507" w:name="_Toc448565777"/>
      <w:bookmarkStart w:id="6508" w:name="_Toc448569257"/>
      <w:bookmarkStart w:id="6509" w:name="_Toc448818969"/>
      <w:bookmarkStart w:id="6510" w:name="_Toc448820827"/>
      <w:bookmarkStart w:id="6511" w:name="_Toc448821754"/>
      <w:bookmarkStart w:id="6512" w:name="_Toc448822681"/>
      <w:bookmarkStart w:id="6513" w:name="_Toc449258792"/>
      <w:bookmarkStart w:id="6514" w:name="_Toc449264817"/>
      <w:bookmarkStart w:id="6515" w:name="_Toc448502724"/>
      <w:bookmarkStart w:id="6516" w:name="_Toc448565778"/>
      <w:bookmarkStart w:id="6517" w:name="_Toc448569258"/>
      <w:bookmarkStart w:id="6518" w:name="_Toc448818970"/>
      <w:bookmarkStart w:id="6519" w:name="_Toc448820828"/>
      <w:bookmarkStart w:id="6520" w:name="_Toc448821755"/>
      <w:bookmarkStart w:id="6521" w:name="_Toc448822682"/>
      <w:bookmarkStart w:id="6522" w:name="_Toc449258793"/>
      <w:bookmarkStart w:id="6523" w:name="_Toc449264818"/>
      <w:bookmarkStart w:id="6524" w:name="_Toc448502725"/>
      <w:bookmarkStart w:id="6525" w:name="_Toc448565779"/>
      <w:bookmarkStart w:id="6526" w:name="_Toc448569259"/>
      <w:bookmarkStart w:id="6527" w:name="_Toc448818971"/>
      <w:bookmarkStart w:id="6528" w:name="_Toc448820829"/>
      <w:bookmarkStart w:id="6529" w:name="_Toc448821756"/>
      <w:bookmarkStart w:id="6530" w:name="_Toc448822683"/>
      <w:bookmarkStart w:id="6531" w:name="_Toc449258794"/>
      <w:bookmarkStart w:id="6532" w:name="_Toc449264819"/>
      <w:bookmarkStart w:id="6533" w:name="_Toc448502726"/>
      <w:bookmarkStart w:id="6534" w:name="_Toc448565780"/>
      <w:bookmarkStart w:id="6535" w:name="_Toc448569260"/>
      <w:bookmarkStart w:id="6536" w:name="_Toc448818972"/>
      <w:bookmarkStart w:id="6537" w:name="_Toc448820830"/>
      <w:bookmarkStart w:id="6538" w:name="_Toc448821757"/>
      <w:bookmarkStart w:id="6539" w:name="_Toc448822684"/>
      <w:bookmarkStart w:id="6540" w:name="_Toc449258795"/>
      <w:bookmarkStart w:id="6541" w:name="_Toc449264820"/>
      <w:bookmarkStart w:id="6542" w:name="_Toc448502727"/>
      <w:bookmarkStart w:id="6543" w:name="_Toc448565781"/>
      <w:bookmarkStart w:id="6544" w:name="_Toc448569261"/>
      <w:bookmarkStart w:id="6545" w:name="_Toc448818973"/>
      <w:bookmarkStart w:id="6546" w:name="_Toc448820831"/>
      <w:bookmarkStart w:id="6547" w:name="_Toc448821758"/>
      <w:bookmarkStart w:id="6548" w:name="_Toc448822685"/>
      <w:bookmarkStart w:id="6549" w:name="_Toc449258796"/>
      <w:bookmarkStart w:id="6550" w:name="_Toc449264821"/>
      <w:bookmarkStart w:id="6551" w:name="_Toc448502728"/>
      <w:bookmarkStart w:id="6552" w:name="_Toc448565782"/>
      <w:bookmarkStart w:id="6553" w:name="_Toc448569262"/>
      <w:bookmarkStart w:id="6554" w:name="_Toc448818974"/>
      <w:bookmarkStart w:id="6555" w:name="_Toc448820832"/>
      <w:bookmarkStart w:id="6556" w:name="_Toc448821759"/>
      <w:bookmarkStart w:id="6557" w:name="_Toc448822686"/>
      <w:bookmarkStart w:id="6558" w:name="_Toc449258797"/>
      <w:bookmarkStart w:id="6559" w:name="_Toc449264822"/>
      <w:bookmarkStart w:id="6560" w:name="_Toc448502729"/>
      <w:bookmarkStart w:id="6561" w:name="_Toc448565783"/>
      <w:bookmarkStart w:id="6562" w:name="_Toc448569263"/>
      <w:bookmarkStart w:id="6563" w:name="_Toc448818975"/>
      <w:bookmarkStart w:id="6564" w:name="_Toc448820833"/>
      <w:bookmarkStart w:id="6565" w:name="_Toc448821760"/>
      <w:bookmarkStart w:id="6566" w:name="_Toc448822687"/>
      <w:bookmarkStart w:id="6567" w:name="_Toc449258798"/>
      <w:bookmarkStart w:id="6568" w:name="_Toc449264823"/>
      <w:bookmarkStart w:id="6569" w:name="_Toc448502730"/>
      <w:bookmarkStart w:id="6570" w:name="_Toc448565784"/>
      <w:bookmarkStart w:id="6571" w:name="_Toc448569264"/>
      <w:bookmarkStart w:id="6572" w:name="_Toc448818976"/>
      <w:bookmarkStart w:id="6573" w:name="_Toc448820834"/>
      <w:bookmarkStart w:id="6574" w:name="_Toc448821761"/>
      <w:bookmarkStart w:id="6575" w:name="_Toc448822688"/>
      <w:bookmarkStart w:id="6576" w:name="_Toc449258799"/>
      <w:bookmarkStart w:id="6577" w:name="_Toc449264824"/>
      <w:bookmarkStart w:id="6578" w:name="_Toc448502731"/>
      <w:bookmarkStart w:id="6579" w:name="_Toc448565785"/>
      <w:bookmarkStart w:id="6580" w:name="_Toc448569265"/>
      <w:bookmarkStart w:id="6581" w:name="_Toc448818977"/>
      <w:bookmarkStart w:id="6582" w:name="_Toc448820835"/>
      <w:bookmarkStart w:id="6583" w:name="_Toc448821762"/>
      <w:bookmarkStart w:id="6584" w:name="_Toc448822689"/>
      <w:bookmarkStart w:id="6585" w:name="_Toc449258800"/>
      <w:bookmarkStart w:id="6586" w:name="_Toc449264825"/>
      <w:bookmarkStart w:id="6587" w:name="_Toc448502732"/>
      <w:bookmarkStart w:id="6588" w:name="_Toc448565786"/>
      <w:bookmarkStart w:id="6589" w:name="_Toc448569266"/>
      <w:bookmarkStart w:id="6590" w:name="_Toc448818978"/>
      <w:bookmarkStart w:id="6591" w:name="_Toc448820836"/>
      <w:bookmarkStart w:id="6592" w:name="_Toc448821763"/>
      <w:bookmarkStart w:id="6593" w:name="_Toc448822690"/>
      <w:bookmarkStart w:id="6594" w:name="_Toc449258801"/>
      <w:bookmarkStart w:id="6595" w:name="_Toc449264826"/>
      <w:bookmarkStart w:id="6596" w:name="_Toc448502733"/>
      <w:bookmarkStart w:id="6597" w:name="_Toc448565787"/>
      <w:bookmarkStart w:id="6598" w:name="_Toc448569267"/>
      <w:bookmarkStart w:id="6599" w:name="_Toc448818979"/>
      <w:bookmarkStart w:id="6600" w:name="_Toc448820837"/>
      <w:bookmarkStart w:id="6601" w:name="_Toc448821764"/>
      <w:bookmarkStart w:id="6602" w:name="_Toc448822691"/>
      <w:bookmarkStart w:id="6603" w:name="_Toc449258802"/>
      <w:bookmarkStart w:id="6604" w:name="_Toc449264827"/>
      <w:bookmarkStart w:id="6605" w:name="_Toc448502734"/>
      <w:bookmarkStart w:id="6606" w:name="_Toc448565788"/>
      <w:bookmarkStart w:id="6607" w:name="_Toc448569268"/>
      <w:bookmarkStart w:id="6608" w:name="_Toc448818980"/>
      <w:bookmarkStart w:id="6609" w:name="_Toc448820838"/>
      <w:bookmarkStart w:id="6610" w:name="_Toc448821765"/>
      <w:bookmarkStart w:id="6611" w:name="_Toc448822692"/>
      <w:bookmarkStart w:id="6612" w:name="_Toc449258803"/>
      <w:bookmarkStart w:id="6613" w:name="_Toc449264828"/>
      <w:bookmarkStart w:id="6614" w:name="_Toc448502735"/>
      <w:bookmarkStart w:id="6615" w:name="_Toc448565789"/>
      <w:bookmarkStart w:id="6616" w:name="_Toc448569269"/>
      <w:bookmarkStart w:id="6617" w:name="_Toc448818981"/>
      <w:bookmarkStart w:id="6618" w:name="_Toc448820839"/>
      <w:bookmarkStart w:id="6619" w:name="_Toc448821766"/>
      <w:bookmarkStart w:id="6620" w:name="_Toc448822693"/>
      <w:bookmarkStart w:id="6621" w:name="_Toc449258804"/>
      <w:bookmarkStart w:id="6622" w:name="_Toc449264829"/>
      <w:bookmarkStart w:id="6623" w:name="_Toc448502736"/>
      <w:bookmarkStart w:id="6624" w:name="_Toc448565790"/>
      <w:bookmarkStart w:id="6625" w:name="_Toc448569270"/>
      <w:bookmarkStart w:id="6626" w:name="_Toc448818982"/>
      <w:bookmarkStart w:id="6627" w:name="_Toc448820840"/>
      <w:bookmarkStart w:id="6628" w:name="_Toc448821767"/>
      <w:bookmarkStart w:id="6629" w:name="_Toc448822694"/>
      <w:bookmarkStart w:id="6630" w:name="_Toc449258805"/>
      <w:bookmarkStart w:id="6631" w:name="_Toc449264830"/>
      <w:bookmarkStart w:id="6632" w:name="_Toc448502737"/>
      <w:bookmarkStart w:id="6633" w:name="_Toc448565791"/>
      <w:bookmarkStart w:id="6634" w:name="_Toc448569271"/>
      <w:bookmarkStart w:id="6635" w:name="_Toc448818983"/>
      <w:bookmarkStart w:id="6636" w:name="_Toc448820841"/>
      <w:bookmarkStart w:id="6637" w:name="_Toc448821768"/>
      <w:bookmarkStart w:id="6638" w:name="_Toc448822695"/>
      <w:bookmarkStart w:id="6639" w:name="_Toc449258806"/>
      <w:bookmarkStart w:id="6640" w:name="_Toc449264831"/>
      <w:bookmarkStart w:id="6641" w:name="_Toc448502738"/>
      <w:bookmarkStart w:id="6642" w:name="_Toc448565792"/>
      <w:bookmarkStart w:id="6643" w:name="_Toc448569272"/>
      <w:bookmarkStart w:id="6644" w:name="_Toc448818984"/>
      <w:bookmarkStart w:id="6645" w:name="_Toc448820842"/>
      <w:bookmarkStart w:id="6646" w:name="_Toc448821769"/>
      <w:bookmarkStart w:id="6647" w:name="_Toc448822696"/>
      <w:bookmarkStart w:id="6648" w:name="_Toc449258807"/>
      <w:bookmarkStart w:id="6649" w:name="_Toc449264832"/>
      <w:bookmarkStart w:id="6650" w:name="_Toc448502739"/>
      <w:bookmarkStart w:id="6651" w:name="_Toc448565793"/>
      <w:bookmarkStart w:id="6652" w:name="_Toc448569273"/>
      <w:bookmarkStart w:id="6653" w:name="_Toc448818985"/>
      <w:bookmarkStart w:id="6654" w:name="_Toc448820843"/>
      <w:bookmarkStart w:id="6655" w:name="_Toc448821770"/>
      <w:bookmarkStart w:id="6656" w:name="_Toc448822697"/>
      <w:bookmarkStart w:id="6657" w:name="_Toc449258808"/>
      <w:bookmarkStart w:id="6658" w:name="_Toc449264833"/>
      <w:bookmarkStart w:id="6659" w:name="_Toc448502740"/>
      <w:bookmarkStart w:id="6660" w:name="_Toc448565794"/>
      <w:bookmarkStart w:id="6661" w:name="_Toc448569274"/>
      <w:bookmarkStart w:id="6662" w:name="_Toc448818986"/>
      <w:bookmarkStart w:id="6663" w:name="_Toc448820844"/>
      <w:bookmarkStart w:id="6664" w:name="_Toc448821771"/>
      <w:bookmarkStart w:id="6665" w:name="_Toc448822698"/>
      <w:bookmarkStart w:id="6666" w:name="_Toc449258809"/>
      <w:bookmarkStart w:id="6667" w:name="_Toc449264834"/>
      <w:bookmarkStart w:id="6668" w:name="_Toc448502741"/>
      <w:bookmarkStart w:id="6669" w:name="_Toc448565795"/>
      <w:bookmarkStart w:id="6670" w:name="_Toc448569275"/>
      <w:bookmarkStart w:id="6671" w:name="_Toc448818987"/>
      <w:bookmarkStart w:id="6672" w:name="_Toc448820845"/>
      <w:bookmarkStart w:id="6673" w:name="_Toc448821772"/>
      <w:bookmarkStart w:id="6674" w:name="_Toc448822699"/>
      <w:bookmarkStart w:id="6675" w:name="_Toc449258810"/>
      <w:bookmarkStart w:id="6676" w:name="_Toc449264835"/>
      <w:bookmarkStart w:id="6677" w:name="_Toc448502742"/>
      <w:bookmarkStart w:id="6678" w:name="_Toc448565796"/>
      <w:bookmarkStart w:id="6679" w:name="_Toc448569276"/>
      <w:bookmarkStart w:id="6680" w:name="_Toc448818988"/>
      <w:bookmarkStart w:id="6681" w:name="_Toc448820846"/>
      <w:bookmarkStart w:id="6682" w:name="_Toc448821773"/>
      <w:bookmarkStart w:id="6683" w:name="_Toc448822700"/>
      <w:bookmarkStart w:id="6684" w:name="_Toc449258811"/>
      <w:bookmarkStart w:id="6685" w:name="_Toc449264836"/>
      <w:bookmarkStart w:id="6686" w:name="_Toc448502743"/>
      <w:bookmarkStart w:id="6687" w:name="_Toc448565797"/>
      <w:bookmarkStart w:id="6688" w:name="_Toc448569277"/>
      <w:bookmarkStart w:id="6689" w:name="_Toc448818989"/>
      <w:bookmarkStart w:id="6690" w:name="_Toc448820847"/>
      <w:bookmarkStart w:id="6691" w:name="_Toc448821774"/>
      <w:bookmarkStart w:id="6692" w:name="_Toc448822701"/>
      <w:bookmarkStart w:id="6693" w:name="_Toc449258812"/>
      <w:bookmarkStart w:id="6694" w:name="_Toc449264837"/>
      <w:bookmarkStart w:id="6695" w:name="_Toc448502744"/>
      <w:bookmarkStart w:id="6696" w:name="_Toc448565798"/>
      <w:bookmarkStart w:id="6697" w:name="_Toc448569278"/>
      <w:bookmarkStart w:id="6698" w:name="_Toc448818990"/>
      <w:bookmarkStart w:id="6699" w:name="_Toc448820848"/>
      <w:bookmarkStart w:id="6700" w:name="_Toc448821775"/>
      <w:bookmarkStart w:id="6701" w:name="_Toc448822702"/>
      <w:bookmarkStart w:id="6702" w:name="_Toc449258813"/>
      <w:bookmarkStart w:id="6703" w:name="_Toc449264838"/>
      <w:bookmarkStart w:id="6704" w:name="_Toc448502745"/>
      <w:bookmarkStart w:id="6705" w:name="_Toc448565799"/>
      <w:bookmarkStart w:id="6706" w:name="_Toc448569279"/>
      <w:bookmarkStart w:id="6707" w:name="_Toc448818991"/>
      <w:bookmarkStart w:id="6708" w:name="_Toc448820849"/>
      <w:bookmarkStart w:id="6709" w:name="_Toc448821776"/>
      <w:bookmarkStart w:id="6710" w:name="_Toc448822703"/>
      <w:bookmarkStart w:id="6711" w:name="_Toc449258814"/>
      <w:bookmarkStart w:id="6712" w:name="_Toc449264839"/>
      <w:bookmarkStart w:id="6713" w:name="_Toc448502746"/>
      <w:bookmarkStart w:id="6714" w:name="_Toc448565800"/>
      <w:bookmarkStart w:id="6715" w:name="_Toc448569280"/>
      <w:bookmarkStart w:id="6716" w:name="_Toc448818992"/>
      <w:bookmarkStart w:id="6717" w:name="_Toc448820850"/>
      <w:bookmarkStart w:id="6718" w:name="_Toc448821777"/>
      <w:bookmarkStart w:id="6719" w:name="_Toc448822704"/>
      <w:bookmarkStart w:id="6720" w:name="_Toc449258815"/>
      <w:bookmarkStart w:id="6721" w:name="_Toc449264840"/>
      <w:bookmarkStart w:id="6722" w:name="_Toc448502747"/>
      <w:bookmarkStart w:id="6723" w:name="_Toc448565801"/>
      <w:bookmarkStart w:id="6724" w:name="_Toc448569281"/>
      <w:bookmarkStart w:id="6725" w:name="_Toc448818993"/>
      <w:bookmarkStart w:id="6726" w:name="_Toc448820851"/>
      <w:bookmarkStart w:id="6727" w:name="_Toc448821778"/>
      <w:bookmarkStart w:id="6728" w:name="_Toc448822705"/>
      <w:bookmarkStart w:id="6729" w:name="_Toc449258816"/>
      <w:bookmarkStart w:id="6730" w:name="_Toc449264841"/>
      <w:bookmarkStart w:id="6731" w:name="_Toc448502748"/>
      <w:bookmarkStart w:id="6732" w:name="_Toc448565802"/>
      <w:bookmarkStart w:id="6733" w:name="_Toc448569282"/>
      <w:bookmarkStart w:id="6734" w:name="_Toc448818994"/>
      <w:bookmarkStart w:id="6735" w:name="_Toc448820852"/>
      <w:bookmarkStart w:id="6736" w:name="_Toc448821779"/>
      <w:bookmarkStart w:id="6737" w:name="_Toc448822706"/>
      <w:bookmarkStart w:id="6738" w:name="_Toc449258817"/>
      <w:bookmarkStart w:id="6739" w:name="_Toc449264842"/>
      <w:bookmarkStart w:id="6740" w:name="_Toc448502749"/>
      <w:bookmarkStart w:id="6741" w:name="_Toc448565803"/>
      <w:bookmarkStart w:id="6742" w:name="_Toc448569283"/>
      <w:bookmarkStart w:id="6743" w:name="_Toc448818995"/>
      <w:bookmarkStart w:id="6744" w:name="_Toc448820853"/>
      <w:bookmarkStart w:id="6745" w:name="_Toc448821780"/>
      <w:bookmarkStart w:id="6746" w:name="_Toc448822707"/>
      <w:bookmarkStart w:id="6747" w:name="_Toc449258818"/>
      <w:bookmarkStart w:id="6748" w:name="_Toc449264843"/>
      <w:bookmarkStart w:id="6749" w:name="_Toc448502750"/>
      <w:bookmarkStart w:id="6750" w:name="_Toc448565804"/>
      <w:bookmarkStart w:id="6751" w:name="_Toc448569284"/>
      <w:bookmarkStart w:id="6752" w:name="_Toc448818996"/>
      <w:bookmarkStart w:id="6753" w:name="_Toc448820854"/>
      <w:bookmarkStart w:id="6754" w:name="_Toc448821781"/>
      <w:bookmarkStart w:id="6755" w:name="_Toc448822708"/>
      <w:bookmarkStart w:id="6756" w:name="_Toc449258819"/>
      <w:bookmarkStart w:id="6757" w:name="_Toc449264844"/>
      <w:bookmarkStart w:id="6758" w:name="_Toc448502751"/>
      <w:bookmarkStart w:id="6759" w:name="_Toc448565805"/>
      <w:bookmarkStart w:id="6760" w:name="_Toc448569285"/>
      <w:bookmarkStart w:id="6761" w:name="_Toc448818997"/>
      <w:bookmarkStart w:id="6762" w:name="_Toc448820855"/>
      <w:bookmarkStart w:id="6763" w:name="_Toc448821782"/>
      <w:bookmarkStart w:id="6764" w:name="_Toc448822709"/>
      <w:bookmarkStart w:id="6765" w:name="_Toc449258820"/>
      <w:bookmarkStart w:id="6766" w:name="_Toc449264845"/>
      <w:bookmarkStart w:id="6767" w:name="_Toc448502752"/>
      <w:bookmarkStart w:id="6768" w:name="_Toc448565806"/>
      <w:bookmarkStart w:id="6769" w:name="_Toc448569286"/>
      <w:bookmarkStart w:id="6770" w:name="_Toc448818998"/>
      <w:bookmarkStart w:id="6771" w:name="_Toc448820856"/>
      <w:bookmarkStart w:id="6772" w:name="_Toc448821783"/>
      <w:bookmarkStart w:id="6773" w:name="_Toc448822710"/>
      <w:bookmarkStart w:id="6774" w:name="_Toc449258821"/>
      <w:bookmarkStart w:id="6775" w:name="_Toc449264846"/>
      <w:bookmarkStart w:id="6776" w:name="_Toc448502753"/>
      <w:bookmarkStart w:id="6777" w:name="_Toc448565807"/>
      <w:bookmarkStart w:id="6778" w:name="_Toc448569287"/>
      <w:bookmarkStart w:id="6779" w:name="_Toc448818999"/>
      <w:bookmarkStart w:id="6780" w:name="_Toc448820857"/>
      <w:bookmarkStart w:id="6781" w:name="_Toc448821784"/>
      <w:bookmarkStart w:id="6782" w:name="_Toc448822711"/>
      <w:bookmarkStart w:id="6783" w:name="_Toc449258822"/>
      <w:bookmarkStart w:id="6784" w:name="_Toc449264847"/>
      <w:bookmarkStart w:id="6785" w:name="_Toc448502754"/>
      <w:bookmarkStart w:id="6786" w:name="_Toc448565808"/>
      <w:bookmarkStart w:id="6787" w:name="_Toc448569288"/>
      <w:bookmarkStart w:id="6788" w:name="_Toc448819000"/>
      <w:bookmarkStart w:id="6789" w:name="_Toc448820858"/>
      <w:bookmarkStart w:id="6790" w:name="_Toc448821785"/>
      <w:bookmarkStart w:id="6791" w:name="_Toc448822712"/>
      <w:bookmarkStart w:id="6792" w:name="_Toc449258823"/>
      <w:bookmarkStart w:id="6793" w:name="_Toc449264848"/>
      <w:bookmarkStart w:id="6794" w:name="_Toc448502755"/>
      <w:bookmarkStart w:id="6795" w:name="_Toc448565809"/>
      <w:bookmarkStart w:id="6796" w:name="_Toc448569289"/>
      <w:bookmarkStart w:id="6797" w:name="_Toc448819001"/>
      <w:bookmarkStart w:id="6798" w:name="_Toc448820859"/>
      <w:bookmarkStart w:id="6799" w:name="_Toc448821786"/>
      <w:bookmarkStart w:id="6800" w:name="_Toc448822713"/>
      <w:bookmarkStart w:id="6801" w:name="_Toc449258824"/>
      <w:bookmarkStart w:id="6802" w:name="_Toc449264849"/>
      <w:bookmarkStart w:id="6803" w:name="_Toc448502756"/>
      <w:bookmarkStart w:id="6804" w:name="_Toc448565810"/>
      <w:bookmarkStart w:id="6805" w:name="_Toc448569290"/>
      <w:bookmarkStart w:id="6806" w:name="_Toc448819002"/>
      <w:bookmarkStart w:id="6807" w:name="_Toc448820860"/>
      <w:bookmarkStart w:id="6808" w:name="_Toc448821787"/>
      <w:bookmarkStart w:id="6809" w:name="_Toc448822714"/>
      <w:bookmarkStart w:id="6810" w:name="_Toc449258825"/>
      <w:bookmarkStart w:id="6811" w:name="_Toc449264850"/>
      <w:bookmarkStart w:id="6812" w:name="_Toc448502757"/>
      <w:bookmarkStart w:id="6813" w:name="_Toc448565811"/>
      <w:bookmarkStart w:id="6814" w:name="_Toc448569291"/>
      <w:bookmarkStart w:id="6815" w:name="_Toc448819003"/>
      <w:bookmarkStart w:id="6816" w:name="_Toc448820861"/>
      <w:bookmarkStart w:id="6817" w:name="_Toc448821788"/>
      <w:bookmarkStart w:id="6818" w:name="_Toc448822715"/>
      <w:bookmarkStart w:id="6819" w:name="_Toc449258826"/>
      <w:bookmarkStart w:id="6820" w:name="_Toc449264851"/>
      <w:bookmarkStart w:id="6821" w:name="_Toc448502758"/>
      <w:bookmarkStart w:id="6822" w:name="_Toc448565812"/>
      <w:bookmarkStart w:id="6823" w:name="_Toc448569292"/>
      <w:bookmarkStart w:id="6824" w:name="_Toc448819004"/>
      <w:bookmarkStart w:id="6825" w:name="_Toc448820862"/>
      <w:bookmarkStart w:id="6826" w:name="_Toc448821789"/>
      <w:bookmarkStart w:id="6827" w:name="_Toc448822716"/>
      <w:bookmarkStart w:id="6828" w:name="_Toc449258827"/>
      <w:bookmarkStart w:id="6829" w:name="_Toc449264852"/>
      <w:bookmarkStart w:id="6830" w:name="_Toc448502759"/>
      <w:bookmarkStart w:id="6831" w:name="_Toc448565813"/>
      <w:bookmarkStart w:id="6832" w:name="_Toc448569293"/>
      <w:bookmarkStart w:id="6833" w:name="_Toc448819005"/>
      <w:bookmarkStart w:id="6834" w:name="_Toc448820863"/>
      <w:bookmarkStart w:id="6835" w:name="_Toc448821790"/>
      <w:bookmarkStart w:id="6836" w:name="_Toc448822717"/>
      <w:bookmarkStart w:id="6837" w:name="_Toc449258828"/>
      <w:bookmarkStart w:id="6838" w:name="_Toc449264853"/>
      <w:bookmarkStart w:id="6839" w:name="_Toc448502760"/>
      <w:bookmarkStart w:id="6840" w:name="_Toc448565814"/>
      <w:bookmarkStart w:id="6841" w:name="_Toc448569294"/>
      <w:bookmarkStart w:id="6842" w:name="_Toc448819006"/>
      <w:bookmarkStart w:id="6843" w:name="_Toc448820864"/>
      <w:bookmarkStart w:id="6844" w:name="_Toc448821791"/>
      <w:bookmarkStart w:id="6845" w:name="_Toc448822718"/>
      <w:bookmarkStart w:id="6846" w:name="_Toc449258829"/>
      <w:bookmarkStart w:id="6847" w:name="_Toc449264854"/>
      <w:bookmarkStart w:id="6848" w:name="_Toc448502761"/>
      <w:bookmarkStart w:id="6849" w:name="_Toc448565815"/>
      <w:bookmarkStart w:id="6850" w:name="_Toc448569295"/>
      <w:bookmarkStart w:id="6851" w:name="_Toc448819007"/>
      <w:bookmarkStart w:id="6852" w:name="_Toc448820865"/>
      <w:bookmarkStart w:id="6853" w:name="_Toc448821792"/>
      <w:bookmarkStart w:id="6854" w:name="_Toc448822719"/>
      <w:bookmarkStart w:id="6855" w:name="_Toc449258830"/>
      <w:bookmarkStart w:id="6856" w:name="_Toc449264855"/>
      <w:bookmarkStart w:id="6857" w:name="_Toc448502762"/>
      <w:bookmarkStart w:id="6858" w:name="_Toc448565816"/>
      <w:bookmarkStart w:id="6859" w:name="_Toc448569296"/>
      <w:bookmarkStart w:id="6860" w:name="_Toc448819008"/>
      <w:bookmarkStart w:id="6861" w:name="_Toc448820866"/>
      <w:bookmarkStart w:id="6862" w:name="_Toc448821793"/>
      <w:bookmarkStart w:id="6863" w:name="_Toc448822720"/>
      <w:bookmarkStart w:id="6864" w:name="_Toc449258831"/>
      <w:bookmarkStart w:id="6865" w:name="_Toc449264856"/>
      <w:bookmarkStart w:id="6866" w:name="_Toc448502763"/>
      <w:bookmarkStart w:id="6867" w:name="_Toc448565817"/>
      <w:bookmarkStart w:id="6868" w:name="_Toc448569297"/>
      <w:bookmarkStart w:id="6869" w:name="_Toc448819009"/>
      <w:bookmarkStart w:id="6870" w:name="_Toc448820867"/>
      <w:bookmarkStart w:id="6871" w:name="_Toc448821794"/>
      <w:bookmarkStart w:id="6872" w:name="_Toc448822721"/>
      <w:bookmarkStart w:id="6873" w:name="_Toc449258832"/>
      <w:bookmarkStart w:id="6874" w:name="_Toc449264857"/>
      <w:bookmarkStart w:id="6875" w:name="_Toc448502764"/>
      <w:bookmarkStart w:id="6876" w:name="_Toc448565818"/>
      <w:bookmarkStart w:id="6877" w:name="_Toc448569298"/>
      <w:bookmarkStart w:id="6878" w:name="_Toc448819010"/>
      <w:bookmarkStart w:id="6879" w:name="_Toc448820868"/>
      <w:bookmarkStart w:id="6880" w:name="_Toc448821795"/>
      <w:bookmarkStart w:id="6881" w:name="_Toc448822722"/>
      <w:bookmarkStart w:id="6882" w:name="_Toc449258833"/>
      <w:bookmarkStart w:id="6883" w:name="_Toc449264858"/>
      <w:bookmarkStart w:id="6884" w:name="_Toc448502765"/>
      <w:bookmarkStart w:id="6885" w:name="_Toc448565819"/>
      <w:bookmarkStart w:id="6886" w:name="_Toc448569299"/>
      <w:bookmarkStart w:id="6887" w:name="_Toc448819011"/>
      <w:bookmarkStart w:id="6888" w:name="_Toc448820869"/>
      <w:bookmarkStart w:id="6889" w:name="_Toc448821796"/>
      <w:bookmarkStart w:id="6890" w:name="_Toc448822723"/>
      <w:bookmarkStart w:id="6891" w:name="_Toc449258834"/>
      <w:bookmarkStart w:id="6892" w:name="_Toc449264859"/>
      <w:bookmarkStart w:id="6893" w:name="_Toc448502766"/>
      <w:bookmarkStart w:id="6894" w:name="_Toc448565820"/>
      <w:bookmarkStart w:id="6895" w:name="_Toc448569300"/>
      <w:bookmarkStart w:id="6896" w:name="_Toc448819012"/>
      <w:bookmarkStart w:id="6897" w:name="_Toc448820870"/>
      <w:bookmarkStart w:id="6898" w:name="_Toc448821797"/>
      <w:bookmarkStart w:id="6899" w:name="_Toc448822724"/>
      <w:bookmarkStart w:id="6900" w:name="_Toc449258835"/>
      <w:bookmarkStart w:id="6901" w:name="_Toc449264860"/>
      <w:bookmarkStart w:id="6902" w:name="_Toc448502767"/>
      <w:bookmarkStart w:id="6903" w:name="_Toc448565821"/>
      <w:bookmarkStart w:id="6904" w:name="_Toc448569301"/>
      <w:bookmarkStart w:id="6905" w:name="_Toc448819013"/>
      <w:bookmarkStart w:id="6906" w:name="_Toc448820871"/>
      <w:bookmarkStart w:id="6907" w:name="_Toc448821798"/>
      <w:bookmarkStart w:id="6908" w:name="_Toc448822725"/>
      <w:bookmarkStart w:id="6909" w:name="_Toc449258836"/>
      <w:bookmarkStart w:id="6910" w:name="_Toc449264861"/>
      <w:bookmarkStart w:id="6911" w:name="_Toc448502768"/>
      <w:bookmarkStart w:id="6912" w:name="_Toc448565822"/>
      <w:bookmarkStart w:id="6913" w:name="_Toc448569302"/>
      <w:bookmarkStart w:id="6914" w:name="_Toc448819014"/>
      <w:bookmarkStart w:id="6915" w:name="_Toc448820872"/>
      <w:bookmarkStart w:id="6916" w:name="_Toc448821799"/>
      <w:bookmarkStart w:id="6917" w:name="_Toc448822726"/>
      <w:bookmarkStart w:id="6918" w:name="_Toc449258837"/>
      <w:bookmarkStart w:id="6919" w:name="_Toc449264862"/>
      <w:bookmarkStart w:id="6920" w:name="_Toc448502769"/>
      <w:bookmarkStart w:id="6921" w:name="_Toc448565823"/>
      <w:bookmarkStart w:id="6922" w:name="_Toc448569303"/>
      <w:bookmarkStart w:id="6923" w:name="_Toc448819015"/>
      <w:bookmarkStart w:id="6924" w:name="_Toc448820873"/>
      <w:bookmarkStart w:id="6925" w:name="_Toc448821800"/>
      <w:bookmarkStart w:id="6926" w:name="_Toc448822727"/>
      <w:bookmarkStart w:id="6927" w:name="_Toc449258838"/>
      <w:bookmarkStart w:id="6928" w:name="_Toc449264863"/>
      <w:bookmarkStart w:id="6929" w:name="_Toc448502770"/>
      <w:bookmarkStart w:id="6930" w:name="_Toc448565824"/>
      <w:bookmarkStart w:id="6931" w:name="_Toc448569304"/>
      <w:bookmarkStart w:id="6932" w:name="_Toc448819016"/>
      <w:bookmarkStart w:id="6933" w:name="_Toc448820874"/>
      <w:bookmarkStart w:id="6934" w:name="_Toc448821801"/>
      <w:bookmarkStart w:id="6935" w:name="_Toc448822728"/>
      <w:bookmarkStart w:id="6936" w:name="_Toc449258839"/>
      <w:bookmarkStart w:id="6937" w:name="_Toc449264864"/>
      <w:bookmarkStart w:id="6938" w:name="_Toc448502771"/>
      <w:bookmarkStart w:id="6939" w:name="_Toc448565825"/>
      <w:bookmarkStart w:id="6940" w:name="_Toc448569305"/>
      <w:bookmarkStart w:id="6941" w:name="_Toc448819017"/>
      <w:bookmarkStart w:id="6942" w:name="_Toc448820875"/>
      <w:bookmarkStart w:id="6943" w:name="_Toc448821802"/>
      <w:bookmarkStart w:id="6944" w:name="_Toc448822729"/>
      <w:bookmarkStart w:id="6945" w:name="_Toc449258840"/>
      <w:bookmarkStart w:id="6946" w:name="_Toc449264865"/>
      <w:bookmarkStart w:id="6947" w:name="_Toc448502772"/>
      <w:bookmarkStart w:id="6948" w:name="_Toc448565826"/>
      <w:bookmarkStart w:id="6949" w:name="_Toc448569306"/>
      <w:bookmarkStart w:id="6950" w:name="_Toc448819018"/>
      <w:bookmarkStart w:id="6951" w:name="_Toc448820876"/>
      <w:bookmarkStart w:id="6952" w:name="_Toc448821803"/>
      <w:bookmarkStart w:id="6953" w:name="_Toc448822730"/>
      <w:bookmarkStart w:id="6954" w:name="_Toc449258841"/>
      <w:bookmarkStart w:id="6955" w:name="_Toc449264866"/>
      <w:bookmarkStart w:id="6956" w:name="_Toc448502773"/>
      <w:bookmarkStart w:id="6957" w:name="_Toc448565827"/>
      <w:bookmarkStart w:id="6958" w:name="_Toc448569307"/>
      <w:bookmarkStart w:id="6959" w:name="_Toc448819019"/>
      <w:bookmarkStart w:id="6960" w:name="_Toc448820877"/>
      <w:bookmarkStart w:id="6961" w:name="_Toc448821804"/>
      <w:bookmarkStart w:id="6962" w:name="_Toc448822731"/>
      <w:bookmarkStart w:id="6963" w:name="_Toc449258842"/>
      <w:bookmarkStart w:id="6964" w:name="_Toc449264867"/>
      <w:bookmarkStart w:id="6965" w:name="_Toc448502774"/>
      <w:bookmarkStart w:id="6966" w:name="_Toc448565828"/>
      <w:bookmarkStart w:id="6967" w:name="_Toc448569308"/>
      <w:bookmarkStart w:id="6968" w:name="_Toc448819020"/>
      <w:bookmarkStart w:id="6969" w:name="_Toc448820878"/>
      <w:bookmarkStart w:id="6970" w:name="_Toc448821805"/>
      <w:bookmarkStart w:id="6971" w:name="_Toc448822732"/>
      <w:bookmarkStart w:id="6972" w:name="_Toc449258843"/>
      <w:bookmarkStart w:id="6973" w:name="_Toc449264868"/>
      <w:bookmarkStart w:id="6974" w:name="_Toc448502775"/>
      <w:bookmarkStart w:id="6975" w:name="_Toc448565829"/>
      <w:bookmarkStart w:id="6976" w:name="_Toc448569309"/>
      <w:bookmarkStart w:id="6977" w:name="_Toc448819021"/>
      <w:bookmarkStart w:id="6978" w:name="_Toc448820879"/>
      <w:bookmarkStart w:id="6979" w:name="_Toc448821806"/>
      <w:bookmarkStart w:id="6980" w:name="_Toc448822733"/>
      <w:bookmarkStart w:id="6981" w:name="_Toc449258844"/>
      <w:bookmarkStart w:id="6982" w:name="_Toc449264869"/>
      <w:bookmarkStart w:id="6983" w:name="_Toc448502776"/>
      <w:bookmarkStart w:id="6984" w:name="_Toc448565830"/>
      <w:bookmarkStart w:id="6985" w:name="_Toc448569310"/>
      <w:bookmarkStart w:id="6986" w:name="_Toc448819022"/>
      <w:bookmarkStart w:id="6987" w:name="_Toc448820880"/>
      <w:bookmarkStart w:id="6988" w:name="_Toc448821807"/>
      <w:bookmarkStart w:id="6989" w:name="_Toc448822734"/>
      <w:bookmarkStart w:id="6990" w:name="_Toc449258845"/>
      <w:bookmarkStart w:id="6991" w:name="_Toc449264870"/>
      <w:bookmarkStart w:id="6992" w:name="_Toc448502777"/>
      <w:bookmarkStart w:id="6993" w:name="_Toc448565831"/>
      <w:bookmarkStart w:id="6994" w:name="_Toc448569311"/>
      <w:bookmarkStart w:id="6995" w:name="_Toc448819023"/>
      <w:bookmarkStart w:id="6996" w:name="_Toc448820881"/>
      <w:bookmarkStart w:id="6997" w:name="_Toc448821808"/>
      <w:bookmarkStart w:id="6998" w:name="_Toc448822735"/>
      <w:bookmarkStart w:id="6999" w:name="_Toc449258846"/>
      <w:bookmarkStart w:id="7000" w:name="_Toc449264871"/>
      <w:bookmarkStart w:id="7001" w:name="_Toc448502778"/>
      <w:bookmarkStart w:id="7002" w:name="_Toc448565832"/>
      <w:bookmarkStart w:id="7003" w:name="_Toc448569312"/>
      <w:bookmarkStart w:id="7004" w:name="_Toc448819024"/>
      <w:bookmarkStart w:id="7005" w:name="_Toc448820882"/>
      <w:bookmarkStart w:id="7006" w:name="_Toc448821809"/>
      <w:bookmarkStart w:id="7007" w:name="_Toc448822736"/>
      <w:bookmarkStart w:id="7008" w:name="_Toc449258847"/>
      <w:bookmarkStart w:id="7009" w:name="_Toc449264872"/>
      <w:bookmarkStart w:id="7010" w:name="_Toc448502779"/>
      <w:bookmarkStart w:id="7011" w:name="_Toc448565833"/>
      <w:bookmarkStart w:id="7012" w:name="_Toc448569313"/>
      <w:bookmarkStart w:id="7013" w:name="_Toc448819025"/>
      <w:bookmarkStart w:id="7014" w:name="_Toc448820883"/>
      <w:bookmarkStart w:id="7015" w:name="_Toc448821810"/>
      <w:bookmarkStart w:id="7016" w:name="_Toc448822737"/>
      <w:bookmarkStart w:id="7017" w:name="_Toc449258848"/>
      <w:bookmarkStart w:id="7018" w:name="_Toc449264873"/>
      <w:bookmarkStart w:id="7019" w:name="_Toc448502780"/>
      <w:bookmarkStart w:id="7020" w:name="_Toc448565834"/>
      <w:bookmarkStart w:id="7021" w:name="_Toc448569314"/>
      <w:bookmarkStart w:id="7022" w:name="_Toc448819026"/>
      <w:bookmarkStart w:id="7023" w:name="_Toc448820884"/>
      <w:bookmarkStart w:id="7024" w:name="_Toc448821811"/>
      <w:bookmarkStart w:id="7025" w:name="_Toc448822738"/>
      <w:bookmarkStart w:id="7026" w:name="_Toc449258849"/>
      <w:bookmarkStart w:id="7027" w:name="_Toc449264874"/>
      <w:bookmarkStart w:id="7028" w:name="_Toc448502781"/>
      <w:bookmarkStart w:id="7029" w:name="_Toc448565835"/>
      <w:bookmarkStart w:id="7030" w:name="_Toc448569315"/>
      <w:bookmarkStart w:id="7031" w:name="_Toc448819027"/>
      <w:bookmarkStart w:id="7032" w:name="_Toc448820885"/>
      <w:bookmarkStart w:id="7033" w:name="_Toc448821812"/>
      <w:bookmarkStart w:id="7034" w:name="_Toc448822739"/>
      <w:bookmarkStart w:id="7035" w:name="_Toc449258850"/>
      <w:bookmarkStart w:id="7036" w:name="_Toc449264875"/>
      <w:bookmarkStart w:id="7037" w:name="_Toc448502782"/>
      <w:bookmarkStart w:id="7038" w:name="_Toc448565836"/>
      <w:bookmarkStart w:id="7039" w:name="_Toc448569316"/>
      <w:bookmarkStart w:id="7040" w:name="_Toc448819028"/>
      <w:bookmarkStart w:id="7041" w:name="_Toc448820886"/>
      <w:bookmarkStart w:id="7042" w:name="_Toc448821813"/>
      <w:bookmarkStart w:id="7043" w:name="_Toc448822740"/>
      <w:bookmarkStart w:id="7044" w:name="_Toc449258851"/>
      <w:bookmarkStart w:id="7045" w:name="_Toc449264876"/>
      <w:bookmarkStart w:id="7046" w:name="_Toc448502783"/>
      <w:bookmarkStart w:id="7047" w:name="_Toc448565837"/>
      <w:bookmarkStart w:id="7048" w:name="_Toc448569317"/>
      <w:bookmarkStart w:id="7049" w:name="_Toc448819029"/>
      <w:bookmarkStart w:id="7050" w:name="_Toc448820887"/>
      <w:bookmarkStart w:id="7051" w:name="_Toc448821814"/>
      <w:bookmarkStart w:id="7052" w:name="_Toc448822741"/>
      <w:bookmarkStart w:id="7053" w:name="_Toc449258852"/>
      <w:bookmarkStart w:id="7054" w:name="_Toc449264877"/>
      <w:bookmarkStart w:id="7055" w:name="_Toc448502784"/>
      <w:bookmarkStart w:id="7056" w:name="_Toc448565838"/>
      <w:bookmarkStart w:id="7057" w:name="_Toc448569318"/>
      <w:bookmarkStart w:id="7058" w:name="_Toc448819030"/>
      <w:bookmarkStart w:id="7059" w:name="_Toc448820888"/>
      <w:bookmarkStart w:id="7060" w:name="_Toc448821815"/>
      <w:bookmarkStart w:id="7061" w:name="_Toc448822742"/>
      <w:bookmarkStart w:id="7062" w:name="_Toc449258853"/>
      <w:bookmarkStart w:id="7063" w:name="_Toc449264878"/>
      <w:bookmarkStart w:id="7064" w:name="_Toc448502785"/>
      <w:bookmarkStart w:id="7065" w:name="_Toc448565839"/>
      <w:bookmarkStart w:id="7066" w:name="_Toc448569319"/>
      <w:bookmarkStart w:id="7067" w:name="_Toc448819031"/>
      <w:bookmarkStart w:id="7068" w:name="_Toc448820889"/>
      <w:bookmarkStart w:id="7069" w:name="_Toc448821816"/>
      <w:bookmarkStart w:id="7070" w:name="_Toc448822743"/>
      <w:bookmarkStart w:id="7071" w:name="_Toc449258854"/>
      <w:bookmarkStart w:id="7072" w:name="_Toc449264879"/>
      <w:bookmarkStart w:id="7073" w:name="_Toc448502786"/>
      <w:bookmarkStart w:id="7074" w:name="_Toc448565840"/>
      <w:bookmarkStart w:id="7075" w:name="_Toc448569320"/>
      <w:bookmarkStart w:id="7076" w:name="_Toc448819032"/>
      <w:bookmarkStart w:id="7077" w:name="_Toc448820890"/>
      <w:bookmarkStart w:id="7078" w:name="_Toc448821817"/>
      <w:bookmarkStart w:id="7079" w:name="_Toc448822744"/>
      <w:bookmarkStart w:id="7080" w:name="_Toc449258855"/>
      <w:bookmarkStart w:id="7081" w:name="_Toc449264880"/>
      <w:bookmarkStart w:id="7082" w:name="_Toc448502787"/>
      <w:bookmarkStart w:id="7083" w:name="_Toc448565841"/>
      <w:bookmarkStart w:id="7084" w:name="_Toc448569321"/>
      <w:bookmarkStart w:id="7085" w:name="_Toc448819033"/>
      <w:bookmarkStart w:id="7086" w:name="_Toc448820891"/>
      <w:bookmarkStart w:id="7087" w:name="_Toc448821818"/>
      <w:bookmarkStart w:id="7088" w:name="_Toc448822745"/>
      <w:bookmarkStart w:id="7089" w:name="_Toc449258856"/>
      <w:bookmarkStart w:id="7090" w:name="_Toc449264881"/>
      <w:bookmarkStart w:id="7091" w:name="_Toc448502788"/>
      <w:bookmarkStart w:id="7092" w:name="_Toc448565842"/>
      <w:bookmarkStart w:id="7093" w:name="_Toc448569322"/>
      <w:bookmarkStart w:id="7094" w:name="_Toc448819034"/>
      <w:bookmarkStart w:id="7095" w:name="_Toc448820892"/>
      <w:bookmarkStart w:id="7096" w:name="_Toc448821819"/>
      <w:bookmarkStart w:id="7097" w:name="_Toc448822746"/>
      <w:bookmarkStart w:id="7098" w:name="_Toc449258857"/>
      <w:bookmarkStart w:id="7099" w:name="_Toc449264882"/>
      <w:bookmarkStart w:id="7100" w:name="_Toc448502789"/>
      <w:bookmarkStart w:id="7101" w:name="_Toc448565843"/>
      <w:bookmarkStart w:id="7102" w:name="_Toc448569323"/>
      <w:bookmarkStart w:id="7103" w:name="_Toc448819035"/>
      <w:bookmarkStart w:id="7104" w:name="_Toc448820893"/>
      <w:bookmarkStart w:id="7105" w:name="_Toc448821820"/>
      <w:bookmarkStart w:id="7106" w:name="_Toc448822747"/>
      <w:bookmarkStart w:id="7107" w:name="_Toc449258858"/>
      <w:bookmarkStart w:id="7108" w:name="_Toc449264883"/>
      <w:bookmarkStart w:id="7109" w:name="_Toc448502790"/>
      <w:bookmarkStart w:id="7110" w:name="_Toc448565844"/>
      <w:bookmarkStart w:id="7111" w:name="_Toc448569324"/>
      <w:bookmarkStart w:id="7112" w:name="_Toc448819036"/>
      <w:bookmarkStart w:id="7113" w:name="_Toc448820894"/>
      <w:bookmarkStart w:id="7114" w:name="_Toc448821821"/>
      <w:bookmarkStart w:id="7115" w:name="_Toc448822748"/>
      <w:bookmarkStart w:id="7116" w:name="_Toc449258859"/>
      <w:bookmarkStart w:id="7117" w:name="_Toc449264884"/>
      <w:bookmarkStart w:id="7118" w:name="_Toc448502791"/>
      <w:bookmarkStart w:id="7119" w:name="_Toc448565845"/>
      <w:bookmarkStart w:id="7120" w:name="_Toc448569325"/>
      <w:bookmarkStart w:id="7121" w:name="_Toc448819037"/>
      <w:bookmarkStart w:id="7122" w:name="_Toc448820895"/>
      <w:bookmarkStart w:id="7123" w:name="_Toc448821822"/>
      <w:bookmarkStart w:id="7124" w:name="_Toc448822749"/>
      <w:bookmarkStart w:id="7125" w:name="_Toc449258860"/>
      <w:bookmarkStart w:id="7126" w:name="_Toc449264885"/>
      <w:bookmarkStart w:id="7127" w:name="_Toc448502792"/>
      <w:bookmarkStart w:id="7128" w:name="_Toc448565846"/>
      <w:bookmarkStart w:id="7129" w:name="_Toc448569326"/>
      <w:bookmarkStart w:id="7130" w:name="_Toc448819038"/>
      <w:bookmarkStart w:id="7131" w:name="_Toc448820896"/>
      <w:bookmarkStart w:id="7132" w:name="_Toc448821823"/>
      <w:bookmarkStart w:id="7133" w:name="_Toc448822750"/>
      <w:bookmarkStart w:id="7134" w:name="_Toc449258861"/>
      <w:bookmarkStart w:id="7135" w:name="_Toc449264886"/>
      <w:bookmarkStart w:id="7136" w:name="_Toc448502793"/>
      <w:bookmarkStart w:id="7137" w:name="_Toc448565847"/>
      <w:bookmarkStart w:id="7138" w:name="_Toc448569327"/>
      <w:bookmarkStart w:id="7139" w:name="_Toc448819039"/>
      <w:bookmarkStart w:id="7140" w:name="_Toc448820897"/>
      <w:bookmarkStart w:id="7141" w:name="_Toc448821824"/>
      <w:bookmarkStart w:id="7142" w:name="_Toc448822751"/>
      <w:bookmarkStart w:id="7143" w:name="_Toc449258862"/>
      <w:bookmarkStart w:id="7144" w:name="_Toc449264887"/>
      <w:bookmarkStart w:id="7145" w:name="_Toc448502794"/>
      <w:bookmarkStart w:id="7146" w:name="_Toc448565848"/>
      <w:bookmarkStart w:id="7147" w:name="_Toc448569328"/>
      <w:bookmarkStart w:id="7148" w:name="_Toc448819040"/>
      <w:bookmarkStart w:id="7149" w:name="_Toc448820898"/>
      <w:bookmarkStart w:id="7150" w:name="_Toc448821825"/>
      <w:bookmarkStart w:id="7151" w:name="_Toc448822752"/>
      <w:bookmarkStart w:id="7152" w:name="_Toc449258863"/>
      <w:bookmarkStart w:id="7153" w:name="_Toc449264888"/>
      <w:bookmarkStart w:id="7154" w:name="_Toc448502795"/>
      <w:bookmarkStart w:id="7155" w:name="_Toc448565849"/>
      <w:bookmarkStart w:id="7156" w:name="_Toc448569329"/>
      <w:bookmarkStart w:id="7157" w:name="_Toc448819041"/>
      <w:bookmarkStart w:id="7158" w:name="_Toc448820899"/>
      <w:bookmarkStart w:id="7159" w:name="_Toc448821826"/>
      <w:bookmarkStart w:id="7160" w:name="_Toc448822753"/>
      <w:bookmarkStart w:id="7161" w:name="_Toc449258864"/>
      <w:bookmarkStart w:id="7162" w:name="_Toc449264889"/>
      <w:bookmarkStart w:id="7163" w:name="_Toc448502796"/>
      <w:bookmarkStart w:id="7164" w:name="_Toc448565850"/>
      <w:bookmarkStart w:id="7165" w:name="_Toc448569330"/>
      <w:bookmarkStart w:id="7166" w:name="_Toc448819042"/>
      <w:bookmarkStart w:id="7167" w:name="_Toc448820900"/>
      <w:bookmarkStart w:id="7168" w:name="_Toc448821827"/>
      <w:bookmarkStart w:id="7169" w:name="_Toc448822754"/>
      <w:bookmarkStart w:id="7170" w:name="_Toc449258865"/>
      <w:bookmarkStart w:id="7171" w:name="_Toc449264890"/>
      <w:bookmarkStart w:id="7172" w:name="_Toc448502797"/>
      <w:bookmarkStart w:id="7173" w:name="_Toc448565851"/>
      <w:bookmarkStart w:id="7174" w:name="_Toc448569331"/>
      <w:bookmarkStart w:id="7175" w:name="_Toc448819043"/>
      <w:bookmarkStart w:id="7176" w:name="_Toc448820901"/>
      <w:bookmarkStart w:id="7177" w:name="_Toc448821828"/>
      <w:bookmarkStart w:id="7178" w:name="_Toc448822755"/>
      <w:bookmarkStart w:id="7179" w:name="_Toc449258866"/>
      <w:bookmarkStart w:id="7180" w:name="_Toc449264891"/>
      <w:bookmarkStart w:id="7181" w:name="_Ref456762230"/>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p>
    <w:p w14:paraId="7E3A4AB5" w14:textId="77777777" w:rsidR="00F80F80" w:rsidRPr="009067A7" w:rsidRDefault="00F80F80" w:rsidP="00196EE2">
      <w:pPr>
        <w:pStyle w:val="Heading2"/>
        <w:ind w:left="576"/>
      </w:pPr>
      <w:bookmarkStart w:id="7182" w:name="_Toc223513461"/>
      <w:r w:rsidRPr="009067A7">
        <w:t>Hardware Deliveries</w:t>
      </w:r>
      <w:bookmarkEnd w:id="7182"/>
    </w:p>
    <w:p w14:paraId="1D50EE54" w14:textId="77777777" w:rsidR="006A0C95" w:rsidRDefault="006A0C95" w:rsidP="006A0C95">
      <w:r>
        <w:t xml:space="preserve">Physical arrival of the equipment at customer premises shall take place not later than 1 week after DRB. </w:t>
      </w:r>
    </w:p>
    <w:p w14:paraId="44D3C7A2" w14:textId="51CB83FB" w:rsidR="006A0C95" w:rsidRDefault="006A0C95" w:rsidP="006A0C95">
      <w:r>
        <w:t xml:space="preserve">Note: The Dates of the milestones are in defined in chapter </w:t>
      </w:r>
      <w:r w:rsidR="00905481">
        <w:fldChar w:fldCharType="begin"/>
      </w:r>
      <w:r w:rsidR="00905481">
        <w:instrText xml:space="preserve"> REF _Ref195167508 \r \h </w:instrText>
      </w:r>
      <w:r w:rsidR="00905481">
        <w:fldChar w:fldCharType="separate"/>
      </w:r>
      <w:r w:rsidR="00854A33">
        <w:t>5</w:t>
      </w:r>
      <w:r w:rsidR="00905481">
        <w:fldChar w:fldCharType="end"/>
      </w:r>
      <w:r>
        <w:t>.</w:t>
      </w:r>
    </w:p>
    <w:p w14:paraId="0B9E77C2" w14:textId="77777777" w:rsidR="006A0C95" w:rsidRPr="00307D49" w:rsidRDefault="006A0C95" w:rsidP="006A0C95"/>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961"/>
        <w:gridCol w:w="2674"/>
      </w:tblGrid>
      <w:tr w:rsidR="00B54F50" w:rsidRPr="00BD0FE7" w14:paraId="387FAEBE" w14:textId="77777777" w:rsidTr="00113442">
        <w:trPr>
          <w:trHeight w:val="426"/>
        </w:trPr>
        <w:tc>
          <w:tcPr>
            <w:tcW w:w="3823" w:type="dxa"/>
            <w:shd w:val="clear" w:color="auto" w:fill="D9D9D9" w:themeFill="background1" w:themeFillShade="D9"/>
            <w:vAlign w:val="center"/>
          </w:tcPr>
          <w:p w14:paraId="229205FF" w14:textId="77777777" w:rsidR="00B54F50" w:rsidRPr="00BD0FE7" w:rsidRDefault="00B54F50" w:rsidP="00502255">
            <w:pPr>
              <w:jc w:val="left"/>
              <w:rPr>
                <w:lang w:eastAsia="de-DE"/>
              </w:rPr>
            </w:pPr>
            <w:r w:rsidRPr="00BD0FE7">
              <w:rPr>
                <w:lang w:eastAsia="de-DE"/>
              </w:rPr>
              <w:t>Hardware Items</w:t>
            </w:r>
          </w:p>
        </w:tc>
        <w:tc>
          <w:tcPr>
            <w:tcW w:w="961" w:type="dxa"/>
            <w:shd w:val="clear" w:color="auto" w:fill="D9D9D9" w:themeFill="background1" w:themeFillShade="D9"/>
            <w:vAlign w:val="center"/>
          </w:tcPr>
          <w:p w14:paraId="56FCC3F4" w14:textId="77777777" w:rsidR="00B54F50" w:rsidRPr="00BD0FE7" w:rsidRDefault="00B54F50" w:rsidP="00502255">
            <w:pPr>
              <w:jc w:val="left"/>
              <w:rPr>
                <w:lang w:eastAsia="de-DE"/>
              </w:rPr>
            </w:pPr>
            <w:r>
              <w:rPr>
                <w:lang w:eastAsia="de-DE"/>
              </w:rPr>
              <w:t>Quantity</w:t>
            </w:r>
          </w:p>
        </w:tc>
        <w:tc>
          <w:tcPr>
            <w:tcW w:w="2674" w:type="dxa"/>
            <w:shd w:val="clear" w:color="auto" w:fill="D9D9D9" w:themeFill="background1" w:themeFillShade="D9"/>
            <w:vAlign w:val="center"/>
          </w:tcPr>
          <w:p w14:paraId="39F649F2" w14:textId="77777777" w:rsidR="00B54F50" w:rsidRPr="00BD0FE7" w:rsidRDefault="00B54F50" w:rsidP="00502255">
            <w:pPr>
              <w:jc w:val="left"/>
              <w:rPr>
                <w:lang w:eastAsia="de-DE"/>
              </w:rPr>
            </w:pPr>
            <w:r w:rsidRPr="00BD0FE7">
              <w:rPr>
                <w:lang w:eastAsia="de-DE"/>
              </w:rPr>
              <w:t>Delivery Date</w:t>
            </w:r>
          </w:p>
        </w:tc>
      </w:tr>
      <w:tr w:rsidR="005A726A" w:rsidRPr="000D5123" w14:paraId="55CB9774" w14:textId="77777777" w:rsidTr="00113442">
        <w:trPr>
          <w:trHeight w:val="429"/>
        </w:trPr>
        <w:tc>
          <w:tcPr>
            <w:tcW w:w="3823" w:type="dxa"/>
            <w:shd w:val="clear" w:color="auto" w:fill="auto"/>
            <w:vAlign w:val="center"/>
          </w:tcPr>
          <w:p w14:paraId="47232EB6" w14:textId="7BA3ED5C" w:rsidR="005A726A" w:rsidRPr="00A204C7" w:rsidRDefault="005A726A" w:rsidP="005A726A">
            <w:pPr>
              <w:jc w:val="left"/>
              <w:rPr>
                <w:lang w:eastAsia="de-DE"/>
              </w:rPr>
            </w:pPr>
            <w:r w:rsidRPr="00A204C7">
              <w:rPr>
                <w:lang w:eastAsia="en-GB"/>
              </w:rPr>
              <w:fldChar w:fldCharType="begin"/>
            </w:r>
            <w:r w:rsidRPr="00A204C7">
              <w:rPr>
                <w:lang w:eastAsia="en-GB"/>
              </w:rPr>
              <w:instrText xml:space="preserve"> DOCPROPERTY  Equipment  \* MERGEFORMAT </w:instrText>
            </w:r>
            <w:r w:rsidRPr="00A204C7">
              <w:rPr>
                <w:lang w:eastAsia="en-GB"/>
              </w:rPr>
              <w:fldChar w:fldCharType="separate"/>
            </w:r>
            <w:r w:rsidR="00DC585D">
              <w:rPr>
                <w:lang w:eastAsia="en-GB"/>
              </w:rPr>
              <w:t>THW</w:t>
            </w:r>
            <w:r w:rsidRPr="00A204C7">
              <w:rPr>
                <w:lang w:eastAsia="en-GB"/>
              </w:rPr>
              <w:fldChar w:fldCharType="end"/>
            </w:r>
            <w:r w:rsidRPr="00A204C7">
              <w:rPr>
                <w:lang w:eastAsia="de-DE"/>
              </w:rPr>
              <w:t xml:space="preserve"> 1</w:t>
            </w:r>
            <w:r w:rsidRPr="00A204C7">
              <w:rPr>
                <w:vertAlign w:val="superscript"/>
                <w:lang w:eastAsia="de-DE"/>
              </w:rPr>
              <w:t>st</w:t>
            </w:r>
            <w:r w:rsidRPr="00A204C7">
              <w:rPr>
                <w:lang w:eastAsia="de-DE"/>
              </w:rPr>
              <w:t xml:space="preserve"> Flight Set</w:t>
            </w:r>
            <w:r w:rsidR="00954FFA" w:rsidRPr="00A204C7">
              <w:rPr>
                <w:lang w:eastAsia="de-DE"/>
              </w:rPr>
              <w:t xml:space="preserve"> (SAT-A)</w:t>
            </w:r>
          </w:p>
        </w:tc>
        <w:tc>
          <w:tcPr>
            <w:tcW w:w="961" w:type="dxa"/>
            <w:shd w:val="clear" w:color="auto" w:fill="auto"/>
            <w:vAlign w:val="center"/>
          </w:tcPr>
          <w:p w14:paraId="2BC3D5CF" w14:textId="77777777" w:rsidR="005A726A" w:rsidRPr="00502255" w:rsidRDefault="005A726A" w:rsidP="00AD738A">
            <w:pPr>
              <w:jc w:val="center"/>
              <w:rPr>
                <w:lang w:eastAsia="de-DE"/>
              </w:rPr>
            </w:pPr>
            <w:r w:rsidRPr="00502255">
              <w:rPr>
                <w:lang w:eastAsia="de-DE"/>
              </w:rPr>
              <w:t>1</w:t>
            </w:r>
          </w:p>
        </w:tc>
        <w:tc>
          <w:tcPr>
            <w:tcW w:w="2674" w:type="dxa"/>
            <w:shd w:val="clear" w:color="auto" w:fill="auto"/>
            <w:vAlign w:val="center"/>
          </w:tcPr>
          <w:p w14:paraId="12EE29F0" w14:textId="36E06CA8" w:rsidR="005A726A" w:rsidRPr="00502255" w:rsidRDefault="005A726A" w:rsidP="005A726A">
            <w:pPr>
              <w:jc w:val="left"/>
              <w:rPr>
                <w:lang w:eastAsia="de-DE"/>
              </w:rPr>
            </w:pPr>
            <w:r w:rsidRPr="00FB39F4">
              <w:rPr>
                <w:rFonts w:cs="Arial"/>
                <w:color w:val="000000"/>
              </w:rPr>
              <w:t>1</w:t>
            </w:r>
            <w:r w:rsidRPr="00FB39F4">
              <w:rPr>
                <w:rFonts w:cs="Arial"/>
                <w:color w:val="000000"/>
                <w:vertAlign w:val="superscript"/>
              </w:rPr>
              <w:t>st</w:t>
            </w:r>
            <w:r w:rsidRPr="00FB39F4">
              <w:rPr>
                <w:rFonts w:cs="Arial"/>
                <w:color w:val="000000"/>
              </w:rPr>
              <w:t xml:space="preserve"> Flight Set DRB</w:t>
            </w:r>
          </w:p>
        </w:tc>
      </w:tr>
      <w:tr w:rsidR="002315D0" w:rsidRPr="000D5123" w14:paraId="28B213A1" w14:textId="77777777" w:rsidTr="00113442">
        <w:trPr>
          <w:trHeight w:val="429"/>
        </w:trPr>
        <w:tc>
          <w:tcPr>
            <w:tcW w:w="3823" w:type="dxa"/>
            <w:shd w:val="clear" w:color="auto" w:fill="auto"/>
            <w:vAlign w:val="center"/>
          </w:tcPr>
          <w:p w14:paraId="784C3725" w14:textId="5A47272A" w:rsidR="002315D0" w:rsidRPr="00A204C7" w:rsidRDefault="002315D0" w:rsidP="002315D0">
            <w:pPr>
              <w:jc w:val="left"/>
              <w:rPr>
                <w:lang w:eastAsia="en-GB"/>
              </w:rPr>
            </w:pPr>
            <w:r w:rsidRPr="00A204C7">
              <w:rPr>
                <w:lang w:eastAsia="en-GB"/>
              </w:rPr>
              <w:fldChar w:fldCharType="begin"/>
            </w:r>
            <w:r w:rsidRPr="00A204C7">
              <w:rPr>
                <w:lang w:eastAsia="en-GB"/>
              </w:rPr>
              <w:instrText xml:space="preserve"> DOCPROPERTY  Equipment  \* MERGEFORMAT </w:instrText>
            </w:r>
            <w:r w:rsidRPr="00A204C7">
              <w:rPr>
                <w:lang w:eastAsia="en-GB"/>
              </w:rPr>
              <w:fldChar w:fldCharType="separate"/>
            </w:r>
            <w:r w:rsidR="00DC585D">
              <w:rPr>
                <w:lang w:eastAsia="en-GB"/>
              </w:rPr>
              <w:t>THW</w:t>
            </w:r>
            <w:r w:rsidRPr="00A204C7">
              <w:rPr>
                <w:lang w:eastAsia="en-GB"/>
              </w:rPr>
              <w:fldChar w:fldCharType="end"/>
            </w:r>
            <w:r w:rsidRPr="00A204C7">
              <w:rPr>
                <w:lang w:eastAsia="de-DE"/>
              </w:rPr>
              <w:t xml:space="preserve"> </w:t>
            </w:r>
            <w:r>
              <w:rPr>
                <w:lang w:eastAsia="de-DE"/>
              </w:rPr>
              <w:t>Test</w:t>
            </w:r>
            <w:r w:rsidRPr="00A204C7">
              <w:rPr>
                <w:lang w:eastAsia="de-DE"/>
              </w:rPr>
              <w:t xml:space="preserve"> Set</w:t>
            </w:r>
            <w:r w:rsidR="00DF5AFE">
              <w:rPr>
                <w:lang w:eastAsia="de-DE"/>
              </w:rPr>
              <w:t xml:space="preserve"> (MLI)</w:t>
            </w:r>
          </w:p>
        </w:tc>
        <w:tc>
          <w:tcPr>
            <w:tcW w:w="961" w:type="dxa"/>
            <w:shd w:val="clear" w:color="auto" w:fill="auto"/>
            <w:vAlign w:val="center"/>
          </w:tcPr>
          <w:p w14:paraId="1EEC6F1E" w14:textId="071EFCE8" w:rsidR="002315D0" w:rsidRPr="00502255" w:rsidRDefault="002315D0" w:rsidP="002315D0">
            <w:pPr>
              <w:jc w:val="center"/>
              <w:rPr>
                <w:lang w:eastAsia="de-DE"/>
              </w:rPr>
            </w:pPr>
            <w:r w:rsidRPr="00502255">
              <w:rPr>
                <w:lang w:eastAsia="de-DE"/>
              </w:rPr>
              <w:t>1</w:t>
            </w:r>
          </w:p>
        </w:tc>
        <w:tc>
          <w:tcPr>
            <w:tcW w:w="2674" w:type="dxa"/>
            <w:shd w:val="clear" w:color="auto" w:fill="auto"/>
            <w:vAlign w:val="center"/>
          </w:tcPr>
          <w:p w14:paraId="6F6FA24B" w14:textId="44708C82" w:rsidR="002315D0" w:rsidRPr="00FB39F4" w:rsidRDefault="002315D0" w:rsidP="002315D0">
            <w:pPr>
              <w:jc w:val="left"/>
              <w:rPr>
                <w:rFonts w:cs="Arial"/>
                <w:color w:val="000000"/>
              </w:rPr>
            </w:pPr>
            <w:r>
              <w:rPr>
                <w:rFonts w:cs="Arial"/>
                <w:color w:val="000000"/>
              </w:rPr>
              <w:t>Test</w:t>
            </w:r>
            <w:r w:rsidRPr="00FB39F4">
              <w:rPr>
                <w:rFonts w:cs="Arial"/>
                <w:color w:val="000000"/>
              </w:rPr>
              <w:t xml:space="preserve"> Set DRB</w:t>
            </w:r>
          </w:p>
        </w:tc>
      </w:tr>
      <w:tr w:rsidR="005A726A" w:rsidRPr="000D5123" w14:paraId="7DEC5CBB" w14:textId="77777777" w:rsidTr="00113442">
        <w:trPr>
          <w:trHeight w:val="429"/>
        </w:trPr>
        <w:tc>
          <w:tcPr>
            <w:tcW w:w="3823" w:type="dxa"/>
            <w:shd w:val="clear" w:color="auto" w:fill="auto"/>
            <w:vAlign w:val="center"/>
          </w:tcPr>
          <w:p w14:paraId="7E7E30FA" w14:textId="4C92F096" w:rsidR="005A726A" w:rsidRPr="00A204C7" w:rsidRDefault="005A726A" w:rsidP="005A726A">
            <w:pPr>
              <w:jc w:val="left"/>
              <w:rPr>
                <w:lang w:eastAsia="de-DE"/>
              </w:rPr>
            </w:pPr>
            <w:r w:rsidRPr="00A204C7">
              <w:rPr>
                <w:lang w:eastAsia="de-DE"/>
              </w:rPr>
              <w:t xml:space="preserve">Optional </w:t>
            </w:r>
            <w:r w:rsidRPr="00A204C7">
              <w:rPr>
                <w:lang w:eastAsia="en-GB"/>
              </w:rPr>
              <w:fldChar w:fldCharType="begin"/>
            </w:r>
            <w:r w:rsidRPr="00A204C7">
              <w:rPr>
                <w:lang w:eastAsia="en-GB"/>
              </w:rPr>
              <w:instrText xml:space="preserve"> DOCPROPERTY  Equipment  \* MERGEFORMAT </w:instrText>
            </w:r>
            <w:r w:rsidRPr="00A204C7">
              <w:rPr>
                <w:lang w:eastAsia="en-GB"/>
              </w:rPr>
              <w:fldChar w:fldCharType="separate"/>
            </w:r>
            <w:r w:rsidR="00DC585D">
              <w:rPr>
                <w:lang w:eastAsia="en-GB"/>
              </w:rPr>
              <w:t>THW</w:t>
            </w:r>
            <w:r w:rsidRPr="00A204C7">
              <w:rPr>
                <w:lang w:eastAsia="en-GB"/>
              </w:rPr>
              <w:fldChar w:fldCharType="end"/>
            </w:r>
            <w:r w:rsidRPr="00A204C7">
              <w:rPr>
                <w:lang w:eastAsia="de-DE"/>
              </w:rPr>
              <w:t xml:space="preserve"> 2</w:t>
            </w:r>
            <w:r w:rsidRPr="00A204C7">
              <w:rPr>
                <w:vertAlign w:val="superscript"/>
                <w:lang w:eastAsia="de-DE"/>
              </w:rPr>
              <w:t>nd</w:t>
            </w:r>
            <w:r w:rsidRPr="00A204C7">
              <w:rPr>
                <w:lang w:eastAsia="de-DE"/>
              </w:rPr>
              <w:t xml:space="preserve"> Flight Set</w:t>
            </w:r>
            <w:r w:rsidR="00954FFA" w:rsidRPr="00A204C7">
              <w:rPr>
                <w:lang w:eastAsia="de-DE"/>
              </w:rPr>
              <w:t xml:space="preserve"> (SAT-B)</w:t>
            </w:r>
          </w:p>
        </w:tc>
        <w:tc>
          <w:tcPr>
            <w:tcW w:w="961" w:type="dxa"/>
            <w:shd w:val="clear" w:color="auto" w:fill="auto"/>
            <w:vAlign w:val="center"/>
          </w:tcPr>
          <w:p w14:paraId="4A29DFFB" w14:textId="77777777" w:rsidR="005A726A" w:rsidRPr="00502255" w:rsidRDefault="005A726A" w:rsidP="00AD738A">
            <w:pPr>
              <w:jc w:val="center"/>
              <w:rPr>
                <w:lang w:eastAsia="de-DE"/>
              </w:rPr>
            </w:pPr>
            <w:r w:rsidRPr="00502255">
              <w:rPr>
                <w:lang w:eastAsia="de-DE"/>
              </w:rPr>
              <w:t>1</w:t>
            </w:r>
          </w:p>
        </w:tc>
        <w:tc>
          <w:tcPr>
            <w:tcW w:w="2674" w:type="dxa"/>
            <w:shd w:val="clear" w:color="auto" w:fill="auto"/>
            <w:vAlign w:val="center"/>
          </w:tcPr>
          <w:p w14:paraId="43826F15" w14:textId="5AB53B3A" w:rsidR="005A726A" w:rsidRPr="00502255" w:rsidRDefault="005A726A" w:rsidP="005A726A">
            <w:pPr>
              <w:jc w:val="left"/>
              <w:rPr>
                <w:lang w:eastAsia="de-DE"/>
              </w:rPr>
            </w:pPr>
            <w:r>
              <w:rPr>
                <w:rFonts w:cs="Arial"/>
                <w:color w:val="000000"/>
              </w:rPr>
              <w:t>2</w:t>
            </w:r>
            <w:r>
              <w:rPr>
                <w:rFonts w:cs="Arial"/>
                <w:color w:val="000000"/>
                <w:vertAlign w:val="superscript"/>
              </w:rPr>
              <w:t>nd</w:t>
            </w:r>
            <w:r w:rsidRPr="00FB39F4">
              <w:rPr>
                <w:rFonts w:cs="Arial"/>
                <w:color w:val="000000"/>
              </w:rPr>
              <w:t xml:space="preserve"> Flight Set DRB</w:t>
            </w:r>
          </w:p>
        </w:tc>
      </w:tr>
      <w:tr w:rsidR="00E06C2C" w:rsidRPr="000D5123" w14:paraId="4D6AB21A" w14:textId="77777777" w:rsidTr="00113442">
        <w:trPr>
          <w:trHeight w:val="429"/>
        </w:trPr>
        <w:tc>
          <w:tcPr>
            <w:tcW w:w="3823" w:type="dxa"/>
            <w:shd w:val="clear" w:color="auto" w:fill="auto"/>
            <w:vAlign w:val="center"/>
          </w:tcPr>
          <w:p w14:paraId="130E72CC" w14:textId="63315D4E" w:rsidR="00E06C2C" w:rsidRPr="00A204C7" w:rsidRDefault="00E06C2C" w:rsidP="005A726A">
            <w:pPr>
              <w:jc w:val="left"/>
              <w:rPr>
                <w:lang w:eastAsia="de-DE"/>
              </w:rPr>
            </w:pPr>
            <w:r w:rsidRPr="00A204C7">
              <w:rPr>
                <w:lang w:eastAsia="de-DE"/>
              </w:rPr>
              <w:t xml:space="preserve">Optional </w:t>
            </w:r>
            <w:r w:rsidRPr="00A204C7">
              <w:rPr>
                <w:lang w:eastAsia="en-GB"/>
              </w:rPr>
              <w:fldChar w:fldCharType="begin"/>
            </w:r>
            <w:r w:rsidRPr="00A204C7">
              <w:rPr>
                <w:lang w:eastAsia="en-GB"/>
              </w:rPr>
              <w:instrText xml:space="preserve"> DOCPROPERTY  Equipment  \* MERGEFORMAT </w:instrText>
            </w:r>
            <w:r w:rsidRPr="00A204C7">
              <w:rPr>
                <w:lang w:eastAsia="en-GB"/>
              </w:rPr>
              <w:fldChar w:fldCharType="separate"/>
            </w:r>
            <w:r w:rsidR="00DC585D">
              <w:rPr>
                <w:lang w:eastAsia="en-GB"/>
              </w:rPr>
              <w:t>THW</w:t>
            </w:r>
            <w:r w:rsidRPr="00A204C7">
              <w:rPr>
                <w:lang w:eastAsia="en-GB"/>
              </w:rPr>
              <w:fldChar w:fldCharType="end"/>
            </w:r>
            <w:r w:rsidRPr="00A204C7">
              <w:rPr>
                <w:lang w:eastAsia="de-DE"/>
              </w:rPr>
              <w:t xml:space="preserve"> </w:t>
            </w:r>
            <w:r>
              <w:rPr>
                <w:lang w:eastAsia="de-DE"/>
              </w:rPr>
              <w:t>3</w:t>
            </w:r>
            <w:r>
              <w:rPr>
                <w:vertAlign w:val="superscript"/>
                <w:lang w:eastAsia="de-DE"/>
              </w:rPr>
              <w:t>r</w:t>
            </w:r>
            <w:r w:rsidRPr="00A204C7">
              <w:rPr>
                <w:vertAlign w:val="superscript"/>
                <w:lang w:eastAsia="de-DE"/>
              </w:rPr>
              <w:t>d</w:t>
            </w:r>
            <w:r w:rsidRPr="00A204C7">
              <w:rPr>
                <w:lang w:eastAsia="de-DE"/>
              </w:rPr>
              <w:t xml:space="preserve"> Flight Set (SAT-</w:t>
            </w:r>
            <w:r w:rsidR="0054402E">
              <w:rPr>
                <w:lang w:eastAsia="de-DE"/>
              </w:rPr>
              <w:t>C</w:t>
            </w:r>
            <w:r w:rsidRPr="00A204C7">
              <w:rPr>
                <w:lang w:eastAsia="de-DE"/>
              </w:rPr>
              <w:t>)</w:t>
            </w:r>
          </w:p>
        </w:tc>
        <w:tc>
          <w:tcPr>
            <w:tcW w:w="961" w:type="dxa"/>
            <w:shd w:val="clear" w:color="auto" w:fill="auto"/>
            <w:vAlign w:val="center"/>
          </w:tcPr>
          <w:p w14:paraId="2C56B4C2" w14:textId="07B0B39C" w:rsidR="00E06C2C" w:rsidRPr="00502255" w:rsidRDefault="0054402E" w:rsidP="00AD738A">
            <w:pPr>
              <w:jc w:val="center"/>
              <w:rPr>
                <w:lang w:eastAsia="de-DE"/>
              </w:rPr>
            </w:pPr>
            <w:r>
              <w:rPr>
                <w:lang w:eastAsia="de-DE"/>
              </w:rPr>
              <w:t>1</w:t>
            </w:r>
          </w:p>
        </w:tc>
        <w:tc>
          <w:tcPr>
            <w:tcW w:w="2674" w:type="dxa"/>
            <w:shd w:val="clear" w:color="auto" w:fill="auto"/>
            <w:vAlign w:val="center"/>
          </w:tcPr>
          <w:p w14:paraId="1561363E" w14:textId="2FD7801E" w:rsidR="00E06C2C" w:rsidRDefault="00E06C2C" w:rsidP="005A726A">
            <w:pPr>
              <w:jc w:val="left"/>
              <w:rPr>
                <w:rFonts w:cs="Arial"/>
                <w:color w:val="000000"/>
              </w:rPr>
            </w:pPr>
            <w:r>
              <w:rPr>
                <w:rFonts w:cs="Arial"/>
                <w:color w:val="000000"/>
              </w:rPr>
              <w:t>3</w:t>
            </w:r>
            <w:r>
              <w:rPr>
                <w:rFonts w:cs="Arial"/>
                <w:color w:val="000000"/>
                <w:vertAlign w:val="superscript"/>
              </w:rPr>
              <w:t>rd</w:t>
            </w:r>
            <w:r w:rsidRPr="00FB39F4">
              <w:rPr>
                <w:rFonts w:cs="Arial"/>
                <w:color w:val="000000"/>
              </w:rPr>
              <w:t xml:space="preserve"> Flight Set DRB</w:t>
            </w:r>
          </w:p>
        </w:tc>
      </w:tr>
      <w:tr w:rsidR="00A71888" w:rsidRPr="000D5123" w14:paraId="739361D0" w14:textId="77777777" w:rsidTr="00113442">
        <w:trPr>
          <w:trHeight w:val="429"/>
        </w:trPr>
        <w:tc>
          <w:tcPr>
            <w:tcW w:w="3823" w:type="dxa"/>
            <w:shd w:val="clear" w:color="auto" w:fill="auto"/>
            <w:vAlign w:val="center"/>
          </w:tcPr>
          <w:p w14:paraId="3D93410D" w14:textId="3A8C28B8" w:rsidR="00A71888" w:rsidRPr="00A93E3B" w:rsidRDefault="00FA36FB" w:rsidP="005A726A">
            <w:pPr>
              <w:jc w:val="left"/>
              <w:rPr>
                <w:highlight w:val="yellow"/>
                <w:lang w:eastAsia="de-DE"/>
              </w:rPr>
            </w:pPr>
            <w:r w:rsidRPr="00E701AC">
              <w:rPr>
                <w:color w:val="000000" w:themeColor="text1"/>
              </w:rPr>
              <w:t>Spare</w:t>
            </w:r>
            <w:r w:rsidR="00AD738A" w:rsidRPr="00E701AC">
              <w:rPr>
                <w:color w:val="000000" w:themeColor="text1"/>
              </w:rPr>
              <w:t xml:space="preserve"> </w:t>
            </w:r>
            <w:r w:rsidRPr="00E701AC">
              <w:rPr>
                <w:color w:val="000000" w:themeColor="text1"/>
              </w:rPr>
              <w:t>approach</w:t>
            </w:r>
            <w:r w:rsidR="00AD738A" w:rsidRPr="00E701AC">
              <w:rPr>
                <w:color w:val="000000" w:themeColor="text1"/>
              </w:rPr>
              <w:t xml:space="preserve"> </w:t>
            </w:r>
            <w:r w:rsidR="00775285" w:rsidRPr="00E701AC">
              <w:rPr>
                <w:color w:val="000000" w:themeColor="text1"/>
              </w:rPr>
              <w:t>as defined in 4.6</w:t>
            </w:r>
          </w:p>
        </w:tc>
        <w:tc>
          <w:tcPr>
            <w:tcW w:w="961" w:type="dxa"/>
            <w:shd w:val="clear" w:color="auto" w:fill="auto"/>
            <w:vAlign w:val="center"/>
          </w:tcPr>
          <w:p w14:paraId="5533728D" w14:textId="30EABC02" w:rsidR="00A71888" w:rsidRPr="00502255" w:rsidRDefault="00FA36FB" w:rsidP="00AD738A">
            <w:pPr>
              <w:jc w:val="center"/>
              <w:rPr>
                <w:lang w:eastAsia="de-DE"/>
              </w:rPr>
            </w:pPr>
            <w:r>
              <w:rPr>
                <w:lang w:eastAsia="de-DE"/>
              </w:rPr>
              <w:t>1</w:t>
            </w:r>
          </w:p>
        </w:tc>
        <w:tc>
          <w:tcPr>
            <w:tcW w:w="2674" w:type="dxa"/>
            <w:shd w:val="clear" w:color="auto" w:fill="auto"/>
            <w:vAlign w:val="center"/>
          </w:tcPr>
          <w:p w14:paraId="31BE7B77" w14:textId="4599E854" w:rsidR="00A71888" w:rsidRDefault="00A71888" w:rsidP="005A726A">
            <w:pPr>
              <w:jc w:val="left"/>
              <w:rPr>
                <w:rFonts w:cs="Arial"/>
                <w:color w:val="000000"/>
              </w:rPr>
            </w:pPr>
            <w:r>
              <w:rPr>
                <w:rFonts w:cs="Arial"/>
                <w:color w:val="000000"/>
              </w:rPr>
              <w:t>3 month</w:t>
            </w:r>
            <w:r w:rsidR="00FA1441">
              <w:rPr>
                <w:rFonts w:cs="Arial"/>
                <w:color w:val="000000"/>
              </w:rPr>
              <w:t>s</w:t>
            </w:r>
            <w:r>
              <w:rPr>
                <w:rFonts w:cs="Arial"/>
                <w:color w:val="000000"/>
              </w:rPr>
              <w:t xml:space="preserve"> after 1</w:t>
            </w:r>
            <w:r w:rsidRPr="00A71888">
              <w:rPr>
                <w:rFonts w:cs="Arial"/>
                <w:color w:val="000000"/>
                <w:vertAlign w:val="superscript"/>
              </w:rPr>
              <w:t>st</w:t>
            </w:r>
            <w:r>
              <w:rPr>
                <w:rFonts w:cs="Arial"/>
                <w:color w:val="000000"/>
              </w:rPr>
              <w:t xml:space="preserve"> flight set</w:t>
            </w:r>
          </w:p>
        </w:tc>
      </w:tr>
    </w:tbl>
    <w:p w14:paraId="696DE5C1" w14:textId="77777777" w:rsidR="00615882" w:rsidRDefault="00502255" w:rsidP="008027F0">
      <w:pPr>
        <w:pStyle w:val="Caption"/>
        <w:rPr>
          <w:lang w:val="en-US"/>
        </w:rPr>
      </w:pPr>
      <w:r>
        <w:br w:type="textWrapping" w:clear="all"/>
      </w:r>
    </w:p>
    <w:p w14:paraId="31F0E6ED" w14:textId="1B41C132" w:rsidR="008027F0" w:rsidRPr="00905481" w:rsidRDefault="00F80F80" w:rsidP="008027F0">
      <w:pPr>
        <w:pStyle w:val="Caption"/>
        <w:rPr>
          <w:lang w:val="en-US"/>
        </w:rPr>
      </w:pPr>
      <w:bookmarkStart w:id="7183" w:name="_Toc223513480"/>
      <w:r w:rsidRPr="00905481">
        <w:rPr>
          <w:lang w:val="en-US"/>
        </w:rPr>
        <w:t xml:space="preserve">Table </w:t>
      </w:r>
      <w:r w:rsidR="00905481">
        <w:rPr>
          <w:lang w:val="en-US"/>
        </w:rPr>
        <w:fldChar w:fldCharType="begin"/>
      </w:r>
      <w:r w:rsidR="00905481">
        <w:rPr>
          <w:lang w:val="en-US"/>
        </w:rPr>
        <w:instrText xml:space="preserve"> STYLEREF 1 \s </w:instrText>
      </w:r>
      <w:r w:rsidR="00905481">
        <w:rPr>
          <w:lang w:val="en-US"/>
        </w:rPr>
        <w:fldChar w:fldCharType="separate"/>
      </w:r>
      <w:r w:rsidR="00854A33">
        <w:rPr>
          <w:noProof/>
          <w:lang w:val="en-US"/>
        </w:rPr>
        <w:t>4</w:t>
      </w:r>
      <w:r w:rsidR="00905481">
        <w:rPr>
          <w:lang w:val="en-US"/>
        </w:rPr>
        <w:fldChar w:fldCharType="end"/>
      </w:r>
      <w:r w:rsidR="00905481">
        <w:rPr>
          <w:lang w:val="en-US"/>
        </w:rPr>
        <w:noBreakHyphen/>
      </w:r>
      <w:r w:rsidR="00905481">
        <w:rPr>
          <w:lang w:val="en-US"/>
        </w:rPr>
        <w:fldChar w:fldCharType="begin"/>
      </w:r>
      <w:r w:rsidR="00905481">
        <w:rPr>
          <w:lang w:val="en-US"/>
        </w:rPr>
        <w:instrText xml:space="preserve"> SEQ Table \* ARABIC \s 1 </w:instrText>
      </w:r>
      <w:r w:rsidR="00905481">
        <w:rPr>
          <w:lang w:val="en-US"/>
        </w:rPr>
        <w:fldChar w:fldCharType="separate"/>
      </w:r>
      <w:r w:rsidR="00854A33">
        <w:rPr>
          <w:noProof/>
          <w:lang w:val="en-US"/>
        </w:rPr>
        <w:t>1</w:t>
      </w:r>
      <w:r w:rsidR="00905481">
        <w:rPr>
          <w:lang w:val="en-US"/>
        </w:rPr>
        <w:fldChar w:fldCharType="end"/>
      </w:r>
      <w:r w:rsidRPr="00905481">
        <w:rPr>
          <w:lang w:val="en-US"/>
        </w:rPr>
        <w:t xml:space="preserve">: </w:t>
      </w:r>
      <w:r w:rsidR="007775D6" w:rsidRPr="00905481">
        <w:rPr>
          <w:lang w:val="fr-FR"/>
        </w:rPr>
        <w:fldChar w:fldCharType="begin"/>
      </w:r>
      <w:r w:rsidR="007775D6" w:rsidRPr="00905481">
        <w:rPr>
          <w:lang w:val="en-US"/>
        </w:rPr>
        <w:instrText xml:space="preserve"> DOCPROPERTY  Project  \* MERGEFORMAT </w:instrText>
      </w:r>
      <w:r w:rsidR="007775D6" w:rsidRPr="00905481">
        <w:rPr>
          <w:lang w:val="fr-FR"/>
        </w:rPr>
        <w:fldChar w:fldCharType="separate"/>
      </w:r>
      <w:r w:rsidR="00DC585D">
        <w:rPr>
          <w:lang w:val="en-US"/>
        </w:rPr>
        <w:t>S2NG</w:t>
      </w:r>
      <w:r w:rsidR="007775D6" w:rsidRPr="00905481">
        <w:rPr>
          <w:lang w:val="fr-FR"/>
        </w:rPr>
        <w:fldChar w:fldCharType="end"/>
      </w:r>
      <w:r w:rsidR="00EB013F" w:rsidRPr="00905481">
        <w:rPr>
          <w:lang w:val="en-US"/>
        </w:rPr>
        <w:t xml:space="preserve"> </w:t>
      </w:r>
      <w:r w:rsidRPr="00905481">
        <w:rPr>
          <w:lang w:val="en-US"/>
        </w:rPr>
        <w:t>Hardware Delivery Requirements</w:t>
      </w:r>
      <w:bookmarkEnd w:id="7183"/>
    </w:p>
    <w:p w14:paraId="467FD87A" w14:textId="77777777" w:rsidR="00DF5AFE" w:rsidRDefault="00DF5AFE" w:rsidP="00A71888">
      <w:pPr>
        <w:tabs>
          <w:tab w:val="left" w:pos="792"/>
        </w:tabs>
        <w:spacing w:before="89" w:line="220" w:lineRule="exact"/>
        <w:jc w:val="left"/>
        <w:textAlignment w:val="baseline"/>
        <w:rPr>
          <w:rFonts w:eastAsia="Arial"/>
        </w:rPr>
      </w:pPr>
    </w:p>
    <w:p w14:paraId="73BFA946" w14:textId="271AB433" w:rsidR="00A71888" w:rsidRDefault="00A71888" w:rsidP="00A71888">
      <w:pPr>
        <w:tabs>
          <w:tab w:val="left" w:pos="792"/>
        </w:tabs>
        <w:spacing w:before="89" w:line="220" w:lineRule="exact"/>
        <w:jc w:val="left"/>
        <w:textAlignment w:val="baseline"/>
        <w:rPr>
          <w:rFonts w:eastAsia="Arial"/>
        </w:rPr>
      </w:pPr>
      <w:r w:rsidRPr="001F3C65">
        <w:rPr>
          <w:rFonts w:eastAsia="Arial"/>
        </w:rPr>
        <w:t xml:space="preserve">For each delivery: Delivered in suitable Transport Container and </w:t>
      </w:r>
      <w:r w:rsidR="00775285">
        <w:rPr>
          <w:rFonts w:eastAsia="Arial"/>
        </w:rPr>
        <w:t>a</w:t>
      </w:r>
      <w:r w:rsidRPr="001F3C65">
        <w:rPr>
          <w:rFonts w:eastAsia="Arial"/>
        </w:rPr>
        <w:t>ny cables, harness jigs and tools needed for handling of the unit</w:t>
      </w:r>
      <w:r>
        <w:rPr>
          <w:rFonts w:eastAsia="Arial"/>
        </w:rPr>
        <w:t xml:space="preserve">. </w:t>
      </w:r>
    </w:p>
    <w:p w14:paraId="07FF9FDF" w14:textId="74A4ECA6" w:rsidR="006E5D0A" w:rsidRDefault="006E5D0A" w:rsidP="00A71888">
      <w:pPr>
        <w:tabs>
          <w:tab w:val="left" w:pos="792"/>
        </w:tabs>
        <w:spacing w:before="89" w:line="220" w:lineRule="exact"/>
        <w:jc w:val="left"/>
        <w:textAlignment w:val="baseline"/>
        <w:rPr>
          <w:rFonts w:eastAsia="Arial"/>
        </w:rPr>
      </w:pPr>
    </w:p>
    <w:p w14:paraId="6EBF07D4" w14:textId="6893A330" w:rsidR="006E5D0A" w:rsidRDefault="006E5D0A" w:rsidP="006E5D0A">
      <w:pPr>
        <w:tabs>
          <w:tab w:val="left" w:pos="2255"/>
        </w:tabs>
      </w:pPr>
      <w:r>
        <w:t xml:space="preserve">The Hardware shall be delivered in a visibly clean state, verified by inspection under white light at the </w:t>
      </w:r>
      <w:proofErr w:type="gramStart"/>
      <w:r>
        <w:t>suppliers</w:t>
      </w:r>
      <w:proofErr w:type="gramEnd"/>
      <w:r>
        <w:t xml:space="preserve"> premises as per ECSS-Q-ST-70-01. The maximum levels of allowable contamination being MOC (200ng/cm2) and PAC (300ppm).</w:t>
      </w:r>
    </w:p>
    <w:p w14:paraId="02E85F47" w14:textId="77777777" w:rsidR="0025177A" w:rsidRDefault="0025177A" w:rsidP="006E5D0A">
      <w:pPr>
        <w:tabs>
          <w:tab w:val="left" w:pos="2255"/>
        </w:tabs>
      </w:pPr>
    </w:p>
    <w:p w14:paraId="6F70D536" w14:textId="790014DB" w:rsidR="007803AA" w:rsidRPr="007D3208" w:rsidRDefault="007803AA" w:rsidP="007D3208">
      <w:pPr>
        <w:pStyle w:val="Heading2"/>
        <w:ind w:left="576"/>
      </w:pPr>
      <w:bookmarkStart w:id="7184" w:name="_Toc223513462"/>
      <w:r w:rsidRPr="007D3208">
        <w:t>Thermal Hardware Integration Activities</w:t>
      </w:r>
      <w:bookmarkEnd w:id="7184"/>
    </w:p>
    <w:p w14:paraId="56B05AC6" w14:textId="77777777" w:rsidR="007803AA" w:rsidRPr="007803AA" w:rsidRDefault="007803AA" w:rsidP="00905481">
      <w:pPr>
        <w:tabs>
          <w:tab w:val="left" w:pos="792"/>
        </w:tabs>
        <w:spacing w:before="89" w:line="220" w:lineRule="exact"/>
        <w:textAlignment w:val="baseline"/>
        <w:rPr>
          <w:rFonts w:eastAsia="Arial"/>
        </w:rPr>
      </w:pPr>
      <w:r w:rsidRPr="007803AA">
        <w:rPr>
          <w:rFonts w:eastAsia="Arial"/>
        </w:rPr>
        <w:t>The Option to integrate the Thermal Hardware is a Mandatory Option.</w:t>
      </w:r>
    </w:p>
    <w:p w14:paraId="31FE5558" w14:textId="2F17251F" w:rsidR="007803AA" w:rsidRDefault="007803AA" w:rsidP="00905481">
      <w:pPr>
        <w:tabs>
          <w:tab w:val="left" w:pos="792"/>
        </w:tabs>
        <w:spacing w:before="89" w:line="220" w:lineRule="exact"/>
        <w:textAlignment w:val="baseline"/>
        <w:rPr>
          <w:rFonts w:eastAsia="Arial"/>
        </w:rPr>
      </w:pPr>
      <w:proofErr w:type="gramStart"/>
      <w:r w:rsidRPr="007803AA">
        <w:rPr>
          <w:rFonts w:eastAsia="Arial"/>
        </w:rPr>
        <w:t>Generally</w:t>
      </w:r>
      <w:proofErr w:type="gramEnd"/>
      <w:r w:rsidRPr="007803AA">
        <w:rPr>
          <w:rFonts w:eastAsia="Arial"/>
        </w:rPr>
        <w:t xml:space="preserve"> the thermal hardware shall be delivered to Airbus Defence and Space GmbH and integrated to the</w:t>
      </w:r>
      <w:r w:rsidR="001B3007">
        <w:rPr>
          <w:rFonts w:eastAsia="Arial"/>
        </w:rPr>
        <w:t xml:space="preserve"> </w:t>
      </w:r>
      <w:r w:rsidRPr="007803AA">
        <w:rPr>
          <w:rFonts w:eastAsia="Arial"/>
        </w:rPr>
        <w:t>satellite in Airbus Defence and Space GmbH’s clean room.</w:t>
      </w:r>
    </w:p>
    <w:p w14:paraId="687F851B" w14:textId="43DA7931" w:rsidR="007D5CC9" w:rsidRDefault="007D5CC9" w:rsidP="00D31013">
      <w:pPr>
        <w:pStyle w:val="Astrium-Normal"/>
        <w:rPr>
          <w:lang w:eastAsia="en-GB"/>
        </w:rPr>
      </w:pPr>
    </w:p>
    <w:p w14:paraId="780FAE29" w14:textId="77777777" w:rsidR="00F80F80" w:rsidRPr="00A4791F" w:rsidRDefault="00F80F80" w:rsidP="00196EE2">
      <w:pPr>
        <w:pStyle w:val="Heading2"/>
        <w:ind w:left="576"/>
      </w:pPr>
      <w:bookmarkStart w:id="7185" w:name="_Toc223513463"/>
      <w:r w:rsidRPr="00A4791F">
        <w:t>Software and Firmware deliveries</w:t>
      </w:r>
      <w:bookmarkEnd w:id="7185"/>
    </w:p>
    <w:p w14:paraId="48D43F28" w14:textId="69D61DC2" w:rsidR="00CA4CD6" w:rsidRDefault="00CA4CD6" w:rsidP="00CA4CD6">
      <w:pPr>
        <w:pStyle w:val="Astrium-Normal"/>
        <w:rPr>
          <w:lang w:val="en-US" w:eastAsia="en-GB"/>
        </w:rPr>
      </w:pPr>
      <w:r>
        <w:rPr>
          <w:lang w:eastAsia="en-GB"/>
        </w:rPr>
        <w:t xml:space="preserve">No separate </w:t>
      </w:r>
      <w:r w:rsidRPr="007819A9">
        <w:rPr>
          <w:lang w:eastAsia="en-GB"/>
        </w:rPr>
        <w:t>software and firmware deliveries</w:t>
      </w:r>
      <w:r w:rsidRPr="007819A9">
        <w:rPr>
          <w:lang w:val="en-US" w:eastAsia="en-GB"/>
        </w:rPr>
        <w:t xml:space="preserve"> </w:t>
      </w:r>
      <w:r>
        <w:rPr>
          <w:lang w:val="en-US" w:eastAsia="en-GB"/>
        </w:rPr>
        <w:t>are expected.</w:t>
      </w:r>
    </w:p>
    <w:p w14:paraId="70E15011" w14:textId="48FC5D4E" w:rsidR="00F80F80" w:rsidRDefault="00F80F80" w:rsidP="00F80F80">
      <w:pPr>
        <w:pStyle w:val="Astrium-Normal"/>
        <w:rPr>
          <w:lang w:val="en-US" w:eastAsia="en-GB"/>
        </w:rPr>
      </w:pPr>
    </w:p>
    <w:p w14:paraId="34087F5A" w14:textId="4A1578AB" w:rsidR="001D6F70" w:rsidRPr="00196EE2" w:rsidRDefault="007D3208" w:rsidP="00196EE2">
      <w:pPr>
        <w:pStyle w:val="Heading2"/>
        <w:ind w:left="576"/>
      </w:pPr>
      <w:bookmarkStart w:id="7186" w:name="_Toc160782751"/>
      <w:bookmarkStart w:id="7187" w:name="_Hlk169096232"/>
      <w:bookmarkStart w:id="7188" w:name="_Toc223513464"/>
      <w:r>
        <w:t xml:space="preserve">Data and </w:t>
      </w:r>
      <w:r w:rsidR="001D6F70" w:rsidRPr="00196EE2">
        <w:t>Mathematical Models</w:t>
      </w:r>
      <w:bookmarkEnd w:id="7188"/>
      <w:r w:rsidR="001D6F70" w:rsidRPr="00196EE2">
        <w:t xml:space="preserve"> </w:t>
      </w:r>
      <w:bookmarkEnd w:id="7186"/>
    </w:p>
    <w:p w14:paraId="7E5F7F50" w14:textId="4E19F244" w:rsidR="00DC73C7" w:rsidRPr="00A92848" w:rsidRDefault="00DC73C7" w:rsidP="00DC73C7">
      <w:pPr>
        <w:spacing w:before="161" w:after="234" w:line="212" w:lineRule="exact"/>
        <w:ind w:left="72"/>
        <w:textAlignment w:val="baseline"/>
        <w:rPr>
          <w:lang w:eastAsia="de-DE"/>
        </w:rPr>
      </w:pPr>
      <w:r>
        <w:rPr>
          <w:lang w:eastAsia="de-DE"/>
        </w:rPr>
        <w:t>[</w:t>
      </w:r>
      <w:r w:rsidRPr="00D84FC2">
        <w:rPr>
          <w:lang w:eastAsia="de-DE"/>
        </w:rPr>
        <w:t>GSOW §7.</w:t>
      </w:r>
      <w:r w:rsidR="00C67F56">
        <w:rPr>
          <w:lang w:eastAsia="de-DE"/>
        </w:rPr>
        <w:t>1.3</w:t>
      </w:r>
      <w:r>
        <w:rPr>
          <w:lang w:eastAsia="de-DE"/>
        </w:rPr>
        <w:t xml:space="preserve">]: </w:t>
      </w:r>
      <w:r w:rsidRPr="00A92848">
        <w:rPr>
          <w:lang w:eastAsia="de-DE"/>
        </w:rPr>
        <w:t>The following items are required to be delivered in addition.</w:t>
      </w:r>
    </w:p>
    <w:tbl>
      <w:tblPr>
        <w:tblW w:w="0" w:type="auto"/>
        <w:tblInd w:w="14" w:type="dxa"/>
        <w:tblLayout w:type="fixed"/>
        <w:tblCellMar>
          <w:left w:w="0" w:type="dxa"/>
          <w:bottom w:w="57" w:type="dxa"/>
          <w:right w:w="57" w:type="dxa"/>
        </w:tblCellMar>
        <w:tblLook w:val="04A0" w:firstRow="1" w:lastRow="0" w:firstColumn="1" w:lastColumn="0" w:noHBand="0" w:noVBand="1"/>
      </w:tblPr>
      <w:tblGrid>
        <w:gridCol w:w="605"/>
        <w:gridCol w:w="3486"/>
        <w:gridCol w:w="1127"/>
        <w:gridCol w:w="1141"/>
        <w:gridCol w:w="2876"/>
      </w:tblGrid>
      <w:tr w:rsidR="00863F16" w14:paraId="4C90FA42" w14:textId="77777777" w:rsidTr="00905481">
        <w:trPr>
          <w:trHeight w:hRule="exact" w:val="637"/>
        </w:trPr>
        <w:tc>
          <w:tcPr>
            <w:tcW w:w="605" w:type="dxa"/>
            <w:tcBorders>
              <w:top w:val="single" w:sz="5" w:space="0" w:color="000000"/>
              <w:left w:val="single" w:sz="5" w:space="0" w:color="000000"/>
              <w:bottom w:val="single" w:sz="5" w:space="0" w:color="000000"/>
              <w:right w:val="single" w:sz="5" w:space="0" w:color="000000"/>
            </w:tcBorders>
            <w:vAlign w:val="center"/>
          </w:tcPr>
          <w:p w14:paraId="1C1868FB" w14:textId="77777777" w:rsidR="00863F16" w:rsidRDefault="00863F16" w:rsidP="003C7E38">
            <w:pPr>
              <w:spacing w:before="72" w:after="52" w:line="212" w:lineRule="exact"/>
              <w:jc w:val="center"/>
              <w:textAlignment w:val="baseline"/>
              <w:rPr>
                <w:rFonts w:eastAsia="Arial"/>
                <w:color w:val="000000"/>
                <w:sz w:val="19"/>
                <w:lang w:val="de-DE"/>
              </w:rPr>
            </w:pPr>
            <w:proofErr w:type="spellStart"/>
            <w:r>
              <w:rPr>
                <w:rFonts w:eastAsia="Arial"/>
                <w:color w:val="000000"/>
                <w:sz w:val="19"/>
                <w:lang w:val="de-DE"/>
              </w:rPr>
              <w:t>No</w:t>
            </w:r>
            <w:proofErr w:type="spellEnd"/>
            <w:r>
              <w:rPr>
                <w:rFonts w:eastAsia="Arial"/>
                <w:color w:val="000000"/>
                <w:sz w:val="19"/>
                <w:lang w:val="de-DE"/>
              </w:rPr>
              <w:t>.</w:t>
            </w:r>
          </w:p>
        </w:tc>
        <w:tc>
          <w:tcPr>
            <w:tcW w:w="3486" w:type="dxa"/>
            <w:tcBorders>
              <w:top w:val="single" w:sz="5" w:space="0" w:color="000000"/>
              <w:left w:val="single" w:sz="5" w:space="0" w:color="000000"/>
              <w:bottom w:val="single" w:sz="5" w:space="0" w:color="000000"/>
              <w:right w:val="single" w:sz="5" w:space="0" w:color="000000"/>
            </w:tcBorders>
            <w:vAlign w:val="center"/>
          </w:tcPr>
          <w:p w14:paraId="6F8020E6" w14:textId="77777777" w:rsidR="00863F16" w:rsidRDefault="00863F16" w:rsidP="003C7E38">
            <w:pPr>
              <w:spacing w:before="72" w:after="52" w:line="212" w:lineRule="exact"/>
              <w:ind w:left="105"/>
              <w:textAlignment w:val="baseline"/>
              <w:rPr>
                <w:rFonts w:eastAsia="Arial"/>
                <w:color w:val="000000"/>
                <w:sz w:val="19"/>
                <w:lang w:val="de-DE"/>
              </w:rPr>
            </w:pPr>
            <w:r>
              <w:rPr>
                <w:rFonts w:eastAsia="Arial"/>
                <w:color w:val="000000"/>
                <w:sz w:val="19"/>
                <w:lang w:val="de-DE"/>
              </w:rPr>
              <w:t>Item</w:t>
            </w:r>
          </w:p>
        </w:tc>
        <w:tc>
          <w:tcPr>
            <w:tcW w:w="1127" w:type="dxa"/>
            <w:tcBorders>
              <w:top w:val="single" w:sz="5" w:space="0" w:color="000000"/>
              <w:left w:val="single" w:sz="5" w:space="0" w:color="000000"/>
              <w:bottom w:val="single" w:sz="5" w:space="0" w:color="000000"/>
              <w:right w:val="single" w:sz="5" w:space="0" w:color="000000"/>
            </w:tcBorders>
            <w:vAlign w:val="center"/>
          </w:tcPr>
          <w:p w14:paraId="217B0ED8" w14:textId="77777777" w:rsidR="00863F16" w:rsidRDefault="00863F16" w:rsidP="003C7E38">
            <w:pPr>
              <w:spacing w:before="72" w:after="52" w:line="212" w:lineRule="exact"/>
              <w:ind w:left="100"/>
              <w:textAlignment w:val="baseline"/>
              <w:rPr>
                <w:rFonts w:eastAsia="Arial"/>
                <w:color w:val="000000"/>
                <w:sz w:val="19"/>
                <w:lang w:val="de-DE"/>
              </w:rPr>
            </w:pPr>
            <w:r>
              <w:rPr>
                <w:rFonts w:eastAsia="Arial"/>
                <w:color w:val="000000"/>
                <w:sz w:val="19"/>
                <w:lang w:val="de-DE"/>
              </w:rPr>
              <w:t>Version / Release</w:t>
            </w:r>
          </w:p>
        </w:tc>
        <w:tc>
          <w:tcPr>
            <w:tcW w:w="1141" w:type="dxa"/>
            <w:tcBorders>
              <w:top w:val="single" w:sz="5" w:space="0" w:color="000000"/>
              <w:left w:val="single" w:sz="5" w:space="0" w:color="000000"/>
              <w:bottom w:val="single" w:sz="5" w:space="0" w:color="000000"/>
              <w:right w:val="single" w:sz="5" w:space="0" w:color="000000"/>
            </w:tcBorders>
            <w:vAlign w:val="center"/>
          </w:tcPr>
          <w:p w14:paraId="08F52E8B" w14:textId="77777777" w:rsidR="00863F16" w:rsidRDefault="00863F16" w:rsidP="003C7E38">
            <w:pPr>
              <w:spacing w:before="72" w:after="52" w:line="212" w:lineRule="exact"/>
              <w:ind w:left="96"/>
              <w:textAlignment w:val="baseline"/>
              <w:rPr>
                <w:rFonts w:eastAsia="Arial"/>
                <w:color w:val="000000"/>
                <w:sz w:val="19"/>
                <w:lang w:val="de-DE"/>
              </w:rPr>
            </w:pPr>
            <w:proofErr w:type="spellStart"/>
            <w:r>
              <w:rPr>
                <w:rFonts w:eastAsia="Arial"/>
                <w:color w:val="000000"/>
                <w:sz w:val="19"/>
                <w:lang w:val="de-DE"/>
              </w:rPr>
              <w:t>Delivery</w:t>
            </w:r>
            <w:proofErr w:type="spellEnd"/>
            <w:r>
              <w:rPr>
                <w:rFonts w:eastAsia="Arial"/>
                <w:color w:val="000000"/>
                <w:sz w:val="19"/>
                <w:lang w:val="de-DE"/>
              </w:rPr>
              <w:t xml:space="preserve"> Date</w:t>
            </w:r>
          </w:p>
        </w:tc>
        <w:tc>
          <w:tcPr>
            <w:tcW w:w="2876" w:type="dxa"/>
            <w:tcBorders>
              <w:top w:val="single" w:sz="5" w:space="0" w:color="000000"/>
              <w:left w:val="single" w:sz="5" w:space="0" w:color="000000"/>
              <w:bottom w:val="single" w:sz="5" w:space="0" w:color="000000"/>
              <w:right w:val="single" w:sz="5" w:space="0" w:color="000000"/>
            </w:tcBorders>
            <w:vAlign w:val="center"/>
          </w:tcPr>
          <w:p w14:paraId="41073535" w14:textId="77777777" w:rsidR="00863F16" w:rsidRDefault="00863F16" w:rsidP="003C7E38">
            <w:pPr>
              <w:spacing w:before="72" w:after="52" w:line="212" w:lineRule="exact"/>
              <w:ind w:left="96"/>
              <w:textAlignment w:val="baseline"/>
              <w:rPr>
                <w:rFonts w:eastAsia="Arial"/>
                <w:color w:val="000000"/>
                <w:sz w:val="19"/>
                <w:lang w:val="de-DE"/>
              </w:rPr>
            </w:pPr>
            <w:r>
              <w:rPr>
                <w:rFonts w:eastAsia="Arial"/>
                <w:color w:val="000000"/>
                <w:sz w:val="19"/>
                <w:lang w:val="de-DE"/>
              </w:rPr>
              <w:t xml:space="preserve">Place of </w:t>
            </w:r>
            <w:proofErr w:type="spellStart"/>
            <w:r>
              <w:rPr>
                <w:rFonts w:eastAsia="Arial"/>
                <w:color w:val="000000"/>
                <w:sz w:val="19"/>
                <w:lang w:val="de-DE"/>
              </w:rPr>
              <w:t>Delivery</w:t>
            </w:r>
            <w:proofErr w:type="spellEnd"/>
          </w:p>
        </w:tc>
      </w:tr>
      <w:tr w:rsidR="00863F16" w:rsidRPr="00D84FC2" w14:paraId="01BCDA55" w14:textId="77777777" w:rsidTr="00905481">
        <w:trPr>
          <w:trHeight w:val="20"/>
        </w:trPr>
        <w:tc>
          <w:tcPr>
            <w:tcW w:w="605" w:type="dxa"/>
            <w:tcBorders>
              <w:top w:val="single" w:sz="5" w:space="0" w:color="000000"/>
              <w:left w:val="single" w:sz="5" w:space="0" w:color="000000"/>
              <w:bottom w:val="single" w:sz="5" w:space="0" w:color="000000"/>
              <w:right w:val="single" w:sz="5" w:space="0" w:color="000000"/>
            </w:tcBorders>
            <w:vAlign w:val="center"/>
          </w:tcPr>
          <w:p w14:paraId="70DDA52B" w14:textId="77777777" w:rsidR="00863F16" w:rsidRPr="00D84FC2" w:rsidRDefault="00863F16" w:rsidP="003C7E38">
            <w:pPr>
              <w:spacing w:before="67" w:line="197" w:lineRule="exact"/>
              <w:jc w:val="center"/>
              <w:textAlignment w:val="baseline"/>
              <w:rPr>
                <w:rFonts w:eastAsia="Arial"/>
                <w:color w:val="000000"/>
                <w:sz w:val="19"/>
                <w:lang w:val="de-DE"/>
              </w:rPr>
            </w:pPr>
            <w:r>
              <w:rPr>
                <w:rFonts w:eastAsia="Arial"/>
                <w:color w:val="000000"/>
                <w:sz w:val="19"/>
                <w:lang w:val="de-DE"/>
              </w:rPr>
              <w:t>1</w:t>
            </w:r>
          </w:p>
        </w:tc>
        <w:tc>
          <w:tcPr>
            <w:tcW w:w="3486" w:type="dxa"/>
            <w:tcBorders>
              <w:top w:val="single" w:sz="5" w:space="0" w:color="000000"/>
              <w:left w:val="single" w:sz="5" w:space="0" w:color="000000"/>
              <w:bottom w:val="single" w:sz="5" w:space="0" w:color="000000"/>
              <w:right w:val="single" w:sz="5" w:space="0" w:color="000000"/>
            </w:tcBorders>
            <w:vAlign w:val="center"/>
          </w:tcPr>
          <w:p w14:paraId="021651BE" w14:textId="198CE564" w:rsidR="00863F16" w:rsidRPr="00863F16" w:rsidRDefault="00863F16" w:rsidP="003C7E38">
            <w:pPr>
              <w:spacing w:before="67" w:line="197" w:lineRule="exact"/>
              <w:ind w:left="96"/>
              <w:jc w:val="left"/>
              <w:textAlignment w:val="baseline"/>
              <w:rPr>
                <w:rFonts w:eastAsia="Arial"/>
                <w:color w:val="000000"/>
                <w:sz w:val="19"/>
                <w:lang w:val="en-US"/>
              </w:rPr>
            </w:pPr>
            <w:r w:rsidRPr="00863F16">
              <w:rPr>
                <w:rFonts w:eastAsia="Arial"/>
                <w:color w:val="000000"/>
                <w:sz w:val="19"/>
                <w:lang w:val="en-US"/>
              </w:rPr>
              <w:t>CAD model in CATIA compatible format (</w:t>
            </w:r>
            <w:proofErr w:type="spellStart"/>
            <w:proofErr w:type="gramStart"/>
            <w:r w:rsidRPr="00863F16">
              <w:rPr>
                <w:rFonts w:eastAsia="Arial"/>
                <w:color w:val="000000"/>
                <w:sz w:val="19"/>
                <w:lang w:val="en-US"/>
              </w:rPr>
              <w:t>eg</w:t>
            </w:r>
            <w:proofErr w:type="spellEnd"/>
            <w:proofErr w:type="gramEnd"/>
            <w:r w:rsidRPr="00863F16">
              <w:rPr>
                <w:rFonts w:eastAsia="Arial"/>
                <w:color w:val="000000"/>
                <w:sz w:val="19"/>
                <w:lang w:val="en-US"/>
              </w:rPr>
              <w:t xml:space="preserve"> </w:t>
            </w:r>
            <w:r>
              <w:t>STEP AP214)</w:t>
            </w:r>
          </w:p>
        </w:tc>
        <w:tc>
          <w:tcPr>
            <w:tcW w:w="1127" w:type="dxa"/>
            <w:tcBorders>
              <w:top w:val="single" w:sz="5" w:space="0" w:color="000000"/>
              <w:left w:val="single" w:sz="5" w:space="0" w:color="000000"/>
              <w:bottom w:val="single" w:sz="5" w:space="0" w:color="000000"/>
              <w:right w:val="single" w:sz="5" w:space="0" w:color="000000"/>
            </w:tcBorders>
            <w:vAlign w:val="center"/>
          </w:tcPr>
          <w:p w14:paraId="2D4AA7E3" w14:textId="77777777" w:rsidR="00863F16" w:rsidRPr="00D84FC2" w:rsidRDefault="00863F16" w:rsidP="003C7E38">
            <w:pPr>
              <w:spacing w:line="197" w:lineRule="exact"/>
              <w:ind w:left="100"/>
              <w:textAlignment w:val="baseline"/>
              <w:rPr>
                <w:rFonts w:eastAsia="Arial"/>
                <w:color w:val="000000"/>
                <w:sz w:val="19"/>
              </w:rPr>
            </w:pPr>
            <w:r>
              <w:rPr>
                <w:rFonts w:eastAsia="Arial"/>
                <w:color w:val="000000"/>
                <w:sz w:val="19"/>
              </w:rPr>
              <w:t>V1</w:t>
            </w:r>
          </w:p>
        </w:tc>
        <w:tc>
          <w:tcPr>
            <w:tcW w:w="1141" w:type="dxa"/>
            <w:tcBorders>
              <w:top w:val="single" w:sz="5" w:space="0" w:color="000000"/>
              <w:left w:val="single" w:sz="5" w:space="0" w:color="000000"/>
              <w:bottom w:val="single" w:sz="5" w:space="0" w:color="000000"/>
              <w:right w:val="single" w:sz="5" w:space="0" w:color="000000"/>
            </w:tcBorders>
            <w:vAlign w:val="center"/>
          </w:tcPr>
          <w:p w14:paraId="24177C58" w14:textId="77777777" w:rsidR="00863F16" w:rsidRPr="00D84FC2" w:rsidRDefault="00863F16" w:rsidP="003C7E38">
            <w:pPr>
              <w:spacing w:before="67" w:line="197" w:lineRule="exact"/>
              <w:ind w:left="96"/>
              <w:textAlignment w:val="baseline"/>
              <w:rPr>
                <w:rFonts w:eastAsia="Arial"/>
                <w:color w:val="000000"/>
                <w:sz w:val="19"/>
              </w:rPr>
            </w:pPr>
            <w:r w:rsidRPr="00D84FC2">
              <w:rPr>
                <w:rFonts w:eastAsia="Arial"/>
                <w:color w:val="000000"/>
                <w:sz w:val="19"/>
              </w:rPr>
              <w:t>At Kick-Off</w:t>
            </w:r>
          </w:p>
        </w:tc>
        <w:tc>
          <w:tcPr>
            <w:tcW w:w="2876" w:type="dxa"/>
            <w:tcBorders>
              <w:top w:val="single" w:sz="5" w:space="0" w:color="000000"/>
              <w:left w:val="single" w:sz="5" w:space="0" w:color="000000"/>
              <w:bottom w:val="single" w:sz="5" w:space="0" w:color="000000"/>
              <w:right w:val="single" w:sz="5" w:space="0" w:color="000000"/>
            </w:tcBorders>
            <w:vAlign w:val="center"/>
          </w:tcPr>
          <w:p w14:paraId="340A1463" w14:textId="77777777" w:rsidR="00863F16" w:rsidRPr="00D84FC2" w:rsidRDefault="00863F16" w:rsidP="003C7E38">
            <w:pPr>
              <w:spacing w:before="67" w:line="197" w:lineRule="exact"/>
              <w:ind w:left="96"/>
              <w:jc w:val="left"/>
              <w:textAlignment w:val="baseline"/>
              <w:rPr>
                <w:rFonts w:eastAsia="Arial"/>
                <w:color w:val="000000"/>
                <w:sz w:val="19"/>
              </w:rPr>
            </w:pPr>
            <w:r w:rsidRPr="00D84FC2">
              <w:rPr>
                <w:rFonts w:eastAsia="Arial"/>
                <w:color w:val="000000"/>
                <w:sz w:val="19"/>
                <w:lang w:val="de-DE"/>
              </w:rPr>
              <w:t>Airbus Defence &amp; Space GmbH, Immenstaad</w:t>
            </w:r>
          </w:p>
        </w:tc>
      </w:tr>
      <w:tr w:rsidR="00863F16" w14:paraId="6BAC1A86" w14:textId="77777777" w:rsidTr="00905481">
        <w:trPr>
          <w:trHeight w:val="557"/>
        </w:trPr>
        <w:tc>
          <w:tcPr>
            <w:tcW w:w="605" w:type="dxa"/>
            <w:tcBorders>
              <w:top w:val="single" w:sz="5" w:space="0" w:color="000000"/>
              <w:left w:val="single" w:sz="5" w:space="0" w:color="000000"/>
              <w:bottom w:val="single" w:sz="5" w:space="0" w:color="000000"/>
              <w:right w:val="single" w:sz="5" w:space="0" w:color="000000"/>
            </w:tcBorders>
            <w:vAlign w:val="center"/>
          </w:tcPr>
          <w:p w14:paraId="01651691" w14:textId="30825C92" w:rsidR="00863F16" w:rsidRDefault="00E664AB" w:rsidP="003C7E38">
            <w:pPr>
              <w:spacing w:before="72" w:line="202" w:lineRule="exact"/>
              <w:jc w:val="center"/>
              <w:textAlignment w:val="baseline"/>
              <w:rPr>
                <w:rFonts w:eastAsia="Arial"/>
                <w:color w:val="000000"/>
                <w:sz w:val="19"/>
                <w:lang w:val="de-DE"/>
              </w:rPr>
            </w:pPr>
            <w:r>
              <w:rPr>
                <w:rFonts w:eastAsia="Arial"/>
                <w:color w:val="000000"/>
                <w:sz w:val="19"/>
                <w:lang w:val="de-DE"/>
              </w:rPr>
              <w:t>2</w:t>
            </w:r>
          </w:p>
        </w:tc>
        <w:tc>
          <w:tcPr>
            <w:tcW w:w="3486" w:type="dxa"/>
            <w:tcBorders>
              <w:top w:val="single" w:sz="5" w:space="0" w:color="000000"/>
              <w:left w:val="single" w:sz="5" w:space="0" w:color="000000"/>
              <w:bottom w:val="single" w:sz="5" w:space="0" w:color="000000"/>
              <w:right w:val="single" w:sz="5" w:space="0" w:color="000000"/>
            </w:tcBorders>
            <w:vAlign w:val="center"/>
          </w:tcPr>
          <w:p w14:paraId="1E1F6290" w14:textId="119999CF" w:rsidR="00863F16" w:rsidRPr="00863F16" w:rsidRDefault="00863F16" w:rsidP="00062418">
            <w:pPr>
              <w:spacing w:before="67" w:line="197" w:lineRule="exact"/>
              <w:ind w:left="96"/>
              <w:jc w:val="left"/>
              <w:textAlignment w:val="baseline"/>
              <w:rPr>
                <w:rFonts w:eastAsia="Arial"/>
                <w:color w:val="000000"/>
                <w:sz w:val="19"/>
                <w:lang w:val="de-DE"/>
              </w:rPr>
            </w:pPr>
            <w:r w:rsidRPr="00863F16">
              <w:rPr>
                <w:rFonts w:eastAsia="Arial"/>
                <w:color w:val="000000"/>
                <w:sz w:val="19"/>
                <w:lang w:val="de-DE"/>
              </w:rPr>
              <w:t xml:space="preserve">MLI thermal </w:t>
            </w:r>
            <w:proofErr w:type="spellStart"/>
            <w:r w:rsidRPr="00863F16">
              <w:rPr>
                <w:rFonts w:eastAsia="Arial"/>
                <w:color w:val="000000"/>
                <w:sz w:val="19"/>
                <w:lang w:val="de-DE"/>
              </w:rPr>
              <w:t>performance</w:t>
            </w:r>
            <w:proofErr w:type="spellEnd"/>
            <w:r w:rsidRPr="00863F16">
              <w:rPr>
                <w:rFonts w:eastAsia="Arial"/>
                <w:color w:val="000000"/>
                <w:sz w:val="19"/>
                <w:lang w:val="de-DE"/>
              </w:rPr>
              <w:t xml:space="preserve"> </w:t>
            </w:r>
            <w:proofErr w:type="spellStart"/>
            <w:r w:rsidRPr="00863F16">
              <w:rPr>
                <w:rFonts w:eastAsia="Arial"/>
                <w:color w:val="000000"/>
                <w:sz w:val="19"/>
                <w:lang w:val="de-DE"/>
              </w:rPr>
              <w:t>data</w:t>
            </w:r>
            <w:proofErr w:type="spellEnd"/>
            <w:r w:rsidR="00905481">
              <w:rPr>
                <w:rFonts w:eastAsia="Arial"/>
                <w:color w:val="000000"/>
                <w:sz w:val="19"/>
                <w:lang w:val="de-DE"/>
              </w:rPr>
              <w:t xml:space="preserve"> </w:t>
            </w:r>
            <w:r w:rsidRPr="00863F16">
              <w:rPr>
                <w:rFonts w:eastAsia="Arial"/>
                <w:color w:val="000000"/>
                <w:sz w:val="19"/>
                <w:lang w:val="de-DE"/>
              </w:rPr>
              <w:t xml:space="preserve">* </w:t>
            </w:r>
          </w:p>
        </w:tc>
        <w:tc>
          <w:tcPr>
            <w:tcW w:w="1127" w:type="dxa"/>
            <w:tcBorders>
              <w:top w:val="single" w:sz="5" w:space="0" w:color="000000"/>
              <w:left w:val="single" w:sz="5" w:space="0" w:color="000000"/>
              <w:bottom w:val="single" w:sz="5" w:space="0" w:color="000000"/>
              <w:right w:val="single" w:sz="5" w:space="0" w:color="000000"/>
            </w:tcBorders>
            <w:vAlign w:val="center"/>
          </w:tcPr>
          <w:p w14:paraId="3514F665" w14:textId="77777777" w:rsidR="00863F16" w:rsidRDefault="00863F16" w:rsidP="00863F16">
            <w:pPr>
              <w:spacing w:before="72" w:line="202" w:lineRule="exact"/>
              <w:textAlignment w:val="baseline"/>
              <w:rPr>
                <w:rFonts w:eastAsia="Arial"/>
                <w:color w:val="000000"/>
                <w:sz w:val="19"/>
                <w:lang w:val="de-DE"/>
              </w:rPr>
            </w:pPr>
          </w:p>
        </w:tc>
        <w:tc>
          <w:tcPr>
            <w:tcW w:w="1141" w:type="dxa"/>
            <w:tcBorders>
              <w:top w:val="single" w:sz="5" w:space="0" w:color="000000"/>
              <w:left w:val="single" w:sz="5" w:space="0" w:color="000000"/>
              <w:bottom w:val="single" w:sz="5" w:space="0" w:color="000000"/>
              <w:right w:val="single" w:sz="5" w:space="0" w:color="000000"/>
            </w:tcBorders>
            <w:vAlign w:val="center"/>
          </w:tcPr>
          <w:p w14:paraId="003D5BFF" w14:textId="2EF96888" w:rsidR="00863F16" w:rsidRDefault="00775285" w:rsidP="003C7E38">
            <w:pPr>
              <w:spacing w:before="72" w:line="202" w:lineRule="exact"/>
              <w:ind w:left="96"/>
              <w:textAlignment w:val="baseline"/>
              <w:rPr>
                <w:rFonts w:eastAsia="Arial"/>
                <w:color w:val="000000"/>
                <w:sz w:val="19"/>
                <w:lang w:val="de-DE"/>
              </w:rPr>
            </w:pPr>
            <w:r>
              <w:rPr>
                <w:rFonts w:eastAsia="Arial"/>
                <w:color w:val="000000"/>
                <w:sz w:val="19"/>
                <w:lang w:val="de-DE"/>
              </w:rPr>
              <w:t>With DRB</w:t>
            </w:r>
          </w:p>
        </w:tc>
        <w:tc>
          <w:tcPr>
            <w:tcW w:w="2876" w:type="dxa"/>
            <w:tcBorders>
              <w:top w:val="single" w:sz="5" w:space="0" w:color="000000"/>
              <w:left w:val="single" w:sz="5" w:space="0" w:color="000000"/>
              <w:bottom w:val="single" w:sz="5" w:space="0" w:color="000000"/>
              <w:right w:val="single" w:sz="5" w:space="0" w:color="000000"/>
            </w:tcBorders>
            <w:vAlign w:val="center"/>
          </w:tcPr>
          <w:p w14:paraId="4CFEF28E" w14:textId="256C23E7" w:rsidR="00863F16" w:rsidRDefault="00863F16" w:rsidP="003C7E38">
            <w:pPr>
              <w:spacing w:before="72" w:line="202" w:lineRule="exact"/>
              <w:ind w:left="96"/>
              <w:jc w:val="left"/>
              <w:textAlignment w:val="baseline"/>
              <w:rPr>
                <w:rFonts w:eastAsia="Arial"/>
                <w:color w:val="000000"/>
                <w:sz w:val="19"/>
                <w:lang w:val="de-DE"/>
              </w:rPr>
            </w:pPr>
            <w:r>
              <w:rPr>
                <w:rFonts w:eastAsia="Arial"/>
                <w:color w:val="000000"/>
                <w:sz w:val="19"/>
                <w:lang w:val="de-DE"/>
              </w:rPr>
              <w:t>Airbus Defence &amp; Space GmbH, Immenstaad</w:t>
            </w:r>
          </w:p>
        </w:tc>
      </w:tr>
      <w:tr w:rsidR="00863F16" w14:paraId="547ED91D" w14:textId="77777777" w:rsidTr="00905481">
        <w:trPr>
          <w:trHeight w:val="796"/>
        </w:trPr>
        <w:tc>
          <w:tcPr>
            <w:tcW w:w="605" w:type="dxa"/>
            <w:tcBorders>
              <w:top w:val="single" w:sz="5" w:space="0" w:color="000000"/>
              <w:left w:val="single" w:sz="5" w:space="0" w:color="000000"/>
              <w:bottom w:val="single" w:sz="5" w:space="0" w:color="000000"/>
              <w:right w:val="single" w:sz="5" w:space="0" w:color="000000"/>
            </w:tcBorders>
            <w:vAlign w:val="center"/>
          </w:tcPr>
          <w:p w14:paraId="44826A8F" w14:textId="14260F34" w:rsidR="00863F16" w:rsidRDefault="00E664AB" w:rsidP="003C7E38">
            <w:pPr>
              <w:spacing w:before="72" w:line="202" w:lineRule="exact"/>
              <w:jc w:val="center"/>
              <w:textAlignment w:val="baseline"/>
              <w:rPr>
                <w:rFonts w:eastAsia="Arial"/>
                <w:color w:val="000000"/>
                <w:sz w:val="19"/>
                <w:lang w:val="de-DE"/>
              </w:rPr>
            </w:pPr>
            <w:r>
              <w:rPr>
                <w:rFonts w:eastAsia="Arial"/>
                <w:color w:val="000000"/>
                <w:sz w:val="19"/>
                <w:lang w:val="de-DE"/>
              </w:rPr>
              <w:lastRenderedPageBreak/>
              <w:t>3</w:t>
            </w:r>
          </w:p>
        </w:tc>
        <w:tc>
          <w:tcPr>
            <w:tcW w:w="3486" w:type="dxa"/>
            <w:tcBorders>
              <w:top w:val="single" w:sz="5" w:space="0" w:color="000000"/>
              <w:left w:val="single" w:sz="5" w:space="0" w:color="000000"/>
              <w:bottom w:val="single" w:sz="5" w:space="0" w:color="000000"/>
              <w:right w:val="single" w:sz="5" w:space="0" w:color="000000"/>
            </w:tcBorders>
            <w:vAlign w:val="center"/>
          </w:tcPr>
          <w:p w14:paraId="5A3ECEBB" w14:textId="04455646" w:rsidR="00863F16" w:rsidRPr="00863F16" w:rsidRDefault="00863F16" w:rsidP="00062418">
            <w:pPr>
              <w:spacing w:before="67" w:line="197" w:lineRule="exact"/>
              <w:ind w:left="96"/>
              <w:jc w:val="left"/>
              <w:textAlignment w:val="baseline"/>
              <w:rPr>
                <w:rFonts w:eastAsia="Arial"/>
                <w:color w:val="000000"/>
                <w:sz w:val="19"/>
                <w:lang w:val="de-DE"/>
              </w:rPr>
            </w:pPr>
            <w:r w:rsidRPr="00BC7A6A">
              <w:rPr>
                <w:rFonts w:eastAsia="Arial"/>
                <w:color w:val="000000"/>
                <w:sz w:val="19"/>
              </w:rPr>
              <w:t xml:space="preserve">All blanket and bonding templates shall be provided in a 1:1 scale vector format readable by the customer. </w:t>
            </w:r>
            <w:proofErr w:type="spellStart"/>
            <w:r w:rsidRPr="00863F16">
              <w:rPr>
                <w:rFonts w:eastAsia="Arial"/>
                <w:color w:val="000000"/>
                <w:sz w:val="19"/>
                <w:lang w:val="de-DE"/>
              </w:rPr>
              <w:t>Preferred</w:t>
            </w:r>
            <w:proofErr w:type="spellEnd"/>
            <w:r w:rsidRPr="00863F16">
              <w:rPr>
                <w:rFonts w:eastAsia="Arial"/>
                <w:color w:val="000000"/>
                <w:sz w:val="19"/>
                <w:lang w:val="de-DE"/>
              </w:rPr>
              <w:t xml:space="preserve"> </w:t>
            </w:r>
            <w:proofErr w:type="spellStart"/>
            <w:r w:rsidRPr="00863F16">
              <w:rPr>
                <w:rFonts w:eastAsia="Arial"/>
                <w:color w:val="000000"/>
                <w:sz w:val="19"/>
                <w:lang w:val="de-DE"/>
              </w:rPr>
              <w:t>formats</w:t>
            </w:r>
            <w:proofErr w:type="spellEnd"/>
            <w:r w:rsidRPr="00863F16">
              <w:rPr>
                <w:rFonts w:eastAsia="Arial"/>
                <w:color w:val="000000"/>
                <w:sz w:val="19"/>
                <w:lang w:val="de-DE"/>
              </w:rPr>
              <w:t xml:space="preserve"> </w:t>
            </w:r>
            <w:proofErr w:type="spellStart"/>
            <w:r w:rsidRPr="00863F16">
              <w:rPr>
                <w:rFonts w:eastAsia="Arial"/>
                <w:color w:val="000000"/>
                <w:sz w:val="19"/>
                <w:lang w:val="de-DE"/>
              </w:rPr>
              <w:t>are</w:t>
            </w:r>
            <w:proofErr w:type="spellEnd"/>
            <w:r w:rsidRPr="00863F16">
              <w:rPr>
                <w:rFonts w:eastAsia="Arial"/>
                <w:color w:val="000000"/>
                <w:sz w:val="19"/>
                <w:lang w:val="de-DE"/>
              </w:rPr>
              <w:t xml:space="preserve">: </w:t>
            </w:r>
            <w:proofErr w:type="spellStart"/>
            <w:r w:rsidRPr="00863F16">
              <w:rPr>
                <w:rFonts w:eastAsia="Arial"/>
                <w:color w:val="000000"/>
                <w:sz w:val="19"/>
                <w:lang w:val="de-DE"/>
              </w:rPr>
              <w:t>pdf</w:t>
            </w:r>
            <w:proofErr w:type="spellEnd"/>
            <w:r w:rsidRPr="00863F16">
              <w:rPr>
                <w:rFonts w:eastAsia="Arial"/>
                <w:color w:val="000000"/>
                <w:sz w:val="19"/>
                <w:lang w:val="de-DE"/>
              </w:rPr>
              <w:t xml:space="preserve">, </w:t>
            </w:r>
            <w:proofErr w:type="spellStart"/>
            <w:r w:rsidRPr="00863F16">
              <w:rPr>
                <w:rFonts w:eastAsia="Arial"/>
                <w:color w:val="000000"/>
                <w:sz w:val="19"/>
                <w:lang w:val="de-DE"/>
              </w:rPr>
              <w:t>hpgl</w:t>
            </w:r>
            <w:proofErr w:type="spellEnd"/>
            <w:r w:rsidRPr="00863F16">
              <w:rPr>
                <w:rFonts w:eastAsia="Arial"/>
                <w:color w:val="000000"/>
                <w:sz w:val="19"/>
                <w:lang w:val="de-DE"/>
              </w:rPr>
              <w:t xml:space="preserve">, </w:t>
            </w:r>
            <w:proofErr w:type="spellStart"/>
            <w:r w:rsidRPr="00863F16">
              <w:rPr>
                <w:rFonts w:eastAsia="Arial"/>
                <w:color w:val="000000"/>
                <w:sz w:val="19"/>
                <w:lang w:val="de-DE"/>
              </w:rPr>
              <w:t>dxf</w:t>
            </w:r>
            <w:proofErr w:type="spellEnd"/>
            <w:r w:rsidRPr="00863F16">
              <w:rPr>
                <w:rFonts w:eastAsia="Arial"/>
                <w:color w:val="000000"/>
                <w:sz w:val="19"/>
                <w:lang w:val="de-DE"/>
              </w:rPr>
              <w:t xml:space="preserve">, </w:t>
            </w:r>
            <w:proofErr w:type="spellStart"/>
            <w:r w:rsidRPr="00863F16">
              <w:rPr>
                <w:rFonts w:eastAsia="Arial"/>
                <w:color w:val="000000"/>
                <w:sz w:val="19"/>
                <w:lang w:val="de-DE"/>
              </w:rPr>
              <w:t>cgm</w:t>
            </w:r>
            <w:proofErr w:type="spellEnd"/>
          </w:p>
        </w:tc>
        <w:tc>
          <w:tcPr>
            <w:tcW w:w="1127" w:type="dxa"/>
            <w:tcBorders>
              <w:top w:val="single" w:sz="5" w:space="0" w:color="000000"/>
              <w:left w:val="single" w:sz="5" w:space="0" w:color="000000"/>
              <w:bottom w:val="single" w:sz="5" w:space="0" w:color="000000"/>
              <w:right w:val="single" w:sz="5" w:space="0" w:color="000000"/>
            </w:tcBorders>
            <w:vAlign w:val="center"/>
          </w:tcPr>
          <w:p w14:paraId="368DD385" w14:textId="77777777" w:rsidR="00863F16" w:rsidRDefault="00863F16" w:rsidP="00863F16">
            <w:pPr>
              <w:spacing w:before="72" w:line="202" w:lineRule="exact"/>
              <w:textAlignment w:val="baseline"/>
              <w:rPr>
                <w:rFonts w:eastAsia="Arial"/>
                <w:color w:val="000000"/>
                <w:sz w:val="19"/>
                <w:lang w:val="de-DE"/>
              </w:rPr>
            </w:pPr>
          </w:p>
        </w:tc>
        <w:tc>
          <w:tcPr>
            <w:tcW w:w="1141" w:type="dxa"/>
            <w:tcBorders>
              <w:top w:val="single" w:sz="5" w:space="0" w:color="000000"/>
              <w:left w:val="single" w:sz="5" w:space="0" w:color="000000"/>
              <w:bottom w:val="single" w:sz="5" w:space="0" w:color="000000"/>
              <w:right w:val="single" w:sz="5" w:space="0" w:color="000000"/>
            </w:tcBorders>
            <w:vAlign w:val="center"/>
          </w:tcPr>
          <w:p w14:paraId="79F86B42" w14:textId="4A2CE7D6" w:rsidR="00863F16" w:rsidRDefault="00863F16" w:rsidP="003C7E38">
            <w:pPr>
              <w:spacing w:before="72" w:line="202" w:lineRule="exact"/>
              <w:ind w:left="96"/>
              <w:textAlignment w:val="baseline"/>
              <w:rPr>
                <w:rFonts w:eastAsia="Arial"/>
                <w:color w:val="000000"/>
                <w:sz w:val="19"/>
                <w:lang w:val="de-DE"/>
              </w:rPr>
            </w:pPr>
            <w:r>
              <w:rPr>
                <w:rFonts w:eastAsia="Arial"/>
                <w:color w:val="000000"/>
                <w:sz w:val="19"/>
                <w:lang w:val="de-DE"/>
              </w:rPr>
              <w:t>With DRB</w:t>
            </w:r>
          </w:p>
        </w:tc>
        <w:tc>
          <w:tcPr>
            <w:tcW w:w="2876" w:type="dxa"/>
            <w:tcBorders>
              <w:top w:val="single" w:sz="5" w:space="0" w:color="000000"/>
              <w:left w:val="single" w:sz="5" w:space="0" w:color="000000"/>
              <w:bottom w:val="single" w:sz="5" w:space="0" w:color="000000"/>
              <w:right w:val="single" w:sz="5" w:space="0" w:color="000000"/>
            </w:tcBorders>
            <w:vAlign w:val="center"/>
          </w:tcPr>
          <w:p w14:paraId="4A37A9EE" w14:textId="48FAB0C4" w:rsidR="00863F16" w:rsidRDefault="00863F16" w:rsidP="003C7E38">
            <w:pPr>
              <w:spacing w:before="72" w:line="202" w:lineRule="exact"/>
              <w:ind w:left="96"/>
              <w:jc w:val="left"/>
              <w:textAlignment w:val="baseline"/>
              <w:rPr>
                <w:rFonts w:eastAsia="Arial"/>
                <w:color w:val="000000"/>
                <w:sz w:val="19"/>
                <w:lang w:val="de-DE"/>
              </w:rPr>
            </w:pPr>
            <w:r>
              <w:rPr>
                <w:rFonts w:eastAsia="Arial"/>
                <w:color w:val="000000"/>
                <w:sz w:val="19"/>
                <w:lang w:val="de-DE"/>
              </w:rPr>
              <w:t>Airbus Defence &amp; Space GmbH, Immenstaad</w:t>
            </w:r>
          </w:p>
        </w:tc>
      </w:tr>
    </w:tbl>
    <w:p w14:paraId="28A31D6C" w14:textId="77777777" w:rsidR="00863F16" w:rsidRDefault="00863F16" w:rsidP="00BC5A15">
      <w:pPr>
        <w:pStyle w:val="ASG-Normal"/>
      </w:pPr>
    </w:p>
    <w:p w14:paraId="10254BED" w14:textId="795ACD58" w:rsidR="00BC5A15" w:rsidRDefault="00BC5A15" w:rsidP="00863F16">
      <w:pPr>
        <w:pStyle w:val="ASG-Normal"/>
      </w:pPr>
      <w:r>
        <w:t xml:space="preserve">(*) for MLI and radiator </w:t>
      </w:r>
      <w:r w:rsidR="008B487F">
        <w:t>F</w:t>
      </w:r>
      <w:r>
        <w:t>SSM</w:t>
      </w:r>
      <w:r w:rsidR="000D2B33">
        <w:t>,</w:t>
      </w:r>
      <w:r>
        <w:t xml:space="preserve"> thermal performance (effective emissivity, heat transfer coefficient, thermo-optical surface properties) temperature-dependant performance data shall be provided.</w:t>
      </w:r>
    </w:p>
    <w:bookmarkEnd w:id="7187"/>
    <w:p w14:paraId="2E4FE7FF" w14:textId="77777777" w:rsidR="001D6F70" w:rsidRPr="00AB7771" w:rsidRDefault="001D6F70" w:rsidP="00F80F80">
      <w:pPr>
        <w:pStyle w:val="Astrium-Normal"/>
        <w:rPr>
          <w:lang w:val="en-US" w:eastAsia="en-GB"/>
        </w:rPr>
      </w:pPr>
    </w:p>
    <w:p w14:paraId="0EC993EA" w14:textId="77777777" w:rsidR="00F80F80" w:rsidRDefault="00F80F80" w:rsidP="00196EE2">
      <w:pPr>
        <w:pStyle w:val="Heading2"/>
        <w:ind w:left="576"/>
      </w:pPr>
      <w:bookmarkStart w:id="7189" w:name="_Toc223513465"/>
      <w:r w:rsidRPr="00BD0FE7">
        <w:t>Ground Support Equipment Deliveries</w:t>
      </w:r>
      <w:bookmarkEnd w:id="7189"/>
    </w:p>
    <w:p w14:paraId="38B84F2D" w14:textId="77777777" w:rsidR="009F2CCD" w:rsidRDefault="009F2CCD" w:rsidP="009F2CCD">
      <w:pPr>
        <w:pStyle w:val="ASG-Normal"/>
      </w:pPr>
      <w:r>
        <w:t>Ground Support Equipment (GSE) necessary to transport, protect, store, handle and integrate the unit within the spacecraft shall be delivered. In particular, the Supplier shall deliver the hardware items in appropriate reusable containers.</w:t>
      </w:r>
    </w:p>
    <w:p w14:paraId="1D3BE282" w14:textId="77777777" w:rsidR="009F2CCD" w:rsidRDefault="009F2CCD" w:rsidP="009F2CCD">
      <w:pPr>
        <w:pStyle w:val="ASG-Normal"/>
      </w:pPr>
      <w:r>
        <w:t>The contractor shall provide an itemized price breakdown for all GSE.</w:t>
      </w:r>
    </w:p>
    <w:p w14:paraId="663C35AC" w14:textId="1F39BBDA" w:rsidR="007D7916" w:rsidRDefault="007D7916" w:rsidP="007D3208">
      <w:pPr>
        <w:pStyle w:val="ASG-Normal"/>
      </w:pPr>
      <w:r>
        <w:t>GSE shall be delivered in accordance with Generic Statement of work.</w:t>
      </w:r>
    </w:p>
    <w:p w14:paraId="04E86B92" w14:textId="77777777" w:rsidR="00114AED" w:rsidRDefault="00114AED" w:rsidP="007D3208">
      <w:pPr>
        <w:pStyle w:val="ASG-Normal"/>
      </w:pPr>
    </w:p>
    <w:p w14:paraId="4F0C2023" w14:textId="506524D5" w:rsidR="00114AED" w:rsidRDefault="00114AED" w:rsidP="00114AED">
      <w:pPr>
        <w:pStyle w:val="Heading2"/>
        <w:ind w:left="576"/>
      </w:pPr>
      <w:bookmarkStart w:id="7190" w:name="_Ref193981365"/>
      <w:bookmarkStart w:id="7191" w:name="_Toc223513466"/>
      <w:r>
        <w:t>Spares</w:t>
      </w:r>
      <w:bookmarkEnd w:id="7190"/>
      <w:bookmarkEnd w:id="7191"/>
    </w:p>
    <w:p w14:paraId="111D1DFB" w14:textId="0569FAEE" w:rsidR="00114AED" w:rsidRDefault="00114AED" w:rsidP="00114AED">
      <w:r>
        <w:t>A spare approach shall be prepared, demonstrating an acceptable level of risk, to be agreed with Airbus D</w:t>
      </w:r>
      <w:r w:rsidR="002C3879">
        <w:t xml:space="preserve">efence and </w:t>
      </w:r>
      <w:r>
        <w:t>S</w:t>
      </w:r>
      <w:r w:rsidR="002C3879">
        <w:t>pace</w:t>
      </w:r>
      <w:r>
        <w:t>.</w:t>
      </w:r>
    </w:p>
    <w:p w14:paraId="343953D5" w14:textId="43F7B665" w:rsidR="00114AED" w:rsidRDefault="00114AED" w:rsidP="00114AED">
      <w:r>
        <w:t>Spare items shall be properly stored as flight hardware until their date of delivery. Operational and storage</w:t>
      </w:r>
    </w:p>
    <w:p w14:paraId="60F3E599" w14:textId="67BB1B0A" w:rsidR="00114AED" w:rsidRDefault="00114AED" w:rsidP="00114AED">
      <w:r>
        <w:t>constraints shall be provided by the contractor to allow the adequate storage of the spare items from their date of delivery until the launch of S</w:t>
      </w:r>
      <w:r w:rsidR="000D782F">
        <w:t>2</w:t>
      </w:r>
      <w:r>
        <w:t>NG</w:t>
      </w:r>
      <w:r w:rsidR="000D782F">
        <w:t>.</w:t>
      </w:r>
    </w:p>
    <w:p w14:paraId="769FBDD8" w14:textId="77777777" w:rsidR="00114AED" w:rsidRDefault="00114AED" w:rsidP="00114AED"/>
    <w:p w14:paraId="5F23A88E" w14:textId="79002F73" w:rsidR="00114AED" w:rsidRDefault="00114AED" w:rsidP="00114AED">
      <w:r>
        <w:t>In case of repair of a damaged equipment, the supplier shall make all efforts to minimise the schedule impacts. During the launch campaign, full priority of manpower, GSE, and other resources necessary shall be allocated.</w:t>
      </w:r>
    </w:p>
    <w:p w14:paraId="67B4B225" w14:textId="77777777" w:rsidR="00114AED" w:rsidRDefault="00114AED" w:rsidP="00114AED"/>
    <w:p w14:paraId="1D15DBDF" w14:textId="7606388F" w:rsidR="00114AED" w:rsidRDefault="00114AED" w:rsidP="00114AED">
      <w:r>
        <w:t>The supplier has to ensure that all requirements as defined in the GSOW are fulfilled to allow the repair of</w:t>
      </w:r>
    </w:p>
    <w:p w14:paraId="6AA0A88A" w14:textId="77777777" w:rsidR="00114AED" w:rsidRDefault="00114AED" w:rsidP="00114AED">
      <w:r>
        <w:t>flight standard.</w:t>
      </w:r>
    </w:p>
    <w:p w14:paraId="306EAE9E" w14:textId="77777777" w:rsidR="00114AED" w:rsidRDefault="00114AED" w:rsidP="00114AED">
      <w:r>
        <w:t xml:space="preserve">Note: The supplier shall take in consideration the On Ground Life and </w:t>
      </w:r>
      <w:proofErr w:type="gramStart"/>
      <w:r>
        <w:t>shelf life</w:t>
      </w:r>
      <w:proofErr w:type="gramEnd"/>
      <w:r>
        <w:t xml:space="preserve"> requirements as input to the</w:t>
      </w:r>
    </w:p>
    <w:p w14:paraId="041454A6" w14:textId="1F7B48B4" w:rsidR="00F80F80" w:rsidRDefault="00114AED" w:rsidP="00114AED">
      <w:r>
        <w:t>spare scenario.</w:t>
      </w:r>
    </w:p>
    <w:p w14:paraId="22B8A90A" w14:textId="2139A932" w:rsidR="00ED6D08" w:rsidRDefault="00ED6D08" w:rsidP="00114AED"/>
    <w:p w14:paraId="3768BA63" w14:textId="043A5BA5" w:rsidR="00905481" w:rsidRDefault="00905481" w:rsidP="00905481">
      <w:pPr>
        <w:pStyle w:val="Caption"/>
        <w:keepNext/>
      </w:pPr>
      <w:bookmarkStart w:id="7192" w:name="_Toc223513481"/>
      <w:r>
        <w:t xml:space="preserve">Table </w:t>
      </w:r>
      <w:fldSimple w:instr=" STYLEREF 1 \s ">
        <w:r w:rsidR="00854A33">
          <w:rPr>
            <w:noProof/>
          </w:rPr>
          <w:t>4</w:t>
        </w:r>
      </w:fldSimple>
      <w:r>
        <w:noBreakHyphen/>
      </w:r>
      <w:fldSimple w:instr=" SEQ Table \* ARABIC \s 1 ">
        <w:r w:rsidR="00854A33">
          <w:rPr>
            <w:noProof/>
          </w:rPr>
          <w:t>2</w:t>
        </w:r>
      </w:fldSimple>
      <w:r>
        <w:t>: Definition of H/W Spare Items</w:t>
      </w:r>
      <w:bookmarkEnd w:id="7192"/>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0"/>
        <w:gridCol w:w="1862"/>
        <w:gridCol w:w="2674"/>
      </w:tblGrid>
      <w:tr w:rsidR="00ED6D08" w14:paraId="50EE9376" w14:textId="77777777" w:rsidTr="00891FB3">
        <w:trPr>
          <w:trHeight w:val="426"/>
        </w:trPr>
        <w:tc>
          <w:tcPr>
            <w:tcW w:w="34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EF0774" w14:textId="122B7799" w:rsidR="00ED6D08" w:rsidRDefault="00ED6D08">
            <w:pPr>
              <w:rPr>
                <w:lang w:eastAsia="de-DE"/>
              </w:rPr>
            </w:pPr>
            <w:r>
              <w:rPr>
                <w:lang w:eastAsia="de-DE"/>
              </w:rPr>
              <w:t>H</w:t>
            </w:r>
            <w:r w:rsidR="00905481">
              <w:rPr>
                <w:lang w:eastAsia="de-DE"/>
              </w:rPr>
              <w:t>/W</w:t>
            </w:r>
            <w:r>
              <w:rPr>
                <w:lang w:eastAsia="de-DE"/>
              </w:rPr>
              <w:t xml:space="preserve"> </w:t>
            </w:r>
            <w:r w:rsidR="00905481">
              <w:rPr>
                <w:lang w:eastAsia="de-DE"/>
              </w:rPr>
              <w:t>S</w:t>
            </w:r>
            <w:r>
              <w:rPr>
                <w:lang w:eastAsia="de-DE"/>
              </w:rPr>
              <w:t>pare Items</w:t>
            </w:r>
          </w:p>
        </w:tc>
        <w:tc>
          <w:tcPr>
            <w:tcW w:w="18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FDC542" w14:textId="77777777" w:rsidR="00ED6D08" w:rsidRDefault="00ED6D08">
            <w:pPr>
              <w:rPr>
                <w:rFonts w:ascii="Calibri" w:eastAsiaTheme="minorHAnsi" w:hAnsi="Calibri" w:cs="Calibri"/>
                <w:sz w:val="22"/>
                <w:szCs w:val="22"/>
                <w:lang w:eastAsia="de-DE"/>
              </w:rPr>
            </w:pPr>
            <w:r>
              <w:rPr>
                <w:lang w:eastAsia="de-DE"/>
              </w:rPr>
              <w:t>Quantity</w:t>
            </w:r>
          </w:p>
        </w:tc>
        <w:tc>
          <w:tcPr>
            <w:tcW w:w="2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853FD4" w14:textId="77777777" w:rsidR="00ED6D08" w:rsidRDefault="00ED6D08">
            <w:pPr>
              <w:rPr>
                <w:lang w:eastAsia="de-DE"/>
              </w:rPr>
            </w:pPr>
            <w:r>
              <w:rPr>
                <w:lang w:eastAsia="de-DE"/>
              </w:rPr>
              <w:t>Delivery Date</w:t>
            </w:r>
          </w:p>
        </w:tc>
      </w:tr>
      <w:tr w:rsidR="00ED6D08" w14:paraId="6FD12334" w14:textId="77777777" w:rsidTr="00891FB3">
        <w:trPr>
          <w:trHeight w:val="429"/>
        </w:trPr>
        <w:tc>
          <w:tcPr>
            <w:tcW w:w="3450" w:type="dxa"/>
            <w:tcBorders>
              <w:top w:val="single" w:sz="4" w:space="0" w:color="auto"/>
              <w:left w:val="single" w:sz="4" w:space="0" w:color="auto"/>
              <w:bottom w:val="single" w:sz="4" w:space="0" w:color="auto"/>
              <w:right w:val="single" w:sz="4" w:space="0" w:color="auto"/>
            </w:tcBorders>
            <w:vAlign w:val="center"/>
            <w:hideMark/>
          </w:tcPr>
          <w:p w14:paraId="6B9C01D6" w14:textId="4A636961" w:rsidR="00ED6D08" w:rsidRPr="00ED6D08" w:rsidRDefault="00FA1441">
            <w:pPr>
              <w:rPr>
                <w:lang w:eastAsia="en-GB"/>
              </w:rPr>
            </w:pPr>
            <w:r>
              <w:rPr>
                <w:lang w:eastAsia="en-GB"/>
              </w:rPr>
              <w:t xml:space="preserve">Flight </w:t>
            </w:r>
            <w:r w:rsidR="00ED6D08" w:rsidRPr="00ED6D08">
              <w:rPr>
                <w:lang w:eastAsia="en-GB"/>
              </w:rPr>
              <w:t>MLI</w:t>
            </w:r>
          </w:p>
        </w:tc>
        <w:tc>
          <w:tcPr>
            <w:tcW w:w="1862" w:type="dxa"/>
            <w:tcBorders>
              <w:top w:val="single" w:sz="4" w:space="0" w:color="auto"/>
              <w:left w:val="single" w:sz="4" w:space="0" w:color="auto"/>
              <w:bottom w:val="single" w:sz="4" w:space="0" w:color="auto"/>
              <w:right w:val="single" w:sz="4" w:space="0" w:color="auto"/>
            </w:tcBorders>
            <w:vAlign w:val="center"/>
            <w:hideMark/>
          </w:tcPr>
          <w:p w14:paraId="5AFF6521" w14:textId="77777777" w:rsidR="00ED6D08" w:rsidRPr="00ED6D08" w:rsidRDefault="00ED6D08">
            <w:pPr>
              <w:jc w:val="center"/>
              <w:rPr>
                <w:lang w:val="en-US" w:eastAsia="de-DE"/>
              </w:rPr>
            </w:pPr>
            <w:r w:rsidRPr="00ED6D08">
              <w:rPr>
                <w:lang w:val="en-US" w:eastAsia="de-DE"/>
              </w:rPr>
              <w:t>To be defined by Subcontractor</w:t>
            </w:r>
          </w:p>
        </w:tc>
        <w:tc>
          <w:tcPr>
            <w:tcW w:w="2674" w:type="dxa"/>
            <w:tcBorders>
              <w:top w:val="single" w:sz="4" w:space="0" w:color="auto"/>
              <w:left w:val="single" w:sz="4" w:space="0" w:color="auto"/>
              <w:bottom w:val="single" w:sz="4" w:space="0" w:color="auto"/>
              <w:right w:val="single" w:sz="4" w:space="0" w:color="auto"/>
            </w:tcBorders>
            <w:vAlign w:val="center"/>
            <w:hideMark/>
          </w:tcPr>
          <w:p w14:paraId="12D77C88" w14:textId="62CE9DA8" w:rsidR="00ED6D08" w:rsidRPr="00ED6D08" w:rsidRDefault="00ED6D08">
            <w:pPr>
              <w:rPr>
                <w:rFonts w:cs="Arial"/>
                <w:color w:val="000000"/>
                <w:lang w:val="en-US"/>
              </w:rPr>
            </w:pPr>
            <w:r w:rsidRPr="00ED6D08">
              <w:rPr>
                <w:rFonts w:cs="Arial"/>
                <w:color w:val="000000"/>
                <w:lang w:val="en-US"/>
              </w:rPr>
              <w:t>3 month</w:t>
            </w:r>
            <w:r w:rsidR="009841AE">
              <w:rPr>
                <w:rFonts w:cs="Arial"/>
                <w:color w:val="000000"/>
                <w:lang w:val="en-US"/>
              </w:rPr>
              <w:t>s</w:t>
            </w:r>
            <w:r w:rsidRPr="00ED6D08">
              <w:rPr>
                <w:rFonts w:cs="Arial"/>
                <w:color w:val="000000"/>
                <w:lang w:val="en-US"/>
              </w:rPr>
              <w:t xml:space="preserve"> after 1</w:t>
            </w:r>
            <w:r w:rsidRPr="00ED6D08">
              <w:rPr>
                <w:rFonts w:cs="Arial"/>
                <w:color w:val="000000"/>
                <w:vertAlign w:val="superscript"/>
                <w:lang w:val="en-US"/>
              </w:rPr>
              <w:t>st</w:t>
            </w:r>
            <w:r w:rsidRPr="00ED6D08">
              <w:rPr>
                <w:rFonts w:cs="Arial"/>
                <w:color w:val="000000"/>
                <w:lang w:val="en-US"/>
              </w:rPr>
              <w:t xml:space="preserve"> flight set</w:t>
            </w:r>
          </w:p>
        </w:tc>
      </w:tr>
      <w:tr w:rsidR="00ED6D08" w14:paraId="074B938A" w14:textId="77777777" w:rsidTr="00891FB3">
        <w:trPr>
          <w:trHeight w:val="429"/>
        </w:trPr>
        <w:tc>
          <w:tcPr>
            <w:tcW w:w="3450" w:type="dxa"/>
            <w:tcBorders>
              <w:top w:val="single" w:sz="4" w:space="0" w:color="auto"/>
              <w:left w:val="single" w:sz="4" w:space="0" w:color="auto"/>
              <w:bottom w:val="single" w:sz="4" w:space="0" w:color="auto"/>
              <w:right w:val="single" w:sz="4" w:space="0" w:color="auto"/>
            </w:tcBorders>
            <w:vAlign w:val="center"/>
            <w:hideMark/>
          </w:tcPr>
          <w:p w14:paraId="45406BC4" w14:textId="1EA7529F" w:rsidR="00ED6D08" w:rsidRPr="00113442" w:rsidRDefault="00891FB3">
            <w:pPr>
              <w:rPr>
                <w:lang w:val="en-US" w:eastAsia="de-DE"/>
              </w:rPr>
            </w:pPr>
            <w:r>
              <w:rPr>
                <w:lang w:eastAsia="en-GB"/>
              </w:rPr>
              <w:t>FSSM</w:t>
            </w:r>
          </w:p>
        </w:tc>
        <w:tc>
          <w:tcPr>
            <w:tcW w:w="1862" w:type="dxa"/>
            <w:tcBorders>
              <w:top w:val="single" w:sz="4" w:space="0" w:color="auto"/>
              <w:left w:val="single" w:sz="4" w:space="0" w:color="auto"/>
              <w:bottom w:val="single" w:sz="4" w:space="0" w:color="auto"/>
              <w:right w:val="single" w:sz="4" w:space="0" w:color="auto"/>
            </w:tcBorders>
            <w:vAlign w:val="center"/>
            <w:hideMark/>
          </w:tcPr>
          <w:p w14:paraId="53730B01" w14:textId="141969E4" w:rsidR="00ED6D08" w:rsidRPr="00ED6D08" w:rsidRDefault="00891FB3">
            <w:pPr>
              <w:jc w:val="center"/>
              <w:rPr>
                <w:rFonts w:cs="Calibri"/>
                <w:lang w:eastAsia="de-DE"/>
              </w:rPr>
            </w:pPr>
            <w:r w:rsidRPr="00ED6D08">
              <w:rPr>
                <w:lang w:val="en-US" w:eastAsia="de-DE"/>
              </w:rPr>
              <w:t>To be defined by Subcontractor</w:t>
            </w:r>
          </w:p>
        </w:tc>
        <w:tc>
          <w:tcPr>
            <w:tcW w:w="2674" w:type="dxa"/>
            <w:tcBorders>
              <w:top w:val="single" w:sz="4" w:space="0" w:color="auto"/>
              <w:left w:val="single" w:sz="4" w:space="0" w:color="auto"/>
              <w:bottom w:val="single" w:sz="4" w:space="0" w:color="auto"/>
              <w:right w:val="single" w:sz="4" w:space="0" w:color="auto"/>
            </w:tcBorders>
            <w:vAlign w:val="center"/>
            <w:hideMark/>
          </w:tcPr>
          <w:p w14:paraId="7F7A062B" w14:textId="2B8313B1" w:rsidR="00ED6D08" w:rsidRPr="00ED6D08" w:rsidRDefault="00ED6D08">
            <w:pPr>
              <w:rPr>
                <w:lang w:val="en-US" w:eastAsia="de-DE"/>
              </w:rPr>
            </w:pPr>
            <w:r w:rsidRPr="00ED6D08">
              <w:rPr>
                <w:rFonts w:cs="Arial"/>
                <w:color w:val="000000"/>
                <w:lang w:val="en-US"/>
              </w:rPr>
              <w:t>3 month</w:t>
            </w:r>
            <w:r w:rsidR="009841AE">
              <w:rPr>
                <w:rFonts w:cs="Arial"/>
                <w:color w:val="000000"/>
                <w:lang w:val="en-US"/>
              </w:rPr>
              <w:t>s</w:t>
            </w:r>
            <w:r w:rsidRPr="00ED6D08">
              <w:rPr>
                <w:rFonts w:cs="Arial"/>
                <w:color w:val="000000"/>
                <w:lang w:val="en-US"/>
              </w:rPr>
              <w:t xml:space="preserve"> after 1</w:t>
            </w:r>
            <w:r w:rsidRPr="00ED6D08">
              <w:rPr>
                <w:rFonts w:cs="Arial"/>
                <w:color w:val="000000"/>
                <w:vertAlign w:val="superscript"/>
                <w:lang w:val="en-US"/>
              </w:rPr>
              <w:t>st</w:t>
            </w:r>
            <w:r w:rsidRPr="00ED6D08">
              <w:rPr>
                <w:rFonts w:cs="Arial"/>
                <w:color w:val="000000"/>
                <w:lang w:val="en-US"/>
              </w:rPr>
              <w:t xml:space="preserve"> flight set</w:t>
            </w:r>
          </w:p>
        </w:tc>
      </w:tr>
    </w:tbl>
    <w:p w14:paraId="60EFBB2A" w14:textId="67EC1658" w:rsidR="00775285" w:rsidRDefault="00775285" w:rsidP="00114AED"/>
    <w:p w14:paraId="672210DF" w14:textId="77777777" w:rsidR="00775285" w:rsidRDefault="00775285" w:rsidP="00114AED"/>
    <w:p w14:paraId="0A022CB0" w14:textId="77777777" w:rsidR="00114AED" w:rsidRDefault="00114AED" w:rsidP="00114AED"/>
    <w:p w14:paraId="04A4E82E" w14:textId="57234F8E" w:rsidR="00114AED" w:rsidRDefault="00114AED" w:rsidP="00114AED"/>
    <w:p w14:paraId="00AFCF2F" w14:textId="73ABF452" w:rsidR="00ED6D08" w:rsidRDefault="00ED6D08" w:rsidP="00114AED"/>
    <w:p w14:paraId="26C8DB1D" w14:textId="77777777" w:rsidR="00ED6D08" w:rsidRDefault="00ED6D08" w:rsidP="00114AED"/>
    <w:p w14:paraId="2F78F5D9" w14:textId="1BE12A8D" w:rsidR="00ED6D08" w:rsidRDefault="00ED6D08" w:rsidP="00114AED"/>
    <w:p w14:paraId="282A1C2C" w14:textId="77777777" w:rsidR="00ED6D08" w:rsidRDefault="00ED6D08" w:rsidP="00114AED"/>
    <w:p w14:paraId="11641E35" w14:textId="77777777" w:rsidR="00ED6D08" w:rsidRDefault="00ED6D08" w:rsidP="00114AED"/>
    <w:p w14:paraId="76549302" w14:textId="77777777" w:rsidR="00ED6D08" w:rsidRDefault="00ED6D08" w:rsidP="00114AED"/>
    <w:p w14:paraId="6B6A0397" w14:textId="77777777" w:rsidR="00ED6D08" w:rsidRDefault="00ED6D08" w:rsidP="00114AED"/>
    <w:p w14:paraId="18120C82" w14:textId="77777777" w:rsidR="00ED6D08" w:rsidRDefault="00ED6D08" w:rsidP="00114AED"/>
    <w:p w14:paraId="69EA8A9A" w14:textId="77777777" w:rsidR="00ED6D08" w:rsidRDefault="00ED6D08" w:rsidP="00114AED"/>
    <w:p w14:paraId="399BB118" w14:textId="332D75D3" w:rsidR="00114AED" w:rsidRDefault="00ED6D08" w:rsidP="00114AED">
      <w:r>
        <w:t xml:space="preserve">The Contractor shall provide an itemized price </w:t>
      </w:r>
      <w:r w:rsidR="00114AED">
        <w:t>breakdown for all spares.</w:t>
      </w:r>
    </w:p>
    <w:p w14:paraId="4FB77BB0" w14:textId="0F76D2C4" w:rsidR="00114AED" w:rsidRDefault="00114AED" w:rsidP="00114AED">
      <w:r>
        <w:t>The supplier shall ensure sufficient spare stock to be available within 4 weeks in order to replenish any depleted item of the delivered spare set.</w:t>
      </w:r>
    </w:p>
    <w:p w14:paraId="4C88F789" w14:textId="0764EEC8" w:rsidR="001320F1" w:rsidRDefault="001320F1">
      <w:pPr>
        <w:spacing w:line="240" w:lineRule="auto"/>
        <w:jc w:val="left"/>
        <w:rPr>
          <w:b/>
        </w:rPr>
      </w:pPr>
    </w:p>
    <w:p w14:paraId="1B001A2E" w14:textId="3A14D700" w:rsidR="00CB2F89" w:rsidRDefault="00CB2F89" w:rsidP="00196EE2">
      <w:pPr>
        <w:pStyle w:val="Heading2"/>
        <w:ind w:left="576"/>
      </w:pPr>
      <w:bookmarkStart w:id="7193" w:name="_Toc223513467"/>
      <w:r>
        <w:lastRenderedPageBreak/>
        <w:t>Options</w:t>
      </w:r>
      <w:bookmarkEnd w:id="7193"/>
    </w:p>
    <w:p w14:paraId="0473F4BA" w14:textId="41438B68" w:rsidR="00D21775" w:rsidRDefault="00D21775" w:rsidP="00CA4CD6"/>
    <w:p w14:paraId="68D89B30" w14:textId="3C74F632" w:rsidR="000D782F" w:rsidRDefault="00852335" w:rsidP="003E3E82">
      <w:r w:rsidRPr="005F49D7">
        <w:t>Mandatory Options:</w:t>
      </w:r>
    </w:p>
    <w:p w14:paraId="6E15AC56" w14:textId="508146B8" w:rsidR="000D782F" w:rsidRDefault="000D782F" w:rsidP="003E3E82"/>
    <w:p w14:paraId="582C0755" w14:textId="77777777" w:rsidR="000D782F" w:rsidRPr="00577258" w:rsidRDefault="000D782F" w:rsidP="000D782F">
      <w:r w:rsidRPr="00577258">
        <w:t>Option 1: Flight Set FM2 (SAT-B)</w:t>
      </w:r>
    </w:p>
    <w:p w14:paraId="2C222FCE" w14:textId="77777777" w:rsidR="000D782F" w:rsidRPr="00577258" w:rsidRDefault="000D782F" w:rsidP="000D782F">
      <w:r w:rsidRPr="00577258">
        <w:t>Option 2: Flight Set FM3 (SAT-C)</w:t>
      </w:r>
    </w:p>
    <w:p w14:paraId="0FDFFE68" w14:textId="4A97C820" w:rsidR="00852335" w:rsidRPr="00577258" w:rsidRDefault="000D782F" w:rsidP="000D782F">
      <w:r w:rsidRPr="00577258">
        <w:t>Option 3:</w:t>
      </w:r>
      <w:r w:rsidR="00620A01" w:rsidRPr="00577258">
        <w:t xml:space="preserve"> </w:t>
      </w:r>
      <w:r w:rsidR="00852335" w:rsidRPr="00577258">
        <w:t>Thermal Hardware Integration Activities as per chapter 4.2 and chapter 6.</w:t>
      </w:r>
    </w:p>
    <w:p w14:paraId="20C2E8D9" w14:textId="706B8E77" w:rsidR="00A566C3" w:rsidRPr="00577258" w:rsidRDefault="00A566C3" w:rsidP="003E3E82"/>
    <w:p w14:paraId="69456FED" w14:textId="61D2F358" w:rsidR="00A566C3" w:rsidRPr="00577258" w:rsidRDefault="00C67F56" w:rsidP="00196EE2">
      <w:pPr>
        <w:pStyle w:val="Heading2"/>
        <w:ind w:left="576"/>
      </w:pPr>
      <w:bookmarkStart w:id="7194" w:name="_Toc223513468"/>
      <w:r w:rsidRPr="00577258">
        <w:t xml:space="preserve">Customer </w:t>
      </w:r>
      <w:r w:rsidR="00BC5A15" w:rsidRPr="00577258">
        <w:t>Undertakings</w:t>
      </w:r>
      <w:bookmarkEnd w:id="7194"/>
    </w:p>
    <w:p w14:paraId="7D4D310C" w14:textId="46828FCD" w:rsidR="000C4811" w:rsidRDefault="000C4811" w:rsidP="00CA4CD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8"/>
        <w:gridCol w:w="1851"/>
        <w:gridCol w:w="1217"/>
        <w:gridCol w:w="1417"/>
      </w:tblGrid>
      <w:tr w:rsidR="00BC5A15" w:rsidRPr="00DF581F" w14:paraId="7BD517AD" w14:textId="77777777" w:rsidTr="00695D32">
        <w:trPr>
          <w:trHeight w:val="20"/>
          <w:jc w:val="center"/>
        </w:trPr>
        <w:tc>
          <w:tcPr>
            <w:tcW w:w="0" w:type="auto"/>
            <w:shd w:val="clear" w:color="auto" w:fill="C0C0C0"/>
          </w:tcPr>
          <w:p w14:paraId="25CFCEDA" w14:textId="77777777" w:rsidR="00BC5A15" w:rsidRPr="00DF581F" w:rsidRDefault="00BC5A15" w:rsidP="00695D32">
            <w:pPr>
              <w:jc w:val="left"/>
              <w:rPr>
                <w:lang w:eastAsia="de-DE"/>
              </w:rPr>
            </w:pPr>
            <w:r w:rsidRPr="00DF581F">
              <w:rPr>
                <w:lang w:eastAsia="de-DE"/>
              </w:rPr>
              <w:t>No.</w:t>
            </w:r>
          </w:p>
        </w:tc>
        <w:tc>
          <w:tcPr>
            <w:tcW w:w="0" w:type="auto"/>
            <w:shd w:val="clear" w:color="auto" w:fill="C0C0C0"/>
          </w:tcPr>
          <w:p w14:paraId="303F4827" w14:textId="77777777" w:rsidR="00BC5A15" w:rsidRPr="00DF581F" w:rsidRDefault="00BC5A15" w:rsidP="00695D32">
            <w:pPr>
              <w:jc w:val="left"/>
              <w:rPr>
                <w:lang w:eastAsia="de-DE"/>
              </w:rPr>
            </w:pPr>
            <w:r w:rsidRPr="00DF581F">
              <w:rPr>
                <w:lang w:eastAsia="de-DE"/>
              </w:rPr>
              <w:t>Item</w:t>
            </w:r>
          </w:p>
        </w:tc>
        <w:tc>
          <w:tcPr>
            <w:tcW w:w="0" w:type="auto"/>
            <w:shd w:val="clear" w:color="auto" w:fill="C0C0C0"/>
          </w:tcPr>
          <w:p w14:paraId="06BFDA89" w14:textId="77777777" w:rsidR="00BC5A15" w:rsidRPr="00DF581F" w:rsidRDefault="00BC5A15" w:rsidP="00695D32">
            <w:pPr>
              <w:jc w:val="left"/>
              <w:rPr>
                <w:lang w:eastAsia="de-DE"/>
              </w:rPr>
            </w:pPr>
            <w:r w:rsidRPr="00DF581F">
              <w:rPr>
                <w:lang w:eastAsia="de-DE"/>
              </w:rPr>
              <w:t>Description</w:t>
            </w:r>
          </w:p>
        </w:tc>
        <w:tc>
          <w:tcPr>
            <w:tcW w:w="0" w:type="auto"/>
            <w:shd w:val="clear" w:color="auto" w:fill="C0C0C0"/>
          </w:tcPr>
          <w:p w14:paraId="092F6F7F" w14:textId="77777777" w:rsidR="00BC5A15" w:rsidRPr="00DF581F" w:rsidRDefault="00BC5A15" w:rsidP="00695D32">
            <w:pPr>
              <w:jc w:val="left"/>
              <w:rPr>
                <w:lang w:eastAsia="de-DE"/>
              </w:rPr>
            </w:pPr>
            <w:r w:rsidRPr="00DF581F">
              <w:rPr>
                <w:lang w:eastAsia="de-DE"/>
              </w:rPr>
              <w:t>Delivery Date</w:t>
            </w:r>
          </w:p>
        </w:tc>
      </w:tr>
      <w:tr w:rsidR="00BC5A15" w:rsidRPr="00844C12" w14:paraId="65351848" w14:textId="77777777" w:rsidTr="00695D32">
        <w:trPr>
          <w:trHeight w:val="20"/>
          <w:jc w:val="center"/>
        </w:trPr>
        <w:tc>
          <w:tcPr>
            <w:tcW w:w="0" w:type="auto"/>
            <w:shd w:val="clear" w:color="auto" w:fill="auto"/>
          </w:tcPr>
          <w:p w14:paraId="230E836B" w14:textId="77777777" w:rsidR="00BC5A15" w:rsidRPr="00DF581F" w:rsidRDefault="00BC5A15" w:rsidP="00695D32">
            <w:pPr>
              <w:jc w:val="left"/>
              <w:rPr>
                <w:lang w:eastAsia="de-DE"/>
              </w:rPr>
            </w:pPr>
            <w:r w:rsidRPr="00DF581F">
              <w:rPr>
                <w:lang w:eastAsia="de-DE"/>
              </w:rPr>
              <w:t>1</w:t>
            </w:r>
          </w:p>
        </w:tc>
        <w:tc>
          <w:tcPr>
            <w:tcW w:w="0" w:type="auto"/>
            <w:shd w:val="clear" w:color="auto" w:fill="auto"/>
          </w:tcPr>
          <w:p w14:paraId="7ED4725D" w14:textId="5DCD10E3" w:rsidR="00BC5A15" w:rsidRPr="00DF581F" w:rsidRDefault="00BC5A15" w:rsidP="00695D32">
            <w:pPr>
              <w:jc w:val="left"/>
              <w:rPr>
                <w:lang w:eastAsia="de-DE"/>
              </w:rPr>
            </w:pPr>
            <w:proofErr w:type="gramStart"/>
            <w:r>
              <w:rPr>
                <w:lang w:eastAsia="de-DE"/>
              </w:rPr>
              <w:t>Input :</w:t>
            </w:r>
            <w:proofErr w:type="gramEnd"/>
            <w:r>
              <w:rPr>
                <w:lang w:eastAsia="de-DE"/>
              </w:rPr>
              <w:t xml:space="preserve"> </w:t>
            </w:r>
            <w:r w:rsidRPr="00DF581F">
              <w:rPr>
                <w:lang w:eastAsia="de-DE"/>
              </w:rPr>
              <w:t>CAD model</w:t>
            </w:r>
          </w:p>
        </w:tc>
        <w:tc>
          <w:tcPr>
            <w:tcW w:w="0" w:type="auto"/>
            <w:shd w:val="clear" w:color="auto" w:fill="auto"/>
          </w:tcPr>
          <w:p w14:paraId="37345977" w14:textId="77777777" w:rsidR="00BC5A15" w:rsidRPr="00DF581F" w:rsidRDefault="00BC5A15" w:rsidP="00695D32">
            <w:pPr>
              <w:jc w:val="left"/>
              <w:rPr>
                <w:lang w:eastAsia="de-DE"/>
              </w:rPr>
            </w:pPr>
          </w:p>
        </w:tc>
        <w:tc>
          <w:tcPr>
            <w:tcW w:w="0" w:type="auto"/>
            <w:shd w:val="clear" w:color="auto" w:fill="auto"/>
          </w:tcPr>
          <w:p w14:paraId="6E58F17C" w14:textId="77777777" w:rsidR="00BC5A15" w:rsidRPr="00DF581F" w:rsidRDefault="00BC5A15" w:rsidP="00695D32">
            <w:pPr>
              <w:jc w:val="left"/>
              <w:rPr>
                <w:lang w:eastAsia="de-DE"/>
              </w:rPr>
            </w:pPr>
            <w:r w:rsidRPr="00DF581F">
              <w:rPr>
                <w:lang w:eastAsia="de-DE"/>
              </w:rPr>
              <w:t>Kick-Off</w:t>
            </w:r>
          </w:p>
        </w:tc>
      </w:tr>
    </w:tbl>
    <w:p w14:paraId="0BB37F56" w14:textId="7BFE7F6B" w:rsidR="00196EE2" w:rsidRDefault="00196EE2" w:rsidP="00CA4CD6"/>
    <w:p w14:paraId="50716EA1" w14:textId="66341589" w:rsidR="00BC5A15" w:rsidRPr="00505779" w:rsidRDefault="00BC5A15" w:rsidP="00BC5A15">
      <w:pPr>
        <w:pStyle w:val="TabelleBatSOW"/>
      </w:pPr>
      <w:bookmarkStart w:id="7195" w:name="_Toc15548982"/>
      <w:bookmarkStart w:id="7196" w:name="_Toc81570713"/>
      <w:bookmarkStart w:id="7197" w:name="_Toc223513482"/>
      <w:r w:rsidRPr="00505779">
        <w:t xml:space="preserve">Table </w:t>
      </w:r>
      <w:fldSimple w:instr=" STYLEREF 1 \s ">
        <w:r w:rsidR="00854A33">
          <w:rPr>
            <w:noProof/>
          </w:rPr>
          <w:t>4</w:t>
        </w:r>
      </w:fldSimple>
      <w:r w:rsidR="00905481">
        <w:noBreakHyphen/>
      </w:r>
      <w:fldSimple w:instr=" SEQ Table \* ARABIC \s 1 ">
        <w:r w:rsidR="00854A33">
          <w:rPr>
            <w:noProof/>
          </w:rPr>
          <w:t>3</w:t>
        </w:r>
      </w:fldSimple>
      <w:r w:rsidRPr="00505779">
        <w:t xml:space="preserve">: </w:t>
      </w:r>
      <w:r>
        <w:t>Customer Undertakings</w:t>
      </w:r>
      <w:bookmarkEnd w:id="7195"/>
      <w:bookmarkEnd w:id="7196"/>
      <w:bookmarkEnd w:id="7197"/>
    </w:p>
    <w:p w14:paraId="46D8C5D9" w14:textId="77777777" w:rsidR="00BC5A15" w:rsidRDefault="00BC5A15" w:rsidP="00CA4CD6"/>
    <w:p w14:paraId="2616FCA9" w14:textId="77777777" w:rsidR="00F80F80" w:rsidRPr="00DE0375" w:rsidRDefault="00F80F80" w:rsidP="00196EE2">
      <w:pPr>
        <w:pStyle w:val="Heading2"/>
        <w:ind w:left="576"/>
      </w:pPr>
      <w:bookmarkStart w:id="7198" w:name="_Toc223513469"/>
      <w:r w:rsidRPr="00DE0375">
        <w:t>Delivery Address</w:t>
      </w:r>
      <w:bookmarkEnd w:id="7198"/>
    </w:p>
    <w:p w14:paraId="5AE7A00E" w14:textId="77777777" w:rsidR="00F80F80" w:rsidRPr="00BD0FE7" w:rsidRDefault="00F80F80" w:rsidP="00CB2F89">
      <w:r w:rsidRPr="00BD0FE7">
        <w:t>The delivery address shall be</w:t>
      </w:r>
      <w:r>
        <w:t>:</w:t>
      </w:r>
    </w:p>
    <w:p w14:paraId="1A40695E" w14:textId="77777777" w:rsidR="00062418" w:rsidRPr="00173DF6" w:rsidRDefault="00062418">
      <w:pPr>
        <w:spacing w:line="240" w:lineRule="auto"/>
        <w:jc w:val="left"/>
        <w:rPr>
          <w:color w:val="000000" w:themeColor="text1"/>
          <w:lang w:eastAsia="en-GB"/>
        </w:rPr>
      </w:pPr>
      <w:bookmarkStart w:id="7199" w:name="_Toc453223698"/>
      <w:bookmarkStart w:id="7200" w:name="_Toc453225426"/>
      <w:bookmarkStart w:id="7201" w:name="_Toc453234711"/>
      <w:bookmarkStart w:id="7202" w:name="_Toc453234909"/>
      <w:bookmarkStart w:id="7203" w:name="_Toc453241325"/>
      <w:bookmarkStart w:id="7204" w:name="_Toc453241450"/>
      <w:bookmarkStart w:id="7205" w:name="_Toc453241717"/>
      <w:bookmarkStart w:id="7206" w:name="_Toc453330206"/>
      <w:bookmarkStart w:id="7207" w:name="_Toc453334211"/>
      <w:bookmarkStart w:id="7208" w:name="_Toc453334336"/>
      <w:bookmarkStart w:id="7209" w:name="_Toc455566025"/>
      <w:bookmarkStart w:id="7210" w:name="_Toc455588681"/>
      <w:bookmarkStart w:id="7211" w:name="_Toc465166255"/>
      <w:bookmarkStart w:id="7212" w:name="_Toc465166421"/>
      <w:bookmarkStart w:id="7213" w:name="_Toc465166597"/>
      <w:bookmarkStart w:id="7214" w:name="_Toc465166759"/>
      <w:bookmarkStart w:id="7215" w:name="_Toc465166919"/>
      <w:bookmarkStart w:id="7216" w:name="_Toc465167078"/>
      <w:bookmarkStart w:id="7217" w:name="_Toc465167237"/>
      <w:bookmarkStart w:id="7218" w:name="_Toc465166256"/>
      <w:bookmarkStart w:id="7219" w:name="_Toc465166422"/>
      <w:bookmarkStart w:id="7220" w:name="_Toc465166598"/>
      <w:bookmarkStart w:id="7221" w:name="_Toc465166760"/>
      <w:bookmarkStart w:id="7222" w:name="_Toc465166920"/>
      <w:bookmarkStart w:id="7223" w:name="_Toc465167079"/>
      <w:bookmarkStart w:id="7224" w:name="_Toc465167238"/>
      <w:bookmarkStart w:id="7225" w:name="_Ref453223387"/>
      <w:bookmarkStart w:id="7226" w:name="_Ref453230686"/>
      <w:bookmarkStart w:id="7227" w:name="_Ref462649982"/>
      <w:bookmarkEnd w:id="7181"/>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p>
    <w:p w14:paraId="6A4863EE" w14:textId="51C7D7C8" w:rsidR="00062418" w:rsidRPr="00062418" w:rsidRDefault="00062418" w:rsidP="00062418">
      <w:pPr>
        <w:pStyle w:val="NoSpacing"/>
        <w:rPr>
          <w:lang w:val="de-DE"/>
        </w:rPr>
      </w:pPr>
      <w:bookmarkStart w:id="7228" w:name="_Hlk193700367"/>
      <w:r w:rsidRPr="00062418">
        <w:rPr>
          <w:lang w:val="de-DE"/>
        </w:rPr>
        <w:t>Airbus Defence &amp; Space GmbH</w:t>
      </w:r>
      <w:r>
        <w:rPr>
          <w:lang w:val="de-DE"/>
        </w:rPr>
        <w:t>,</w:t>
      </w:r>
      <w:r w:rsidRPr="00062418">
        <w:rPr>
          <w:lang w:val="de-DE"/>
        </w:rPr>
        <w:t xml:space="preserve"> </w:t>
      </w:r>
      <w:r w:rsidRPr="00FD2673">
        <w:rPr>
          <w:lang w:val="de-DE"/>
        </w:rPr>
        <w:t>Graf von Soden Straße / Werk 2</w:t>
      </w:r>
      <w:r>
        <w:rPr>
          <w:lang w:val="de-DE"/>
        </w:rPr>
        <w:t xml:space="preserve">, </w:t>
      </w:r>
      <w:r w:rsidRPr="00062418">
        <w:rPr>
          <w:lang w:val="de-DE"/>
        </w:rPr>
        <w:t>88090 Immenstaad/Germany</w:t>
      </w:r>
    </w:p>
    <w:bookmarkEnd w:id="7228"/>
    <w:p w14:paraId="456F17C7" w14:textId="1C2A3503" w:rsidR="00F80F80" w:rsidRPr="00062418" w:rsidRDefault="00F80F80">
      <w:pPr>
        <w:spacing w:line="240" w:lineRule="auto"/>
        <w:jc w:val="left"/>
        <w:rPr>
          <w:lang w:val="de-DE"/>
        </w:rPr>
      </w:pPr>
      <w:r w:rsidRPr="00062418">
        <w:rPr>
          <w:lang w:val="de-DE"/>
        </w:rPr>
        <w:br w:type="page"/>
      </w:r>
    </w:p>
    <w:p w14:paraId="009C1189" w14:textId="77777777" w:rsidR="000A4078" w:rsidRDefault="000A4078" w:rsidP="000A4078">
      <w:pPr>
        <w:pStyle w:val="Heading1"/>
      </w:pPr>
      <w:bookmarkStart w:id="7229" w:name="_Ref9615687"/>
      <w:bookmarkStart w:id="7230" w:name="_Ref195167508"/>
      <w:bookmarkStart w:id="7231" w:name="_Toc223513470"/>
      <w:r>
        <w:lastRenderedPageBreak/>
        <w:t>Milestones</w:t>
      </w:r>
      <w:bookmarkEnd w:id="7229"/>
      <w:r w:rsidR="00E87A45">
        <w:t>, Meetings and Review Dates</w:t>
      </w:r>
      <w:bookmarkEnd w:id="7230"/>
      <w:bookmarkEnd w:id="7231"/>
    </w:p>
    <w:p w14:paraId="5DC41DEF" w14:textId="77777777" w:rsidR="00D10F3E" w:rsidRDefault="00D10F3E" w:rsidP="00D10F3E">
      <w:r>
        <w:t xml:space="preserve">The supplier shall plan for reviews as requested in the </w:t>
      </w:r>
      <w:proofErr w:type="spellStart"/>
      <w:r>
        <w:t>GSoW</w:t>
      </w:r>
      <w:proofErr w:type="spellEnd"/>
      <w:r>
        <w:t xml:space="preserve"> [AD 2], section 4 and in the documents made applicable. </w:t>
      </w:r>
    </w:p>
    <w:p w14:paraId="47BD3610" w14:textId="77777777" w:rsidR="00D10F3E" w:rsidRDefault="00D10F3E" w:rsidP="00D10F3E">
      <w:r>
        <w:t>The supplier is encouraged to propose an efficient and reasonable combination of these reviews, if a commercial or schedule benefit exists.</w:t>
      </w:r>
    </w:p>
    <w:p w14:paraId="4D069737" w14:textId="40CFCE4B" w:rsidR="00E87A45" w:rsidRDefault="00D10F3E" w:rsidP="00D10F3E">
      <w:r>
        <w:t xml:space="preserve">In view of </w:t>
      </w:r>
      <w:proofErr w:type="gramStart"/>
      <w:r>
        <w:t>higher level</w:t>
      </w:r>
      <w:proofErr w:type="gramEnd"/>
      <w:r>
        <w:t xml:space="preserve"> reviews and milestones to which the supplier input is required, the following schedule boundaries shall apply:</w:t>
      </w:r>
    </w:p>
    <w:p w14:paraId="04A71DBE" w14:textId="77777777" w:rsidR="00EB183B" w:rsidRDefault="00EB183B" w:rsidP="00E87A45">
      <w:pPr>
        <w:rPr>
          <w:lang w:eastAsia="en-GB"/>
        </w:rPr>
      </w:pPr>
    </w:p>
    <w:tbl>
      <w:tblPr>
        <w:tblW w:w="8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1"/>
        <w:gridCol w:w="4596"/>
      </w:tblGrid>
      <w:tr w:rsidR="00EB183B" w:rsidRPr="00BA5236" w14:paraId="529C8588" w14:textId="77777777" w:rsidTr="005C006E">
        <w:trPr>
          <w:trHeight w:val="466"/>
          <w:jc w:val="center"/>
        </w:trPr>
        <w:tc>
          <w:tcPr>
            <w:tcW w:w="4091" w:type="dxa"/>
            <w:shd w:val="clear" w:color="auto" w:fill="D9D9D9" w:themeFill="background1" w:themeFillShade="D9"/>
            <w:vAlign w:val="center"/>
          </w:tcPr>
          <w:p w14:paraId="42CE038E" w14:textId="77777777" w:rsidR="00EB183B" w:rsidRPr="00BA5236" w:rsidRDefault="00EB183B" w:rsidP="00CC5383">
            <w:pPr>
              <w:keepNext/>
              <w:keepLines/>
              <w:jc w:val="left"/>
              <w:rPr>
                <w:rFonts w:cs="Arial"/>
                <w:b/>
                <w:color w:val="000000" w:themeColor="text1"/>
                <w:lang w:eastAsia="de-DE"/>
              </w:rPr>
            </w:pPr>
            <w:r>
              <w:rPr>
                <w:rFonts w:cs="Arial"/>
              </w:rPr>
              <w:t xml:space="preserve">Equipment </w:t>
            </w:r>
            <w:r w:rsidRPr="00BA5236">
              <w:rPr>
                <w:rFonts w:cs="Arial"/>
              </w:rPr>
              <w:t>Milestone</w:t>
            </w:r>
          </w:p>
        </w:tc>
        <w:tc>
          <w:tcPr>
            <w:tcW w:w="4596" w:type="dxa"/>
            <w:shd w:val="clear" w:color="auto" w:fill="D9D9D9" w:themeFill="background1" w:themeFillShade="D9"/>
            <w:vAlign w:val="center"/>
          </w:tcPr>
          <w:p w14:paraId="746B4755" w14:textId="77777777" w:rsidR="00EB183B" w:rsidRPr="00BA5236" w:rsidRDefault="00EB183B" w:rsidP="00CC5383">
            <w:pPr>
              <w:keepNext/>
              <w:keepLines/>
              <w:jc w:val="left"/>
              <w:rPr>
                <w:rFonts w:cs="Arial"/>
                <w:b/>
                <w:color w:val="000000" w:themeColor="text1"/>
                <w:lang w:eastAsia="de-DE"/>
              </w:rPr>
            </w:pPr>
            <w:r w:rsidRPr="00BA5236">
              <w:rPr>
                <w:rFonts w:cs="Arial"/>
              </w:rPr>
              <w:t>Date</w:t>
            </w:r>
          </w:p>
        </w:tc>
      </w:tr>
      <w:tr w:rsidR="00B71A28" w:rsidRPr="00BA5236" w14:paraId="60FF0F01" w14:textId="77777777" w:rsidTr="005C006E">
        <w:trPr>
          <w:trHeight w:val="843"/>
          <w:jc w:val="center"/>
        </w:trPr>
        <w:tc>
          <w:tcPr>
            <w:tcW w:w="4091" w:type="dxa"/>
            <w:shd w:val="clear" w:color="auto" w:fill="auto"/>
            <w:vAlign w:val="center"/>
          </w:tcPr>
          <w:p w14:paraId="59BBA3C6" w14:textId="77777777" w:rsidR="00B71A28" w:rsidRPr="00FB39F4" w:rsidRDefault="00B71A28" w:rsidP="00CC5383">
            <w:pPr>
              <w:keepNext/>
              <w:keepLines/>
              <w:jc w:val="left"/>
              <w:rPr>
                <w:rFonts w:cs="Arial"/>
                <w:color w:val="000000"/>
              </w:rPr>
            </w:pPr>
            <w:r w:rsidRPr="00FB39F4">
              <w:rPr>
                <w:rFonts w:cs="Arial"/>
                <w:color w:val="000000"/>
              </w:rPr>
              <w:t xml:space="preserve">Kick-Off  </w:t>
            </w:r>
          </w:p>
        </w:tc>
        <w:tc>
          <w:tcPr>
            <w:tcW w:w="4596" w:type="dxa"/>
            <w:shd w:val="clear" w:color="auto" w:fill="auto"/>
            <w:vAlign w:val="center"/>
          </w:tcPr>
          <w:p w14:paraId="0E86B5F4" w14:textId="2E7D7F57" w:rsidR="00B71A28" w:rsidRPr="00ED71C9" w:rsidRDefault="00B71A28" w:rsidP="004D1216">
            <w:pPr>
              <w:keepNext/>
              <w:keepLines/>
              <w:jc w:val="left"/>
              <w:rPr>
                <w:rFonts w:cs="Arial"/>
                <w:color w:val="000000" w:themeColor="text1"/>
                <w:kern w:val="24"/>
                <w:highlight w:val="yellow"/>
              </w:rPr>
            </w:pPr>
            <w:r w:rsidRPr="00765B4B">
              <w:rPr>
                <w:rFonts w:cs="Arial"/>
                <w:color w:val="000000" w:themeColor="text1"/>
                <w:kern w:val="24"/>
              </w:rPr>
              <w:t>to be proposed by supplier</w:t>
            </w:r>
            <w:r w:rsidR="00C60EA8">
              <w:rPr>
                <w:rFonts w:cs="Arial"/>
                <w:color w:val="000000" w:themeColor="text1"/>
                <w:kern w:val="24"/>
              </w:rPr>
              <w:t xml:space="preserve"> (</w:t>
            </w:r>
            <w:r w:rsidR="00C60EA8" w:rsidRPr="00F823B3">
              <w:rPr>
                <w:rFonts w:cs="Arial"/>
              </w:rPr>
              <w:t>latest possible kick off to meet required DRB d</w:t>
            </w:r>
            <w:r w:rsidR="00C60EA8">
              <w:rPr>
                <w:rFonts w:cs="Arial"/>
              </w:rPr>
              <w:t>ates)</w:t>
            </w:r>
            <w:r w:rsidR="003629F5">
              <w:rPr>
                <w:rFonts w:cs="Arial"/>
              </w:rPr>
              <w:t xml:space="preserve"> but not before 01.</w:t>
            </w:r>
            <w:r w:rsidR="00D10F3E">
              <w:rPr>
                <w:rFonts w:cs="Arial"/>
              </w:rPr>
              <w:t>01</w:t>
            </w:r>
            <w:r w:rsidR="003629F5">
              <w:rPr>
                <w:rFonts w:cs="Arial"/>
              </w:rPr>
              <w:t>.202</w:t>
            </w:r>
            <w:r w:rsidR="00D10F3E">
              <w:rPr>
                <w:rFonts w:cs="Arial"/>
              </w:rPr>
              <w:t>9</w:t>
            </w:r>
          </w:p>
        </w:tc>
      </w:tr>
      <w:tr w:rsidR="00B71A28" w:rsidRPr="00BA5236" w14:paraId="4A3B1FF3" w14:textId="77777777" w:rsidTr="005C006E">
        <w:trPr>
          <w:trHeight w:val="419"/>
          <w:jc w:val="center"/>
        </w:trPr>
        <w:tc>
          <w:tcPr>
            <w:tcW w:w="4091" w:type="dxa"/>
            <w:shd w:val="clear" w:color="auto" w:fill="auto"/>
            <w:vAlign w:val="center"/>
          </w:tcPr>
          <w:p w14:paraId="33EF9080" w14:textId="393097D0" w:rsidR="00B71A28" w:rsidRPr="00FB39F4" w:rsidRDefault="00B71A28" w:rsidP="00A8718E">
            <w:pPr>
              <w:keepNext/>
              <w:keepLines/>
              <w:jc w:val="left"/>
              <w:rPr>
                <w:rFonts w:cs="Arial"/>
                <w:color w:val="000000"/>
              </w:rPr>
            </w:pPr>
            <w:r w:rsidRPr="00FB39F4">
              <w:rPr>
                <w:rFonts w:cs="Arial"/>
                <w:color w:val="000000"/>
              </w:rPr>
              <w:t>EQSR</w:t>
            </w:r>
          </w:p>
        </w:tc>
        <w:tc>
          <w:tcPr>
            <w:tcW w:w="4596" w:type="dxa"/>
            <w:shd w:val="clear" w:color="auto" w:fill="auto"/>
            <w:vAlign w:val="center"/>
          </w:tcPr>
          <w:p w14:paraId="08875100" w14:textId="3245487B" w:rsidR="00B71A28" w:rsidRPr="00ED71C9" w:rsidRDefault="00B71A28" w:rsidP="004D1216">
            <w:pPr>
              <w:keepNext/>
              <w:keepLines/>
              <w:jc w:val="left"/>
              <w:rPr>
                <w:rFonts w:cs="Arial"/>
                <w:color w:val="000000" w:themeColor="text1"/>
                <w:kern w:val="24"/>
                <w:highlight w:val="yellow"/>
              </w:rPr>
            </w:pPr>
            <w:r w:rsidRPr="00765B4B">
              <w:rPr>
                <w:rFonts w:cs="Arial"/>
                <w:color w:val="000000" w:themeColor="text1"/>
                <w:kern w:val="24"/>
              </w:rPr>
              <w:t>to be proposed by supplier</w:t>
            </w:r>
          </w:p>
        </w:tc>
      </w:tr>
      <w:tr w:rsidR="005F1C22" w:rsidRPr="00BA5236" w14:paraId="4147821F" w14:textId="77777777" w:rsidTr="005C006E">
        <w:trPr>
          <w:trHeight w:val="415"/>
          <w:jc w:val="center"/>
        </w:trPr>
        <w:tc>
          <w:tcPr>
            <w:tcW w:w="4091" w:type="dxa"/>
            <w:shd w:val="clear" w:color="auto" w:fill="auto"/>
            <w:vAlign w:val="center"/>
          </w:tcPr>
          <w:p w14:paraId="5698B9E5" w14:textId="31124F51" w:rsidR="005F1C22" w:rsidRDefault="005F1C22" w:rsidP="005F1C22">
            <w:pPr>
              <w:keepNext/>
              <w:keepLines/>
              <w:jc w:val="left"/>
              <w:rPr>
                <w:rFonts w:cs="Arial"/>
                <w:color w:val="000000"/>
              </w:rPr>
            </w:pPr>
            <w:r w:rsidRPr="005F1C22">
              <w:rPr>
                <w:rFonts w:cs="Arial"/>
                <w:color w:val="000000"/>
              </w:rPr>
              <w:t>MPCB/PCB/ERCB</w:t>
            </w:r>
          </w:p>
        </w:tc>
        <w:tc>
          <w:tcPr>
            <w:tcW w:w="4596" w:type="dxa"/>
            <w:shd w:val="clear" w:color="auto" w:fill="auto"/>
            <w:vAlign w:val="center"/>
          </w:tcPr>
          <w:p w14:paraId="3C206174" w14:textId="4EC52046" w:rsidR="005F1C22" w:rsidRPr="00C60EA8" w:rsidRDefault="005F1C22" w:rsidP="005F1C22">
            <w:pPr>
              <w:keepNext/>
              <w:keepLines/>
              <w:jc w:val="left"/>
              <w:rPr>
                <w:rFonts w:cs="Arial"/>
                <w:color w:val="000000"/>
              </w:rPr>
            </w:pPr>
            <w:r w:rsidRPr="00765B4B">
              <w:rPr>
                <w:rFonts w:cs="Arial"/>
                <w:color w:val="000000" w:themeColor="text1"/>
                <w:kern w:val="24"/>
              </w:rPr>
              <w:t>to be proposed by supplier</w:t>
            </w:r>
          </w:p>
        </w:tc>
      </w:tr>
      <w:tr w:rsidR="005F1C22" w:rsidRPr="00BA5236" w14:paraId="54DF9B7E" w14:textId="77777777" w:rsidTr="005C006E">
        <w:trPr>
          <w:trHeight w:val="415"/>
          <w:jc w:val="center"/>
        </w:trPr>
        <w:tc>
          <w:tcPr>
            <w:tcW w:w="4091" w:type="dxa"/>
            <w:shd w:val="clear" w:color="auto" w:fill="auto"/>
            <w:vAlign w:val="center"/>
          </w:tcPr>
          <w:p w14:paraId="31149D05" w14:textId="6F6136A2" w:rsidR="005F1C22" w:rsidRDefault="00372F40" w:rsidP="005F1C22">
            <w:pPr>
              <w:keepNext/>
              <w:keepLines/>
              <w:jc w:val="left"/>
              <w:rPr>
                <w:rFonts w:cs="Arial"/>
                <w:color w:val="000000"/>
              </w:rPr>
            </w:pPr>
            <w:r>
              <w:rPr>
                <w:rFonts w:cs="Arial"/>
                <w:color w:val="000000"/>
              </w:rPr>
              <w:t>D</w:t>
            </w:r>
            <w:r w:rsidR="004A38F6">
              <w:rPr>
                <w:rFonts w:cs="Arial"/>
                <w:color w:val="000000"/>
              </w:rPr>
              <w:t xml:space="preserve">esign </w:t>
            </w:r>
            <w:r>
              <w:rPr>
                <w:rFonts w:cs="Arial"/>
                <w:color w:val="000000"/>
              </w:rPr>
              <w:t>F</w:t>
            </w:r>
            <w:r w:rsidR="004A38F6">
              <w:rPr>
                <w:rFonts w:cs="Arial"/>
                <w:color w:val="000000"/>
              </w:rPr>
              <w:t>reeze</w:t>
            </w:r>
          </w:p>
        </w:tc>
        <w:tc>
          <w:tcPr>
            <w:tcW w:w="4596" w:type="dxa"/>
            <w:shd w:val="clear" w:color="auto" w:fill="auto"/>
            <w:vAlign w:val="center"/>
          </w:tcPr>
          <w:p w14:paraId="7ED88E7F" w14:textId="13220048" w:rsidR="005F1C22" w:rsidRPr="00765B4B" w:rsidRDefault="00E664AB" w:rsidP="005F1C22">
            <w:pPr>
              <w:keepNext/>
              <w:keepLines/>
              <w:jc w:val="left"/>
              <w:rPr>
                <w:rFonts w:cs="Arial"/>
                <w:color w:val="000000" w:themeColor="text1"/>
                <w:kern w:val="24"/>
              </w:rPr>
            </w:pPr>
            <w:r>
              <w:rPr>
                <w:rFonts w:cs="Arial"/>
                <w:color w:val="000000" w:themeColor="text1"/>
                <w:kern w:val="24"/>
              </w:rPr>
              <w:t>6 months before CDR</w:t>
            </w:r>
          </w:p>
        </w:tc>
      </w:tr>
      <w:tr w:rsidR="005F1C22" w:rsidRPr="00BA5236" w14:paraId="1519BA3E" w14:textId="77777777" w:rsidTr="005C006E">
        <w:trPr>
          <w:trHeight w:val="415"/>
          <w:jc w:val="center"/>
        </w:trPr>
        <w:tc>
          <w:tcPr>
            <w:tcW w:w="4091" w:type="dxa"/>
            <w:shd w:val="clear" w:color="auto" w:fill="auto"/>
            <w:vAlign w:val="center"/>
          </w:tcPr>
          <w:p w14:paraId="037581E1" w14:textId="1587282E" w:rsidR="005F1C22" w:rsidRDefault="005F1C22" w:rsidP="005F1C22">
            <w:pPr>
              <w:keepNext/>
              <w:keepLines/>
              <w:jc w:val="left"/>
              <w:rPr>
                <w:rFonts w:cs="Arial"/>
                <w:color w:val="000000"/>
              </w:rPr>
            </w:pPr>
            <w:r>
              <w:rPr>
                <w:rFonts w:cs="Arial"/>
                <w:color w:val="000000"/>
              </w:rPr>
              <w:t>CDR</w:t>
            </w:r>
          </w:p>
        </w:tc>
        <w:tc>
          <w:tcPr>
            <w:tcW w:w="4596" w:type="dxa"/>
            <w:shd w:val="clear" w:color="auto" w:fill="auto"/>
            <w:vAlign w:val="center"/>
          </w:tcPr>
          <w:p w14:paraId="4E0446B7" w14:textId="194E642F" w:rsidR="005F1C22" w:rsidRPr="00765B4B" w:rsidRDefault="005F1C22" w:rsidP="005F1C22">
            <w:pPr>
              <w:keepNext/>
              <w:keepLines/>
              <w:jc w:val="left"/>
              <w:rPr>
                <w:rFonts w:cs="Arial"/>
                <w:color w:val="000000" w:themeColor="text1"/>
                <w:kern w:val="24"/>
              </w:rPr>
            </w:pPr>
            <w:r w:rsidRPr="00765B4B">
              <w:rPr>
                <w:rFonts w:cs="Arial"/>
                <w:color w:val="000000" w:themeColor="text1"/>
                <w:kern w:val="24"/>
              </w:rPr>
              <w:t>to be proposed by supplier</w:t>
            </w:r>
          </w:p>
        </w:tc>
      </w:tr>
      <w:tr w:rsidR="005F1C22" w:rsidRPr="00BA5236" w14:paraId="780108EA" w14:textId="77777777" w:rsidTr="005C006E">
        <w:trPr>
          <w:trHeight w:val="415"/>
          <w:jc w:val="center"/>
        </w:trPr>
        <w:tc>
          <w:tcPr>
            <w:tcW w:w="4091" w:type="dxa"/>
            <w:shd w:val="clear" w:color="auto" w:fill="auto"/>
            <w:vAlign w:val="center"/>
          </w:tcPr>
          <w:p w14:paraId="6961C2F3" w14:textId="77777777" w:rsidR="005F1C22" w:rsidRPr="00FB39F4" w:rsidRDefault="005F1C22" w:rsidP="005F1C22">
            <w:pPr>
              <w:keepNext/>
              <w:keepLines/>
              <w:jc w:val="left"/>
              <w:rPr>
                <w:rFonts w:cs="Arial"/>
                <w:color w:val="000000"/>
              </w:rPr>
            </w:pPr>
            <w:r>
              <w:rPr>
                <w:rFonts w:cs="Arial"/>
                <w:color w:val="000000"/>
              </w:rPr>
              <w:t>1</w:t>
            </w:r>
            <w:r w:rsidRPr="009A5242">
              <w:rPr>
                <w:rFonts w:cs="Arial"/>
                <w:color w:val="000000"/>
                <w:vertAlign w:val="superscript"/>
              </w:rPr>
              <w:t>st</w:t>
            </w:r>
            <w:r>
              <w:rPr>
                <w:rFonts w:cs="Arial"/>
                <w:color w:val="000000"/>
              </w:rPr>
              <w:t xml:space="preserve"> </w:t>
            </w:r>
            <w:r w:rsidRPr="00FB39F4">
              <w:rPr>
                <w:rFonts w:cs="Arial"/>
                <w:color w:val="000000"/>
              </w:rPr>
              <w:t>Flight Set MRR</w:t>
            </w:r>
          </w:p>
        </w:tc>
        <w:tc>
          <w:tcPr>
            <w:tcW w:w="4596" w:type="dxa"/>
            <w:shd w:val="clear" w:color="auto" w:fill="auto"/>
            <w:vAlign w:val="center"/>
          </w:tcPr>
          <w:p w14:paraId="6680D890" w14:textId="71487003" w:rsidR="005F1C22" w:rsidRPr="00ED71C9" w:rsidRDefault="005F1C22" w:rsidP="005F1C22">
            <w:pPr>
              <w:keepNext/>
              <w:keepLines/>
              <w:jc w:val="left"/>
              <w:rPr>
                <w:rFonts w:cs="Arial"/>
                <w:color w:val="000000"/>
                <w:highlight w:val="yellow"/>
              </w:rPr>
            </w:pPr>
            <w:r w:rsidRPr="00765B4B">
              <w:rPr>
                <w:rFonts w:cs="Arial"/>
                <w:color w:val="000000" w:themeColor="text1"/>
                <w:kern w:val="24"/>
              </w:rPr>
              <w:t>to be proposed by supplier</w:t>
            </w:r>
          </w:p>
        </w:tc>
      </w:tr>
      <w:tr w:rsidR="005B1B8E" w:rsidRPr="00BA5236" w14:paraId="34B36372" w14:textId="77777777" w:rsidTr="005C006E">
        <w:trPr>
          <w:trHeight w:val="415"/>
          <w:jc w:val="center"/>
        </w:trPr>
        <w:tc>
          <w:tcPr>
            <w:tcW w:w="4091" w:type="dxa"/>
            <w:shd w:val="clear" w:color="auto" w:fill="auto"/>
            <w:vAlign w:val="center"/>
          </w:tcPr>
          <w:p w14:paraId="32CB3F40" w14:textId="672CF898" w:rsidR="005B1B8E" w:rsidRDefault="005B1B8E" w:rsidP="005B1B8E">
            <w:pPr>
              <w:keepNext/>
              <w:keepLines/>
              <w:jc w:val="left"/>
              <w:rPr>
                <w:rFonts w:cs="Arial"/>
                <w:color w:val="000000"/>
              </w:rPr>
            </w:pPr>
            <w:r>
              <w:rPr>
                <w:rFonts w:cs="Arial"/>
                <w:color w:val="000000"/>
              </w:rPr>
              <w:t>Test Set MRR</w:t>
            </w:r>
          </w:p>
        </w:tc>
        <w:tc>
          <w:tcPr>
            <w:tcW w:w="4596" w:type="dxa"/>
            <w:shd w:val="clear" w:color="auto" w:fill="auto"/>
            <w:vAlign w:val="center"/>
          </w:tcPr>
          <w:p w14:paraId="3A464434" w14:textId="4349D01E" w:rsidR="005B1B8E" w:rsidRPr="00765B4B" w:rsidRDefault="005B1B8E" w:rsidP="005B1B8E">
            <w:pPr>
              <w:keepNext/>
              <w:keepLines/>
              <w:jc w:val="left"/>
              <w:rPr>
                <w:rFonts w:cs="Arial"/>
                <w:color w:val="000000" w:themeColor="text1"/>
                <w:kern w:val="24"/>
              </w:rPr>
            </w:pPr>
            <w:r w:rsidRPr="00765B4B">
              <w:rPr>
                <w:rFonts w:cs="Arial"/>
                <w:color w:val="000000" w:themeColor="text1"/>
                <w:kern w:val="24"/>
              </w:rPr>
              <w:t>to be proposed by supplier</w:t>
            </w:r>
          </w:p>
        </w:tc>
      </w:tr>
      <w:tr w:rsidR="005B1B8E" w:rsidRPr="00BA5236" w14:paraId="5AC879B9" w14:textId="77777777" w:rsidTr="005C006E">
        <w:trPr>
          <w:trHeight w:val="415"/>
          <w:jc w:val="center"/>
        </w:trPr>
        <w:tc>
          <w:tcPr>
            <w:tcW w:w="4091" w:type="dxa"/>
            <w:shd w:val="clear" w:color="auto" w:fill="auto"/>
            <w:vAlign w:val="center"/>
          </w:tcPr>
          <w:p w14:paraId="799040C0" w14:textId="69659723" w:rsidR="005B1B8E" w:rsidRPr="00FB39F4" w:rsidRDefault="005B1B8E" w:rsidP="005B1B8E">
            <w:pPr>
              <w:keepNext/>
              <w:keepLines/>
              <w:jc w:val="left"/>
              <w:rPr>
                <w:rFonts w:cs="Arial"/>
                <w:color w:val="000000"/>
              </w:rPr>
            </w:pPr>
            <w:r>
              <w:rPr>
                <w:rFonts w:cs="Arial"/>
                <w:color w:val="000000"/>
              </w:rPr>
              <w:t>MLI SAT-A</w:t>
            </w:r>
            <w:r w:rsidRPr="00FB39F4">
              <w:rPr>
                <w:rFonts w:cs="Arial"/>
                <w:color w:val="000000"/>
              </w:rPr>
              <w:t xml:space="preserve"> DRB</w:t>
            </w:r>
          </w:p>
        </w:tc>
        <w:tc>
          <w:tcPr>
            <w:tcW w:w="4596" w:type="dxa"/>
            <w:shd w:val="clear" w:color="auto" w:fill="auto"/>
            <w:vAlign w:val="center"/>
          </w:tcPr>
          <w:p w14:paraId="2E10EFB3" w14:textId="5F1AA746" w:rsidR="005B1B8E" w:rsidRPr="00372F40" w:rsidRDefault="005B1B8E" w:rsidP="005B1B8E">
            <w:pPr>
              <w:keepNext/>
              <w:keepLines/>
              <w:jc w:val="left"/>
              <w:rPr>
                <w:rFonts w:cs="Arial"/>
                <w:color w:val="000000" w:themeColor="text1"/>
                <w:kern w:val="24"/>
              </w:rPr>
            </w:pPr>
            <w:r w:rsidRPr="00372F40">
              <w:rPr>
                <w:rFonts w:cs="Arial"/>
                <w:color w:val="000000"/>
              </w:rPr>
              <w:t>Before 0</w:t>
            </w:r>
            <w:r w:rsidR="007D3B83">
              <w:rPr>
                <w:rFonts w:cs="Arial"/>
                <w:color w:val="000000"/>
              </w:rPr>
              <w:t>9</w:t>
            </w:r>
            <w:r w:rsidRPr="00372F40">
              <w:rPr>
                <w:rFonts w:cs="Arial"/>
                <w:color w:val="000000"/>
              </w:rPr>
              <w:t>.203</w:t>
            </w:r>
            <w:r w:rsidR="007D3B83">
              <w:rPr>
                <w:rFonts w:cs="Arial"/>
                <w:color w:val="000000"/>
              </w:rPr>
              <w:t>0</w:t>
            </w:r>
          </w:p>
        </w:tc>
      </w:tr>
      <w:tr w:rsidR="005B1B8E" w:rsidRPr="00BA5236" w14:paraId="4D011211" w14:textId="77777777" w:rsidTr="005C006E">
        <w:trPr>
          <w:trHeight w:val="415"/>
          <w:jc w:val="center"/>
        </w:trPr>
        <w:tc>
          <w:tcPr>
            <w:tcW w:w="4091" w:type="dxa"/>
            <w:shd w:val="clear" w:color="auto" w:fill="auto"/>
            <w:vAlign w:val="center"/>
          </w:tcPr>
          <w:p w14:paraId="64952D65" w14:textId="266B173F" w:rsidR="005B1B8E" w:rsidRDefault="005B1B8E" w:rsidP="005B1B8E">
            <w:pPr>
              <w:keepNext/>
              <w:keepLines/>
              <w:jc w:val="left"/>
              <w:rPr>
                <w:rFonts w:cs="Arial"/>
                <w:color w:val="000000"/>
              </w:rPr>
            </w:pPr>
            <w:r>
              <w:rPr>
                <w:rFonts w:cs="Arial"/>
                <w:color w:val="000000"/>
              </w:rPr>
              <w:t>Test MLI DRB</w:t>
            </w:r>
          </w:p>
        </w:tc>
        <w:tc>
          <w:tcPr>
            <w:tcW w:w="4596" w:type="dxa"/>
            <w:shd w:val="clear" w:color="auto" w:fill="auto"/>
            <w:vAlign w:val="center"/>
          </w:tcPr>
          <w:p w14:paraId="49FB693C" w14:textId="7B9C9BA5" w:rsidR="005B1B8E" w:rsidRPr="00372F40" w:rsidRDefault="008043A4" w:rsidP="005B1B8E">
            <w:pPr>
              <w:keepNext/>
              <w:keepLines/>
              <w:jc w:val="left"/>
              <w:rPr>
                <w:rFonts w:cs="Arial"/>
                <w:color w:val="000000"/>
              </w:rPr>
            </w:pPr>
            <w:r>
              <w:rPr>
                <w:rFonts w:cs="Arial"/>
                <w:color w:val="000000"/>
              </w:rPr>
              <w:t>TBD</w:t>
            </w:r>
          </w:p>
        </w:tc>
      </w:tr>
      <w:tr w:rsidR="005B1B8E" w:rsidRPr="00BA5236" w14:paraId="7D857A4E" w14:textId="77777777" w:rsidTr="005C006E">
        <w:trPr>
          <w:trHeight w:val="415"/>
          <w:jc w:val="center"/>
        </w:trPr>
        <w:tc>
          <w:tcPr>
            <w:tcW w:w="4091" w:type="dxa"/>
            <w:shd w:val="clear" w:color="auto" w:fill="auto"/>
            <w:vAlign w:val="center"/>
          </w:tcPr>
          <w:p w14:paraId="57F283ED" w14:textId="08200C17" w:rsidR="005B1B8E" w:rsidRPr="00FB39F4" w:rsidRDefault="005B1B8E" w:rsidP="005B1B8E">
            <w:pPr>
              <w:keepNext/>
              <w:keepLines/>
              <w:jc w:val="left"/>
              <w:rPr>
                <w:rFonts w:cs="Arial"/>
                <w:color w:val="000000"/>
              </w:rPr>
            </w:pPr>
            <w:r>
              <w:rPr>
                <w:rFonts w:cs="Arial"/>
                <w:color w:val="000000"/>
              </w:rPr>
              <w:t xml:space="preserve">Optional </w:t>
            </w:r>
            <w:r w:rsidRPr="00FB39F4">
              <w:rPr>
                <w:rFonts w:cs="Arial"/>
                <w:color w:val="000000"/>
              </w:rPr>
              <w:t>2</w:t>
            </w:r>
            <w:r w:rsidRPr="00FB39F4">
              <w:rPr>
                <w:rFonts w:cs="Arial"/>
                <w:color w:val="000000"/>
                <w:vertAlign w:val="superscript"/>
              </w:rPr>
              <w:t>nd</w:t>
            </w:r>
            <w:r w:rsidRPr="00FB39F4">
              <w:rPr>
                <w:rFonts w:cs="Arial"/>
                <w:color w:val="000000"/>
              </w:rPr>
              <w:t xml:space="preserve"> Flight Set DRB</w:t>
            </w:r>
          </w:p>
        </w:tc>
        <w:tc>
          <w:tcPr>
            <w:tcW w:w="4596" w:type="dxa"/>
            <w:shd w:val="clear" w:color="auto" w:fill="auto"/>
            <w:vAlign w:val="center"/>
          </w:tcPr>
          <w:p w14:paraId="0DBBED26" w14:textId="18AD268D" w:rsidR="005B1B8E" w:rsidRPr="00372F40" w:rsidRDefault="005B1B8E" w:rsidP="005B1B8E">
            <w:pPr>
              <w:keepNext/>
              <w:keepLines/>
              <w:jc w:val="left"/>
              <w:rPr>
                <w:rFonts w:cs="Arial"/>
                <w:color w:val="000000" w:themeColor="text1"/>
                <w:kern w:val="24"/>
              </w:rPr>
            </w:pPr>
            <w:r w:rsidRPr="00372F40">
              <w:rPr>
                <w:rFonts w:cs="Arial"/>
                <w:color w:val="000000"/>
              </w:rPr>
              <w:t>Before 0</w:t>
            </w:r>
            <w:r w:rsidR="007D3B83">
              <w:rPr>
                <w:rFonts w:cs="Arial"/>
                <w:color w:val="000000"/>
              </w:rPr>
              <w:t>9</w:t>
            </w:r>
            <w:r w:rsidRPr="00372F40">
              <w:rPr>
                <w:rFonts w:cs="Arial"/>
                <w:color w:val="000000"/>
              </w:rPr>
              <w:t>.203</w:t>
            </w:r>
            <w:r w:rsidR="007D3B83">
              <w:rPr>
                <w:rFonts w:cs="Arial"/>
                <w:color w:val="000000"/>
              </w:rPr>
              <w:t>1</w:t>
            </w:r>
          </w:p>
        </w:tc>
      </w:tr>
      <w:tr w:rsidR="005B1B8E" w:rsidRPr="00BA5236" w14:paraId="261BFCC4" w14:textId="77777777" w:rsidTr="005C006E">
        <w:trPr>
          <w:trHeight w:val="415"/>
          <w:jc w:val="center"/>
        </w:trPr>
        <w:tc>
          <w:tcPr>
            <w:tcW w:w="4091" w:type="dxa"/>
            <w:shd w:val="clear" w:color="auto" w:fill="auto"/>
            <w:vAlign w:val="center"/>
          </w:tcPr>
          <w:p w14:paraId="702F4BC1" w14:textId="64611346" w:rsidR="005B1B8E" w:rsidRDefault="005B1B8E" w:rsidP="005B1B8E">
            <w:pPr>
              <w:keepNext/>
              <w:keepLines/>
              <w:jc w:val="left"/>
              <w:rPr>
                <w:rFonts w:cs="Arial"/>
                <w:color w:val="000000"/>
              </w:rPr>
            </w:pPr>
            <w:r>
              <w:rPr>
                <w:rFonts w:cs="Arial"/>
                <w:color w:val="000000"/>
              </w:rPr>
              <w:t>Optional 3</w:t>
            </w:r>
            <w:r>
              <w:rPr>
                <w:rFonts w:cs="Arial"/>
                <w:color w:val="000000"/>
                <w:vertAlign w:val="superscript"/>
              </w:rPr>
              <w:t>r</w:t>
            </w:r>
            <w:r w:rsidRPr="00FB39F4">
              <w:rPr>
                <w:rFonts w:cs="Arial"/>
                <w:color w:val="000000"/>
                <w:vertAlign w:val="superscript"/>
              </w:rPr>
              <w:t>d</w:t>
            </w:r>
            <w:r w:rsidRPr="00FB39F4">
              <w:rPr>
                <w:rFonts w:cs="Arial"/>
                <w:color w:val="000000"/>
              </w:rPr>
              <w:t xml:space="preserve"> Flight Set DRB</w:t>
            </w:r>
          </w:p>
        </w:tc>
        <w:tc>
          <w:tcPr>
            <w:tcW w:w="4596" w:type="dxa"/>
            <w:shd w:val="clear" w:color="auto" w:fill="auto"/>
            <w:vAlign w:val="center"/>
          </w:tcPr>
          <w:p w14:paraId="617A264B" w14:textId="30057AD6" w:rsidR="005B1B8E" w:rsidRPr="00372F40" w:rsidRDefault="005B1B8E" w:rsidP="005B1B8E">
            <w:pPr>
              <w:keepNext/>
              <w:keepLines/>
              <w:jc w:val="left"/>
              <w:rPr>
                <w:rFonts w:cs="Arial"/>
                <w:color w:val="000000"/>
              </w:rPr>
            </w:pPr>
            <w:r w:rsidRPr="00372F40">
              <w:rPr>
                <w:rFonts w:cs="Arial"/>
                <w:color w:val="000000"/>
              </w:rPr>
              <w:t>Before 0</w:t>
            </w:r>
            <w:r w:rsidR="007D3B83">
              <w:rPr>
                <w:rFonts w:cs="Arial"/>
                <w:color w:val="000000"/>
              </w:rPr>
              <w:t>9</w:t>
            </w:r>
            <w:r w:rsidRPr="00372F40">
              <w:rPr>
                <w:rFonts w:cs="Arial"/>
                <w:color w:val="000000"/>
              </w:rPr>
              <w:t>.203</w:t>
            </w:r>
            <w:r w:rsidR="007D3B83">
              <w:rPr>
                <w:rFonts w:cs="Arial"/>
                <w:color w:val="000000"/>
              </w:rPr>
              <w:t>2</w:t>
            </w:r>
            <w:r>
              <w:rPr>
                <w:rFonts w:cs="Arial"/>
                <w:color w:val="000000"/>
              </w:rPr>
              <w:t xml:space="preserve"> (</w:t>
            </w:r>
            <w:r w:rsidR="00172CE1">
              <w:rPr>
                <w:rFonts w:cs="Arial"/>
                <w:color w:val="000000"/>
              </w:rPr>
              <w:t>TBC</w:t>
            </w:r>
            <w:r>
              <w:rPr>
                <w:rFonts w:cs="Arial"/>
                <w:color w:val="000000"/>
              </w:rPr>
              <w:t>)</w:t>
            </w:r>
          </w:p>
        </w:tc>
      </w:tr>
      <w:tr w:rsidR="005B1B8E" w:rsidRPr="00BA5236" w14:paraId="5AFF3821" w14:textId="77777777" w:rsidTr="005C006E">
        <w:trPr>
          <w:trHeight w:val="415"/>
          <w:jc w:val="center"/>
        </w:trPr>
        <w:tc>
          <w:tcPr>
            <w:tcW w:w="4091" w:type="dxa"/>
            <w:shd w:val="clear" w:color="auto" w:fill="auto"/>
            <w:vAlign w:val="center"/>
          </w:tcPr>
          <w:p w14:paraId="04B208B0" w14:textId="77777777" w:rsidR="005B1B8E" w:rsidRPr="006C147C" w:rsidRDefault="005B1B8E" w:rsidP="005B1B8E">
            <w:pPr>
              <w:keepNext/>
              <w:keepLines/>
              <w:jc w:val="left"/>
              <w:rPr>
                <w:rFonts w:cs="Arial"/>
                <w:color w:val="000000"/>
              </w:rPr>
            </w:pPr>
            <w:r w:rsidRPr="001E3BCF">
              <w:rPr>
                <w:rFonts w:cs="Arial"/>
                <w:color w:val="000000"/>
              </w:rPr>
              <w:t>MIP/KIPs per model</w:t>
            </w:r>
          </w:p>
        </w:tc>
        <w:tc>
          <w:tcPr>
            <w:tcW w:w="4596" w:type="dxa"/>
            <w:shd w:val="clear" w:color="auto" w:fill="auto"/>
            <w:vAlign w:val="center"/>
          </w:tcPr>
          <w:p w14:paraId="3D03EF46" w14:textId="77777777" w:rsidR="005B1B8E" w:rsidRPr="00ED71C9" w:rsidRDefault="005B1B8E" w:rsidP="005B1B8E">
            <w:pPr>
              <w:keepNext/>
              <w:keepLines/>
              <w:jc w:val="left"/>
              <w:rPr>
                <w:rFonts w:cs="Arial"/>
                <w:color w:val="000000" w:themeColor="text1"/>
                <w:kern w:val="24"/>
                <w:highlight w:val="yellow"/>
              </w:rPr>
            </w:pPr>
            <w:r w:rsidRPr="00055D6A">
              <w:rPr>
                <w:rFonts w:cs="Arial"/>
                <w:color w:val="000000" w:themeColor="text1"/>
                <w:kern w:val="24"/>
              </w:rPr>
              <w:t>to be proposed by supplier</w:t>
            </w:r>
          </w:p>
        </w:tc>
      </w:tr>
    </w:tbl>
    <w:p w14:paraId="3E8C45BF" w14:textId="77777777" w:rsidR="00EB183B" w:rsidRPr="000F490F" w:rsidRDefault="00EB183B" w:rsidP="00E87A45">
      <w:pPr>
        <w:rPr>
          <w:lang w:eastAsia="en-GB"/>
        </w:rPr>
      </w:pPr>
    </w:p>
    <w:p w14:paraId="10E3F8E4" w14:textId="37485221" w:rsidR="00E87A45" w:rsidRDefault="00E87A45" w:rsidP="00E87A45">
      <w:pPr>
        <w:pStyle w:val="Caption"/>
      </w:pPr>
      <w:bookmarkStart w:id="7232" w:name="_Toc223513483"/>
      <w:r>
        <w:t xml:space="preserve">Table </w:t>
      </w:r>
      <w:fldSimple w:instr=" STYLEREF 1 \s ">
        <w:r w:rsidR="00854A33">
          <w:rPr>
            <w:noProof/>
          </w:rPr>
          <w:t>5</w:t>
        </w:r>
      </w:fldSimple>
      <w:r w:rsidR="00905481">
        <w:noBreakHyphen/>
      </w:r>
      <w:fldSimple w:instr=" SEQ Table \* ARABIC \s 1 ">
        <w:r w:rsidR="00854A33">
          <w:rPr>
            <w:noProof/>
          </w:rPr>
          <w:t>1</w:t>
        </w:r>
      </w:fldSimple>
      <w:r>
        <w:t>:</w:t>
      </w:r>
      <w:r w:rsidRPr="007056BE">
        <w:t xml:space="preserve"> </w:t>
      </w:r>
      <w:fldSimple w:instr=" DOCPROPERTY  Project  \* MERGEFORMAT ">
        <w:r w:rsidR="00DC585D">
          <w:t>S2NG</w:t>
        </w:r>
      </w:fldSimple>
      <w:r w:rsidR="006C147C">
        <w:t xml:space="preserve"> </w:t>
      </w:r>
      <w:r>
        <w:t>Meetings and Review Dates</w:t>
      </w:r>
      <w:bookmarkEnd w:id="7232"/>
    </w:p>
    <w:p w14:paraId="14D0097D" w14:textId="77777777" w:rsidR="009F2B92" w:rsidRDefault="00E87A45" w:rsidP="00E87A45">
      <w:pPr>
        <w:spacing w:line="240" w:lineRule="auto"/>
        <w:jc w:val="left"/>
      </w:pPr>
      <w:r>
        <w:t xml:space="preserve"> </w:t>
      </w:r>
      <w:r w:rsidR="009F2B92">
        <w:br w:type="page"/>
      </w:r>
    </w:p>
    <w:p w14:paraId="2D442F09" w14:textId="340D1E3C" w:rsidR="00D3047B" w:rsidRDefault="00D3047B" w:rsidP="004347C2">
      <w:pPr>
        <w:pStyle w:val="Heading1"/>
      </w:pPr>
      <w:bookmarkStart w:id="7233" w:name="_Toc465663195"/>
      <w:bookmarkStart w:id="7234" w:name="_Toc466526581"/>
      <w:bookmarkStart w:id="7235" w:name="_Toc466528411"/>
      <w:bookmarkStart w:id="7236" w:name="_Toc466528692"/>
      <w:bookmarkStart w:id="7237" w:name="_Toc466528952"/>
      <w:bookmarkStart w:id="7238" w:name="_Toc466613139"/>
      <w:bookmarkStart w:id="7239" w:name="_Toc466613541"/>
      <w:bookmarkStart w:id="7240" w:name="_Toc466634582"/>
      <w:bookmarkStart w:id="7241" w:name="_Toc466635445"/>
      <w:bookmarkStart w:id="7242" w:name="_Toc466638218"/>
      <w:bookmarkStart w:id="7243" w:name="_Toc465663196"/>
      <w:bookmarkStart w:id="7244" w:name="_Toc466526582"/>
      <w:bookmarkStart w:id="7245" w:name="_Toc466528412"/>
      <w:bookmarkStart w:id="7246" w:name="_Toc466528693"/>
      <w:bookmarkStart w:id="7247" w:name="_Toc466528953"/>
      <w:bookmarkStart w:id="7248" w:name="_Toc466613140"/>
      <w:bookmarkStart w:id="7249" w:name="_Toc466613542"/>
      <w:bookmarkStart w:id="7250" w:name="_Toc466634583"/>
      <w:bookmarkStart w:id="7251" w:name="_Toc466635446"/>
      <w:bookmarkStart w:id="7252" w:name="_Toc466638219"/>
      <w:bookmarkStart w:id="7253" w:name="_Ref456939194"/>
      <w:bookmarkStart w:id="7254" w:name="_Toc223513471"/>
      <w:bookmarkEnd w:id="7225"/>
      <w:bookmarkEnd w:id="7226"/>
      <w:bookmarkEnd w:id="7227"/>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r w:rsidRPr="00001952">
        <w:lastRenderedPageBreak/>
        <w:t>Specific</w:t>
      </w:r>
      <w:r w:rsidR="00B71A28">
        <w:t xml:space="preserve"> </w:t>
      </w:r>
      <w:r w:rsidR="002F2A6B" w:rsidRPr="00001952">
        <w:t>Requirements</w:t>
      </w:r>
      <w:bookmarkEnd w:id="7253"/>
      <w:r w:rsidR="00E35210" w:rsidRPr="00E35210">
        <w:t xml:space="preserve"> </w:t>
      </w:r>
      <w:r w:rsidR="00E35210">
        <w:t>and</w:t>
      </w:r>
      <w:r w:rsidR="00E35210" w:rsidRPr="00001952">
        <w:t xml:space="preserve"> Post Delivery Requirements</w:t>
      </w:r>
      <w:bookmarkEnd w:id="7254"/>
    </w:p>
    <w:p w14:paraId="51B43968" w14:textId="270205C9" w:rsidR="00701FC2" w:rsidRDefault="00701FC2" w:rsidP="00B71A28">
      <w:bookmarkStart w:id="7255" w:name="_Toc465169578"/>
      <w:bookmarkStart w:id="7256" w:name="_Toc465169579"/>
      <w:bookmarkStart w:id="7257" w:name="_Toc465169580"/>
      <w:bookmarkStart w:id="7258" w:name="_Toc468284967"/>
      <w:bookmarkStart w:id="7259" w:name="_Toc468284968"/>
      <w:bookmarkStart w:id="7260" w:name="_Toc468284969"/>
      <w:bookmarkEnd w:id="7255"/>
      <w:bookmarkEnd w:id="7256"/>
      <w:bookmarkEnd w:id="7257"/>
      <w:bookmarkEnd w:id="7258"/>
      <w:bookmarkEnd w:id="7259"/>
      <w:bookmarkEnd w:id="7260"/>
    </w:p>
    <w:p w14:paraId="2087D91B" w14:textId="0FE7D3FA" w:rsidR="00E35210" w:rsidRDefault="00E35210" w:rsidP="00E35210">
      <w:pPr>
        <w:pStyle w:val="Heading2"/>
        <w:tabs>
          <w:tab w:val="left" w:pos="9582"/>
        </w:tabs>
        <w:ind w:left="567" w:hanging="578"/>
      </w:pPr>
      <w:bookmarkStart w:id="7261" w:name="_Toc15548970"/>
      <w:bookmarkStart w:id="7262" w:name="_Toc81570705"/>
      <w:bookmarkStart w:id="7263" w:name="_Toc223513472"/>
      <w:r>
        <w:t>Integration</w:t>
      </w:r>
      <w:bookmarkEnd w:id="7261"/>
      <w:bookmarkEnd w:id="7262"/>
      <w:bookmarkEnd w:id="7263"/>
    </w:p>
    <w:p w14:paraId="1BDB2FFF" w14:textId="7EC3A901" w:rsidR="004A38F6" w:rsidRDefault="00E35210" w:rsidP="00E35210">
      <w:pPr>
        <w:autoSpaceDE w:val="0"/>
        <w:autoSpaceDN w:val="0"/>
        <w:adjustRightInd w:val="0"/>
        <w:spacing w:line="240" w:lineRule="auto"/>
        <w:rPr>
          <w:rFonts w:cs="Arial"/>
          <w:lang w:eastAsia="en-GB"/>
        </w:rPr>
      </w:pPr>
      <w:r>
        <w:rPr>
          <w:rFonts w:cs="Arial"/>
          <w:lang w:eastAsia="en-GB"/>
        </w:rPr>
        <w:t xml:space="preserve">The Supplier shall make (together with the customer) </w:t>
      </w:r>
      <w:r w:rsidR="004A38F6">
        <w:rPr>
          <w:rFonts w:cs="Arial"/>
          <w:lang w:eastAsia="en-GB"/>
        </w:rPr>
        <w:t xml:space="preserve">the </w:t>
      </w:r>
      <w:r>
        <w:rPr>
          <w:rFonts w:cs="Arial"/>
          <w:lang w:eastAsia="en-GB"/>
        </w:rPr>
        <w:t>integration of the attachment parts and the thermal hardware on the satellite at the contractor’s premises</w:t>
      </w:r>
      <w:r w:rsidR="004A38F6">
        <w:rPr>
          <w:rFonts w:cs="Arial"/>
          <w:lang w:eastAsia="en-GB"/>
        </w:rPr>
        <w:t>:</w:t>
      </w:r>
    </w:p>
    <w:p w14:paraId="4DFD08DC" w14:textId="77777777" w:rsidR="004A38F6" w:rsidRDefault="004A38F6" w:rsidP="00E35210">
      <w:pPr>
        <w:autoSpaceDE w:val="0"/>
        <w:autoSpaceDN w:val="0"/>
        <w:adjustRightInd w:val="0"/>
        <w:spacing w:line="240" w:lineRule="auto"/>
        <w:rPr>
          <w:rFonts w:cs="Arial"/>
          <w:lang w:eastAsia="en-GB"/>
        </w:rPr>
      </w:pPr>
    </w:p>
    <w:p w14:paraId="2BCCAA84" w14:textId="073B6F12" w:rsidR="00E35210" w:rsidRDefault="004A38F6" w:rsidP="004A38F6">
      <w:pPr>
        <w:pStyle w:val="ListParagraph"/>
        <w:numPr>
          <w:ilvl w:val="0"/>
          <w:numId w:val="54"/>
        </w:numPr>
        <w:autoSpaceDE w:val="0"/>
        <w:autoSpaceDN w:val="0"/>
        <w:adjustRightInd w:val="0"/>
        <w:spacing w:line="240" w:lineRule="auto"/>
        <w:rPr>
          <w:rFonts w:cs="Arial"/>
          <w:lang w:eastAsia="en-GB"/>
        </w:rPr>
      </w:pPr>
      <w:r>
        <w:rPr>
          <w:rFonts w:cs="Arial"/>
          <w:lang w:eastAsia="en-GB"/>
        </w:rPr>
        <w:t>Stand</w:t>
      </w:r>
      <w:r w:rsidR="005F49D7">
        <w:rPr>
          <w:rFonts w:cs="Arial"/>
          <w:lang w:eastAsia="en-GB"/>
        </w:rPr>
        <w:t>-</w:t>
      </w:r>
      <w:r>
        <w:rPr>
          <w:rFonts w:cs="Arial"/>
          <w:lang w:eastAsia="en-GB"/>
        </w:rPr>
        <w:t>off gluing</w:t>
      </w:r>
    </w:p>
    <w:p w14:paraId="4D0008D1" w14:textId="6CD3D2A3" w:rsidR="004A38F6" w:rsidRDefault="004A38F6" w:rsidP="004A38F6">
      <w:pPr>
        <w:pStyle w:val="ListParagraph"/>
        <w:numPr>
          <w:ilvl w:val="0"/>
          <w:numId w:val="54"/>
        </w:numPr>
        <w:autoSpaceDE w:val="0"/>
        <w:autoSpaceDN w:val="0"/>
        <w:adjustRightInd w:val="0"/>
        <w:spacing w:line="240" w:lineRule="auto"/>
        <w:rPr>
          <w:rFonts w:cs="Arial"/>
          <w:lang w:eastAsia="en-GB"/>
        </w:rPr>
      </w:pPr>
      <w:r>
        <w:rPr>
          <w:rFonts w:cs="Arial"/>
          <w:lang w:eastAsia="en-GB"/>
        </w:rPr>
        <w:t>MLI integration</w:t>
      </w:r>
    </w:p>
    <w:p w14:paraId="1544ACA1" w14:textId="22B5D3D2" w:rsidR="004A38F6" w:rsidRDefault="00A845CF" w:rsidP="004A38F6">
      <w:pPr>
        <w:pStyle w:val="ListParagraph"/>
        <w:numPr>
          <w:ilvl w:val="0"/>
          <w:numId w:val="54"/>
        </w:numPr>
        <w:autoSpaceDE w:val="0"/>
        <w:autoSpaceDN w:val="0"/>
        <w:adjustRightInd w:val="0"/>
        <w:spacing w:line="240" w:lineRule="auto"/>
        <w:rPr>
          <w:rFonts w:cs="Arial"/>
          <w:lang w:eastAsia="en-GB"/>
        </w:rPr>
      </w:pPr>
      <w:r>
        <w:rPr>
          <w:rFonts w:cs="Arial"/>
          <w:lang w:eastAsia="en-GB"/>
        </w:rPr>
        <w:t xml:space="preserve">Grounding </w:t>
      </w:r>
      <w:r w:rsidR="004A38F6">
        <w:rPr>
          <w:rFonts w:cs="Arial"/>
          <w:lang w:eastAsia="en-GB"/>
        </w:rPr>
        <w:t>connections</w:t>
      </w:r>
    </w:p>
    <w:p w14:paraId="2D7D5007" w14:textId="348BD949" w:rsidR="00B02BA8" w:rsidRPr="00B02BA8" w:rsidRDefault="00A845CF" w:rsidP="004A38F6">
      <w:pPr>
        <w:pStyle w:val="ListParagraph"/>
        <w:numPr>
          <w:ilvl w:val="0"/>
          <w:numId w:val="54"/>
        </w:numPr>
        <w:autoSpaceDE w:val="0"/>
        <w:autoSpaceDN w:val="0"/>
        <w:adjustRightInd w:val="0"/>
        <w:spacing w:line="240" w:lineRule="auto"/>
        <w:rPr>
          <w:rFonts w:cs="Arial"/>
          <w:lang w:eastAsia="en-GB"/>
        </w:rPr>
      </w:pPr>
      <w:r>
        <w:t xml:space="preserve">FSSM </w:t>
      </w:r>
      <w:r w:rsidR="00B02BA8">
        <w:t>bonding</w:t>
      </w:r>
      <w:r w:rsidR="00E664AB">
        <w:t xml:space="preserve"> (radiators)</w:t>
      </w:r>
    </w:p>
    <w:p w14:paraId="65B663CA" w14:textId="77777777" w:rsidR="00E35210" w:rsidRDefault="00E35210" w:rsidP="00E35210">
      <w:pPr>
        <w:autoSpaceDE w:val="0"/>
        <w:autoSpaceDN w:val="0"/>
        <w:adjustRightInd w:val="0"/>
        <w:spacing w:line="240" w:lineRule="auto"/>
        <w:rPr>
          <w:rFonts w:cs="Arial"/>
          <w:lang w:eastAsia="en-GB"/>
        </w:rPr>
      </w:pPr>
    </w:p>
    <w:p w14:paraId="20A78618" w14:textId="23716DD1" w:rsidR="005A20A0" w:rsidRPr="00E87F3A" w:rsidRDefault="00E35210" w:rsidP="00682E9A">
      <w:pPr>
        <w:pStyle w:val="Heading2"/>
        <w:ind w:left="576"/>
      </w:pPr>
      <w:bookmarkStart w:id="7264" w:name="_Toc223513473"/>
      <w:r w:rsidRPr="00001952">
        <w:t xml:space="preserve">Specific </w:t>
      </w:r>
      <w:r>
        <w:t xml:space="preserve">Support and </w:t>
      </w:r>
      <w:r w:rsidRPr="00001952">
        <w:t>Post Delivery Requirement</w:t>
      </w:r>
      <w:r>
        <w:t xml:space="preserve">s Mission </w:t>
      </w:r>
      <w:r w:rsidR="00A845CF">
        <w:t>S2NG</w:t>
      </w:r>
      <w:r>
        <w:t>.</w:t>
      </w:r>
      <w:bookmarkEnd w:id="7264"/>
    </w:p>
    <w:p w14:paraId="4276CBE7" w14:textId="1E6F15D6" w:rsidR="00E35210" w:rsidRDefault="00E35210" w:rsidP="00E35210">
      <w:pPr>
        <w:pStyle w:val="ASG-Normal"/>
      </w:pPr>
      <w:r>
        <w:rPr>
          <w:rFonts w:cs="Arial"/>
          <w:lang w:eastAsia="en-GB"/>
        </w:rPr>
        <w:t>The Supplier shall prepare to retrofit on the THW-SAT-B</w:t>
      </w:r>
      <w:r w:rsidR="007D3B83">
        <w:rPr>
          <w:rFonts w:cs="Arial"/>
          <w:lang w:eastAsia="en-GB"/>
        </w:rPr>
        <w:t>/C</w:t>
      </w:r>
      <w:r>
        <w:rPr>
          <w:rFonts w:cs="Arial"/>
          <w:lang w:eastAsia="en-GB"/>
        </w:rPr>
        <w:t xml:space="preserve"> </w:t>
      </w:r>
      <w:r w:rsidR="00DB6E8E">
        <w:rPr>
          <w:rFonts w:cs="Arial"/>
          <w:lang w:eastAsia="en-GB"/>
        </w:rPr>
        <w:t xml:space="preserve">to </w:t>
      </w:r>
      <w:r>
        <w:rPr>
          <w:rFonts w:cs="Arial"/>
          <w:lang w:eastAsia="en-GB"/>
        </w:rPr>
        <w:t>any anomaly or findings occurred during the THW-SAT-A built sequence.</w:t>
      </w:r>
    </w:p>
    <w:p w14:paraId="62792393" w14:textId="77777777" w:rsidR="00E35210" w:rsidRDefault="00E35210" w:rsidP="00E35210">
      <w:pPr>
        <w:pStyle w:val="BATSOW"/>
        <w:jc w:val="both"/>
      </w:pPr>
    </w:p>
    <w:p w14:paraId="5C56A341" w14:textId="67F50E7C" w:rsidR="00E35210" w:rsidRDefault="00E35210" w:rsidP="00E35210">
      <w:pPr>
        <w:pStyle w:val="BATSOW"/>
        <w:jc w:val="both"/>
      </w:pPr>
      <w:r>
        <w:t xml:space="preserve">The supplier shall provide following post-delivery test support for </w:t>
      </w:r>
      <w:r>
        <w:rPr>
          <w:rFonts w:cs="Arial"/>
          <w:lang w:eastAsia="en-GB"/>
        </w:rPr>
        <w:t>THW-SAT-A</w:t>
      </w:r>
      <w:r w:rsidR="007D3B83">
        <w:rPr>
          <w:rFonts w:cs="Arial"/>
          <w:lang w:eastAsia="en-GB"/>
        </w:rPr>
        <w:t>,</w:t>
      </w:r>
      <w:r>
        <w:t xml:space="preserve"> </w:t>
      </w:r>
      <w:r>
        <w:rPr>
          <w:rFonts w:cs="Arial"/>
          <w:lang w:eastAsia="en-GB"/>
        </w:rPr>
        <w:t>THW-SAT-B</w:t>
      </w:r>
      <w:r w:rsidR="007D3B83">
        <w:rPr>
          <w:rFonts w:cs="Arial"/>
          <w:lang w:eastAsia="en-GB"/>
        </w:rPr>
        <w:t xml:space="preserve"> and THW-SAT</w:t>
      </w:r>
      <w:r w:rsidR="00172CE1">
        <w:rPr>
          <w:rFonts w:cs="Arial"/>
          <w:lang w:eastAsia="en-GB"/>
        </w:rPr>
        <w:noBreakHyphen/>
      </w:r>
      <w:r w:rsidR="007D3B83">
        <w:rPr>
          <w:rFonts w:cs="Arial"/>
          <w:lang w:eastAsia="en-GB"/>
        </w:rPr>
        <w:t>C</w:t>
      </w:r>
      <w:r>
        <w:rPr>
          <w:rFonts w:cs="Arial"/>
          <w:lang w:eastAsia="en-GB"/>
        </w:rPr>
        <w:t>.</w:t>
      </w:r>
    </w:p>
    <w:p w14:paraId="02C1E130" w14:textId="77777777" w:rsidR="00E35210" w:rsidRPr="00DB6E8E" w:rsidRDefault="00E35210" w:rsidP="00DB6E8E">
      <w:pPr>
        <w:pStyle w:val="ASG-Normal"/>
        <w:numPr>
          <w:ilvl w:val="0"/>
          <w:numId w:val="55"/>
        </w:numPr>
        <w:rPr>
          <w:rFonts w:cs="Arial"/>
          <w:lang w:eastAsia="en-GB"/>
        </w:rPr>
      </w:pPr>
      <w:r w:rsidRPr="00DB6E8E">
        <w:rPr>
          <w:rFonts w:cs="Arial"/>
          <w:lang w:eastAsia="en-GB"/>
        </w:rPr>
        <w:t>Perform refurbishment of all thermal hardware after mechanical testing (if necessary)</w:t>
      </w:r>
    </w:p>
    <w:p w14:paraId="12BAB2A0" w14:textId="2D60CD42" w:rsidR="00E35210" w:rsidRPr="00DB6E8E" w:rsidRDefault="00E35210" w:rsidP="00DB6E8E">
      <w:pPr>
        <w:pStyle w:val="ASG-Normal"/>
        <w:numPr>
          <w:ilvl w:val="0"/>
          <w:numId w:val="55"/>
        </w:numPr>
        <w:rPr>
          <w:rFonts w:cs="Arial"/>
          <w:lang w:eastAsia="en-GB"/>
        </w:rPr>
      </w:pPr>
      <w:r w:rsidRPr="00DB6E8E">
        <w:rPr>
          <w:rFonts w:cs="Arial"/>
          <w:lang w:eastAsia="en-GB"/>
        </w:rPr>
        <w:t>Trimming of THW-SAT-A MLI on Radiator surfaces after SAT-A test campaign</w:t>
      </w:r>
    </w:p>
    <w:p w14:paraId="0027A496" w14:textId="7AA5C895" w:rsidR="00E35210" w:rsidRPr="00DB6E8E" w:rsidRDefault="00E35210" w:rsidP="00DB6E8E">
      <w:pPr>
        <w:pStyle w:val="ASG-Normal"/>
        <w:numPr>
          <w:ilvl w:val="0"/>
          <w:numId w:val="55"/>
        </w:numPr>
        <w:rPr>
          <w:rFonts w:cs="Arial"/>
          <w:lang w:eastAsia="en-GB"/>
        </w:rPr>
      </w:pPr>
      <w:r w:rsidRPr="00DB6E8E">
        <w:rPr>
          <w:rFonts w:cs="Arial"/>
          <w:lang w:eastAsia="en-GB"/>
        </w:rPr>
        <w:t>Trimming of TH</w:t>
      </w:r>
      <w:r w:rsidR="007D3B83">
        <w:rPr>
          <w:rFonts w:cs="Arial"/>
          <w:lang w:eastAsia="en-GB"/>
        </w:rPr>
        <w:t>W</w:t>
      </w:r>
      <w:r w:rsidRPr="00DB6E8E">
        <w:rPr>
          <w:rFonts w:cs="Arial"/>
          <w:lang w:eastAsia="en-GB"/>
        </w:rPr>
        <w:t>-SAT-B</w:t>
      </w:r>
      <w:r w:rsidR="007D3B83">
        <w:rPr>
          <w:rFonts w:cs="Arial"/>
          <w:lang w:eastAsia="en-GB"/>
        </w:rPr>
        <w:t>/C</w:t>
      </w:r>
      <w:r w:rsidRPr="00DB6E8E">
        <w:rPr>
          <w:rFonts w:cs="Arial"/>
          <w:lang w:eastAsia="en-GB"/>
        </w:rPr>
        <w:t xml:space="preserve"> MLI on Radiator surfaces based on SAT-A flight experience (if applicable).</w:t>
      </w:r>
    </w:p>
    <w:p w14:paraId="6FB58EF0" w14:textId="77777777" w:rsidR="00E35210" w:rsidRPr="00070FAB" w:rsidRDefault="00E35210" w:rsidP="00070FAB">
      <w:pPr>
        <w:autoSpaceDE w:val="0"/>
        <w:autoSpaceDN w:val="0"/>
        <w:adjustRightInd w:val="0"/>
        <w:spacing w:line="240" w:lineRule="auto"/>
        <w:rPr>
          <w:rFonts w:cs="Arial"/>
          <w:lang w:eastAsia="en-GB"/>
        </w:rPr>
      </w:pPr>
    </w:p>
    <w:p w14:paraId="64643851" w14:textId="77777777" w:rsidR="005A20A0" w:rsidRPr="00E87F3A" w:rsidRDefault="005A20A0" w:rsidP="00682E9A">
      <w:pPr>
        <w:pStyle w:val="Heading2"/>
        <w:ind w:left="576"/>
      </w:pPr>
      <w:bookmarkStart w:id="7265" w:name="_Toc223513474"/>
      <w:r w:rsidRPr="00E87F3A">
        <w:t>Specific Support to Phase E1</w:t>
      </w:r>
      <w:bookmarkEnd w:id="7265"/>
    </w:p>
    <w:p w14:paraId="73D17388" w14:textId="129D5FD4" w:rsidR="005A20A0" w:rsidRPr="00E87F3A" w:rsidRDefault="00A81314" w:rsidP="005A20A0">
      <w:pPr>
        <w:autoSpaceDE w:val="0"/>
        <w:autoSpaceDN w:val="0"/>
        <w:adjustRightInd w:val="0"/>
        <w:spacing w:line="240" w:lineRule="auto"/>
        <w:rPr>
          <w:rFonts w:cs="Arial"/>
          <w:lang w:eastAsia="en-GB"/>
        </w:rPr>
      </w:pPr>
      <w:r>
        <w:rPr>
          <w:rFonts w:cs="Arial"/>
          <w:lang w:eastAsia="en-GB"/>
        </w:rPr>
        <w:t>N/A</w:t>
      </w:r>
    </w:p>
    <w:p w14:paraId="454A2F21" w14:textId="77777777" w:rsidR="005A20A0" w:rsidRPr="00E87F3A" w:rsidRDefault="005A20A0" w:rsidP="005A20A0">
      <w:pPr>
        <w:rPr>
          <w:lang w:eastAsia="en-GB"/>
        </w:rPr>
      </w:pPr>
    </w:p>
    <w:p w14:paraId="49FECF3E" w14:textId="047EF709" w:rsidR="005A20A0" w:rsidRPr="00E87F3A" w:rsidRDefault="008315AD" w:rsidP="00682E9A">
      <w:pPr>
        <w:pStyle w:val="Heading2"/>
        <w:ind w:left="576"/>
      </w:pPr>
      <w:bookmarkStart w:id="7266" w:name="_Hlk167703782"/>
      <w:bookmarkStart w:id="7267" w:name="_Hlk167708879"/>
      <w:bookmarkStart w:id="7268" w:name="_Hlk167431501"/>
      <w:bookmarkStart w:id="7269" w:name="_Toc223513475"/>
      <w:r>
        <w:t xml:space="preserve">Lifetime, </w:t>
      </w:r>
      <w:r w:rsidR="005A20A0" w:rsidRPr="00E87F3A">
        <w:t>Long Storage and Maintenance</w:t>
      </w:r>
      <w:bookmarkEnd w:id="7269"/>
    </w:p>
    <w:bookmarkEnd w:id="7266"/>
    <w:p w14:paraId="320BCED4" w14:textId="792C2E30" w:rsidR="00B606F0" w:rsidRDefault="00B606F0" w:rsidP="00B606F0">
      <w:pPr>
        <w:autoSpaceDE w:val="0"/>
        <w:autoSpaceDN w:val="0"/>
        <w:adjustRightInd w:val="0"/>
        <w:spacing w:line="240" w:lineRule="auto"/>
        <w:rPr>
          <w:rFonts w:cs="Arial"/>
          <w:lang w:eastAsia="en-GB"/>
        </w:rPr>
      </w:pPr>
      <w:r>
        <w:rPr>
          <w:rFonts w:cs="Arial"/>
          <w:lang w:eastAsia="en-GB"/>
        </w:rPr>
        <w:t>S</w:t>
      </w:r>
      <w:r w:rsidR="00B47D27">
        <w:rPr>
          <w:rFonts w:cs="Arial"/>
          <w:lang w:eastAsia="en-GB"/>
        </w:rPr>
        <w:t>ee</w:t>
      </w:r>
      <w:r>
        <w:rPr>
          <w:rFonts w:cs="Arial"/>
          <w:lang w:eastAsia="en-GB"/>
        </w:rPr>
        <w:t xml:space="preserve"> GSOW</w:t>
      </w:r>
      <w:r w:rsidR="005A726A">
        <w:rPr>
          <w:rFonts w:cs="Arial"/>
          <w:lang w:eastAsia="en-GB"/>
        </w:rPr>
        <w:t xml:space="preserve"> and Specification</w:t>
      </w:r>
    </w:p>
    <w:p w14:paraId="2EF4E1DF" w14:textId="77777777" w:rsidR="00DB6E8E" w:rsidRDefault="00DB6E8E" w:rsidP="00B606F0">
      <w:pPr>
        <w:autoSpaceDE w:val="0"/>
        <w:autoSpaceDN w:val="0"/>
        <w:adjustRightInd w:val="0"/>
        <w:spacing w:line="240" w:lineRule="auto"/>
        <w:rPr>
          <w:rFonts w:cs="Arial"/>
          <w:lang w:eastAsia="en-GB"/>
        </w:rPr>
      </w:pPr>
    </w:p>
    <w:p w14:paraId="46F23526" w14:textId="6B4C9B77" w:rsidR="00EC5EFA" w:rsidRDefault="002252BE" w:rsidP="00EC5EFA">
      <w:pPr>
        <w:pStyle w:val="Heading2"/>
        <w:ind w:left="576"/>
      </w:pPr>
      <w:bookmarkStart w:id="7270" w:name="_Toc223513476"/>
      <w:bookmarkEnd w:id="7267"/>
      <w:bookmarkEnd w:id="7268"/>
      <w:r w:rsidRPr="00680373">
        <w:t>Life Cycle Assessment (LCA)</w:t>
      </w:r>
      <w:bookmarkEnd w:id="7270"/>
    </w:p>
    <w:p w14:paraId="210D136F" w14:textId="77777777" w:rsidR="000D782F" w:rsidRPr="005345CA" w:rsidRDefault="000D782F" w:rsidP="000D782F">
      <w:pPr>
        <w:pStyle w:val="ASG-Normal"/>
        <w:rPr>
          <w:bCs/>
        </w:rPr>
      </w:pPr>
      <w:r w:rsidRPr="007D3B83">
        <w:rPr>
          <w:bCs/>
        </w:rPr>
        <w:t>At a later stage</w:t>
      </w:r>
      <w:r w:rsidRPr="00274FED">
        <w:rPr>
          <w:bCs/>
        </w:rPr>
        <w:t xml:space="preserve"> the</w:t>
      </w:r>
      <w:r w:rsidRPr="005345CA">
        <w:rPr>
          <w:bCs/>
        </w:rPr>
        <w:t xml:space="preserve"> Contractor shall provide data </w:t>
      </w:r>
      <w:proofErr w:type="spellStart"/>
      <w:r w:rsidRPr="005345CA">
        <w:rPr>
          <w:bCs/>
        </w:rPr>
        <w:t>wrt</w:t>
      </w:r>
      <w:proofErr w:type="spellEnd"/>
      <w:r w:rsidRPr="005345CA">
        <w:rPr>
          <w:bCs/>
        </w:rPr>
        <w:t xml:space="preserve"> the environmental impact of the equipment to support the System level LCA. It shall be directly the LCA analysis of the equipment or it shall be data and information collection from the supply chain of the equipment as well as from Contractor’s company know-how (</w:t>
      </w:r>
      <w:proofErr w:type="gramStart"/>
      <w:r w:rsidRPr="005345CA">
        <w:rPr>
          <w:bCs/>
        </w:rPr>
        <w:t>e.g.</w:t>
      </w:r>
      <w:proofErr w:type="gramEnd"/>
      <w:r w:rsidRPr="005345CA">
        <w:rPr>
          <w:bCs/>
        </w:rPr>
        <w:t xml:space="preserve"> including energy consumption, water consumption, depletion of mineral and fossil resources…)</w:t>
      </w:r>
    </w:p>
    <w:p w14:paraId="0DAF59CD" w14:textId="77777777" w:rsidR="000D782F" w:rsidRPr="005345CA" w:rsidRDefault="000D782F" w:rsidP="000D782F">
      <w:pPr>
        <w:pStyle w:val="ASG-Normal"/>
        <w:rPr>
          <w:bCs/>
        </w:rPr>
      </w:pPr>
      <w:r w:rsidRPr="005345CA">
        <w:rPr>
          <w:bCs/>
        </w:rPr>
        <w:t>To provide input data for the Life Cycle Inventory relevant to the Product(s) under Contractor’s responsibility, aimed at collecting basic information to generate a dataset characterizing the environmental impact of the product(s), to be subsequently exploited by the Customer in the System Level Life Cycle Assessment (LCA) Model.</w:t>
      </w:r>
    </w:p>
    <w:p w14:paraId="1B14C419" w14:textId="77777777" w:rsidR="000D782F" w:rsidRPr="005345CA" w:rsidRDefault="000D782F" w:rsidP="000D782F">
      <w:pPr>
        <w:pStyle w:val="ASG-Normal"/>
        <w:rPr>
          <w:bCs/>
        </w:rPr>
      </w:pPr>
      <w:r w:rsidRPr="005345CA">
        <w:rPr>
          <w:bCs/>
        </w:rPr>
        <w:t>The basic information data collection shall be performed by the Contractor, whereas the dataset generation will be performed by the Customer.</w:t>
      </w:r>
    </w:p>
    <w:p w14:paraId="06B3B685" w14:textId="77777777" w:rsidR="000D782F" w:rsidRDefault="000D782F" w:rsidP="000D782F">
      <w:pPr>
        <w:spacing w:line="240" w:lineRule="auto"/>
        <w:jc w:val="left"/>
      </w:pPr>
    </w:p>
    <w:p w14:paraId="04583D0A" w14:textId="0BEB6E1C" w:rsidR="00E35210" w:rsidRPr="000D782F" w:rsidRDefault="000D782F" w:rsidP="002252BE">
      <w:pPr>
        <w:spacing w:line="240" w:lineRule="auto"/>
        <w:jc w:val="left"/>
        <w:rPr>
          <w:u w:val="single"/>
        </w:rPr>
      </w:pPr>
      <w:r w:rsidRPr="00A71083">
        <w:rPr>
          <w:u w:val="single"/>
        </w:rPr>
        <w:t>Data provided in the frame of previous missions shall be re-used if appli</w:t>
      </w:r>
      <w:r>
        <w:rPr>
          <w:u w:val="single"/>
        </w:rPr>
        <w:t>cable</w:t>
      </w:r>
    </w:p>
    <w:p w14:paraId="73DF60DD" w14:textId="77777777" w:rsidR="00E44EC4" w:rsidRDefault="00290DAE" w:rsidP="00444D59">
      <w:pPr>
        <w:pStyle w:val="Heading1"/>
        <w:rPr>
          <w:lang w:eastAsia="en-GB"/>
        </w:rPr>
      </w:pPr>
      <w:bookmarkStart w:id="7271" w:name="_Toc466528699"/>
      <w:bookmarkStart w:id="7272" w:name="_Toc466528959"/>
      <w:bookmarkStart w:id="7273" w:name="_Toc466613146"/>
      <w:bookmarkStart w:id="7274" w:name="_Toc466613548"/>
      <w:bookmarkStart w:id="7275" w:name="_Toc466634589"/>
      <w:bookmarkStart w:id="7276" w:name="_Toc466635452"/>
      <w:bookmarkStart w:id="7277" w:name="_Toc466638225"/>
      <w:bookmarkStart w:id="7278" w:name="_Toc455588762"/>
      <w:bookmarkStart w:id="7279" w:name="_Toc455643373"/>
      <w:bookmarkStart w:id="7280" w:name="_Toc455651877"/>
      <w:bookmarkStart w:id="7281" w:name="_Toc455986056"/>
      <w:bookmarkStart w:id="7282" w:name="_Toc455986749"/>
      <w:bookmarkStart w:id="7283" w:name="_Toc455988033"/>
      <w:bookmarkStart w:id="7284" w:name="_Toc456179606"/>
      <w:bookmarkStart w:id="7285" w:name="_Toc456675875"/>
      <w:bookmarkStart w:id="7286" w:name="_Toc456676071"/>
      <w:bookmarkStart w:id="7287" w:name="_Toc456676269"/>
      <w:bookmarkStart w:id="7288" w:name="_Toc456685040"/>
      <w:bookmarkStart w:id="7289" w:name="_Toc456685461"/>
      <w:bookmarkStart w:id="7290" w:name="_Toc456710584"/>
      <w:bookmarkStart w:id="7291" w:name="_Toc456774612"/>
      <w:bookmarkStart w:id="7292" w:name="_Toc456852360"/>
      <w:bookmarkStart w:id="7293" w:name="_Toc456861608"/>
      <w:bookmarkStart w:id="7294" w:name="_Toc456938665"/>
      <w:bookmarkStart w:id="7295" w:name="_Toc456939745"/>
      <w:bookmarkStart w:id="7296" w:name="_Toc456942210"/>
      <w:bookmarkStart w:id="7297" w:name="_Toc457319093"/>
      <w:bookmarkStart w:id="7298" w:name="_Toc458064646"/>
      <w:bookmarkStart w:id="7299" w:name="_Toc458067672"/>
      <w:bookmarkStart w:id="7300" w:name="_Toc458068256"/>
      <w:bookmarkStart w:id="7301" w:name="_Toc458406054"/>
      <w:bookmarkStart w:id="7302" w:name="_Toc458497200"/>
      <w:bookmarkStart w:id="7303" w:name="_Toc455588763"/>
      <w:bookmarkStart w:id="7304" w:name="_Toc455643374"/>
      <w:bookmarkStart w:id="7305" w:name="_Toc455651878"/>
      <w:bookmarkStart w:id="7306" w:name="_Toc455986057"/>
      <w:bookmarkStart w:id="7307" w:name="_Toc455986750"/>
      <w:bookmarkStart w:id="7308" w:name="_Toc455988034"/>
      <w:bookmarkStart w:id="7309" w:name="_Toc456179607"/>
      <w:bookmarkStart w:id="7310" w:name="_Toc456675876"/>
      <w:bookmarkStart w:id="7311" w:name="_Toc456676072"/>
      <w:bookmarkStart w:id="7312" w:name="_Toc456676270"/>
      <w:bookmarkStart w:id="7313" w:name="_Toc456685041"/>
      <w:bookmarkStart w:id="7314" w:name="_Toc456685462"/>
      <w:bookmarkStart w:id="7315" w:name="_Toc456710585"/>
      <w:bookmarkStart w:id="7316" w:name="_Toc456774613"/>
      <w:bookmarkStart w:id="7317" w:name="_Toc456852361"/>
      <w:bookmarkStart w:id="7318" w:name="_Toc456861609"/>
      <w:bookmarkStart w:id="7319" w:name="_Toc456938666"/>
      <w:bookmarkStart w:id="7320" w:name="_Toc456939746"/>
      <w:bookmarkStart w:id="7321" w:name="_Toc456942211"/>
      <w:bookmarkStart w:id="7322" w:name="_Toc457319094"/>
      <w:bookmarkStart w:id="7323" w:name="_Toc458064647"/>
      <w:bookmarkStart w:id="7324" w:name="_Toc458067673"/>
      <w:bookmarkStart w:id="7325" w:name="_Toc458068257"/>
      <w:bookmarkStart w:id="7326" w:name="_Toc458406055"/>
      <w:bookmarkStart w:id="7327" w:name="_Toc458497201"/>
      <w:bookmarkStart w:id="7328" w:name="_Toc455588764"/>
      <w:bookmarkStart w:id="7329" w:name="_Toc455643375"/>
      <w:bookmarkStart w:id="7330" w:name="_Toc455651879"/>
      <w:bookmarkStart w:id="7331" w:name="_Toc455986058"/>
      <w:bookmarkStart w:id="7332" w:name="_Toc455986751"/>
      <w:bookmarkStart w:id="7333" w:name="_Toc455988035"/>
      <w:bookmarkStart w:id="7334" w:name="_Toc456179608"/>
      <w:bookmarkStart w:id="7335" w:name="_Toc456675877"/>
      <w:bookmarkStart w:id="7336" w:name="_Toc456676073"/>
      <w:bookmarkStart w:id="7337" w:name="_Toc456676271"/>
      <w:bookmarkStart w:id="7338" w:name="_Toc456685042"/>
      <w:bookmarkStart w:id="7339" w:name="_Toc456685463"/>
      <w:bookmarkStart w:id="7340" w:name="_Toc456710586"/>
      <w:bookmarkStart w:id="7341" w:name="_Toc456774614"/>
      <w:bookmarkStart w:id="7342" w:name="_Toc456852362"/>
      <w:bookmarkStart w:id="7343" w:name="_Toc456861610"/>
      <w:bookmarkStart w:id="7344" w:name="_Toc456938667"/>
      <w:bookmarkStart w:id="7345" w:name="_Toc456939747"/>
      <w:bookmarkStart w:id="7346" w:name="_Toc456942212"/>
      <w:bookmarkStart w:id="7347" w:name="_Toc457319095"/>
      <w:bookmarkStart w:id="7348" w:name="_Toc458064648"/>
      <w:bookmarkStart w:id="7349" w:name="_Toc458067674"/>
      <w:bookmarkStart w:id="7350" w:name="_Toc458068258"/>
      <w:bookmarkStart w:id="7351" w:name="_Toc458406056"/>
      <w:bookmarkStart w:id="7352" w:name="_Toc458497202"/>
      <w:bookmarkStart w:id="7353" w:name="_Toc468284977"/>
      <w:bookmarkStart w:id="7354" w:name="_Toc468284978"/>
      <w:bookmarkStart w:id="7355" w:name="_Toc455986064"/>
      <w:bookmarkStart w:id="7356" w:name="_Toc455986757"/>
      <w:bookmarkStart w:id="7357" w:name="_Toc455988041"/>
      <w:bookmarkStart w:id="7358" w:name="_Toc456179614"/>
      <w:bookmarkStart w:id="7359" w:name="_Toc456675883"/>
      <w:bookmarkStart w:id="7360" w:name="_Toc456676079"/>
      <w:bookmarkStart w:id="7361" w:name="_Toc456676277"/>
      <w:bookmarkStart w:id="7362" w:name="_Toc456685048"/>
      <w:bookmarkStart w:id="7363" w:name="_Toc456685469"/>
      <w:bookmarkStart w:id="7364" w:name="_Toc456710592"/>
      <w:bookmarkStart w:id="7365" w:name="_Toc456774620"/>
      <w:bookmarkStart w:id="7366" w:name="_Toc456852378"/>
      <w:bookmarkStart w:id="7367" w:name="_Toc456861626"/>
      <w:bookmarkStart w:id="7368" w:name="_Toc456938679"/>
      <w:bookmarkStart w:id="7369" w:name="_Toc456939759"/>
      <w:bookmarkStart w:id="7370" w:name="_Toc456942224"/>
      <w:bookmarkStart w:id="7371" w:name="_Toc457319106"/>
      <w:bookmarkStart w:id="7372" w:name="_Toc458064659"/>
      <w:bookmarkStart w:id="7373" w:name="_Toc458067685"/>
      <w:bookmarkStart w:id="7374" w:name="_Toc458068269"/>
      <w:bookmarkStart w:id="7375" w:name="_Toc458406067"/>
      <w:bookmarkStart w:id="7376" w:name="_Toc458497213"/>
      <w:bookmarkStart w:id="7377" w:name="_Toc455986065"/>
      <w:bookmarkStart w:id="7378" w:name="_Toc455986758"/>
      <w:bookmarkStart w:id="7379" w:name="_Toc455988042"/>
      <w:bookmarkStart w:id="7380" w:name="_Toc456179615"/>
      <w:bookmarkStart w:id="7381" w:name="_Toc456675884"/>
      <w:bookmarkStart w:id="7382" w:name="_Toc456676080"/>
      <w:bookmarkStart w:id="7383" w:name="_Toc456676278"/>
      <w:bookmarkStart w:id="7384" w:name="_Toc456685049"/>
      <w:bookmarkStart w:id="7385" w:name="_Toc456685470"/>
      <w:bookmarkStart w:id="7386" w:name="_Toc456710593"/>
      <w:bookmarkStart w:id="7387" w:name="_Toc456774621"/>
      <w:bookmarkStart w:id="7388" w:name="_Toc456852379"/>
      <w:bookmarkStart w:id="7389" w:name="_Toc456861627"/>
      <w:bookmarkStart w:id="7390" w:name="_Toc456938680"/>
      <w:bookmarkStart w:id="7391" w:name="_Toc456939760"/>
      <w:bookmarkStart w:id="7392" w:name="_Toc456942225"/>
      <w:bookmarkStart w:id="7393" w:name="_Toc457319107"/>
      <w:bookmarkStart w:id="7394" w:name="_Toc458064660"/>
      <w:bookmarkStart w:id="7395" w:name="_Toc458067686"/>
      <w:bookmarkStart w:id="7396" w:name="_Toc458068270"/>
      <w:bookmarkStart w:id="7397" w:name="_Toc458406068"/>
      <w:bookmarkStart w:id="7398" w:name="_Toc458497214"/>
      <w:bookmarkStart w:id="7399" w:name="_Toc455986066"/>
      <w:bookmarkStart w:id="7400" w:name="_Toc455986759"/>
      <w:bookmarkStart w:id="7401" w:name="_Toc455988043"/>
      <w:bookmarkStart w:id="7402" w:name="_Toc456179616"/>
      <w:bookmarkStart w:id="7403" w:name="_Toc456675885"/>
      <w:bookmarkStart w:id="7404" w:name="_Toc456676081"/>
      <w:bookmarkStart w:id="7405" w:name="_Toc456676279"/>
      <w:bookmarkStart w:id="7406" w:name="_Toc456685050"/>
      <w:bookmarkStart w:id="7407" w:name="_Toc456685471"/>
      <w:bookmarkStart w:id="7408" w:name="_Toc456710594"/>
      <w:bookmarkStart w:id="7409" w:name="_Toc456774622"/>
      <w:bookmarkStart w:id="7410" w:name="_Toc456852380"/>
      <w:bookmarkStart w:id="7411" w:name="_Toc456861628"/>
      <w:bookmarkStart w:id="7412" w:name="_Toc456938681"/>
      <w:bookmarkStart w:id="7413" w:name="_Toc456939761"/>
      <w:bookmarkStart w:id="7414" w:name="_Toc456942226"/>
      <w:bookmarkStart w:id="7415" w:name="_Toc457319108"/>
      <w:bookmarkStart w:id="7416" w:name="_Toc458064661"/>
      <w:bookmarkStart w:id="7417" w:name="_Toc458067687"/>
      <w:bookmarkStart w:id="7418" w:name="_Toc458068271"/>
      <w:bookmarkStart w:id="7419" w:name="_Toc458406069"/>
      <w:bookmarkStart w:id="7420" w:name="_Toc458497215"/>
      <w:bookmarkStart w:id="7421" w:name="_Ref463505832"/>
      <w:bookmarkStart w:id="7422" w:name="_Toc223513477"/>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r>
        <w:rPr>
          <w:lang w:eastAsia="en-GB"/>
        </w:rPr>
        <w:lastRenderedPageBreak/>
        <w:t>Documentation</w:t>
      </w:r>
      <w:bookmarkEnd w:id="7421"/>
      <w:bookmarkEnd w:id="7422"/>
    </w:p>
    <w:p w14:paraId="483B81A6" w14:textId="1631CE29" w:rsidR="005A20A0" w:rsidRDefault="00565555" w:rsidP="00565190">
      <w:pPr>
        <w:pStyle w:val="Astrium-Normal"/>
      </w:pPr>
      <w:bookmarkStart w:id="7423" w:name="_Hlk169096907"/>
      <w:r w:rsidRPr="00C660D7">
        <w:rPr>
          <w:rFonts w:eastAsia="Arial"/>
          <w:lang w:val="en-US"/>
        </w:rPr>
        <w:t xml:space="preserve">The list of documents </w:t>
      </w:r>
      <w:r w:rsidR="00EC5EFA">
        <w:rPr>
          <w:rFonts w:eastAsia="Arial"/>
          <w:lang w:val="en-US"/>
        </w:rPr>
        <w:t>as per</w:t>
      </w:r>
      <w:r>
        <w:rPr>
          <w:rFonts w:eastAsia="Arial"/>
          <w:lang w:val="en-US"/>
        </w:rPr>
        <w:t xml:space="preserve"> </w:t>
      </w:r>
      <w:r w:rsidR="00565190">
        <w:t>[</w:t>
      </w:r>
      <w:r w:rsidR="00565190" w:rsidRPr="00D84FC2">
        <w:t>GSOW §</w:t>
      </w:r>
      <w:r w:rsidR="00565190">
        <w:t>9] amended as follow:</w:t>
      </w:r>
      <w:bookmarkEnd w:id="7423"/>
    </w:p>
    <w:p w14:paraId="1C8BFBA8" w14:textId="77777777" w:rsidR="00A71083" w:rsidRDefault="00A71083">
      <w:pPr>
        <w:spacing w:line="240" w:lineRule="auto"/>
        <w:jc w:val="left"/>
      </w:pPr>
    </w:p>
    <w:p w14:paraId="16E206A1" w14:textId="77777777" w:rsidR="00A71083" w:rsidRPr="009D1F1B" w:rsidRDefault="00A71083" w:rsidP="00A71083">
      <w:pPr>
        <w:pStyle w:val="DSS-Normal"/>
        <w:jc w:val="both"/>
        <w:rPr>
          <w:b/>
          <w:snapToGrid w:val="0"/>
        </w:rPr>
      </w:pPr>
      <w:r w:rsidRPr="009D1F1B">
        <w:rPr>
          <w:b/>
          <w:snapToGrid w:val="0"/>
        </w:rPr>
        <w:t>Legend:</w:t>
      </w:r>
    </w:p>
    <w:p w14:paraId="7824FA9E" w14:textId="77777777" w:rsidR="00A71083" w:rsidRPr="009D1F1B" w:rsidRDefault="00A71083" w:rsidP="00A71083">
      <w:pPr>
        <w:pStyle w:val="DSS-Normal"/>
        <w:spacing w:before="0"/>
        <w:jc w:val="both"/>
        <w:rPr>
          <w:snapToGrid w:val="0"/>
        </w:rPr>
      </w:pPr>
      <w:r w:rsidRPr="009D1F1B">
        <w:rPr>
          <w:snapToGrid w:val="0"/>
        </w:rPr>
        <w:t>Classifications</w:t>
      </w:r>
    </w:p>
    <w:p w14:paraId="3DAF7F14" w14:textId="77777777" w:rsidR="00A71083" w:rsidRPr="009D1F1B" w:rsidRDefault="00A71083" w:rsidP="00A71083">
      <w:pPr>
        <w:pStyle w:val="DSS-Normal"/>
        <w:spacing w:before="0"/>
        <w:jc w:val="both"/>
        <w:rPr>
          <w:snapToGrid w:val="0"/>
        </w:rPr>
      </w:pPr>
      <w:r w:rsidRPr="009D1F1B">
        <w:rPr>
          <w:snapToGrid w:val="0"/>
        </w:rPr>
        <w:t>A</w:t>
      </w:r>
      <w:r w:rsidRPr="009D1F1B">
        <w:rPr>
          <w:snapToGrid w:val="0"/>
        </w:rPr>
        <w:tab/>
        <w:t>to be approved</w:t>
      </w:r>
    </w:p>
    <w:p w14:paraId="10AAE987" w14:textId="77777777" w:rsidR="00A71083" w:rsidRPr="009D1F1B" w:rsidRDefault="00A71083" w:rsidP="00A71083">
      <w:pPr>
        <w:pStyle w:val="DSS-Normal"/>
        <w:spacing w:before="0"/>
        <w:jc w:val="both"/>
        <w:rPr>
          <w:snapToGrid w:val="0"/>
        </w:rPr>
      </w:pPr>
      <w:r w:rsidRPr="009D1F1B">
        <w:rPr>
          <w:snapToGrid w:val="0"/>
        </w:rPr>
        <w:t>R</w:t>
      </w:r>
      <w:r w:rsidRPr="009D1F1B">
        <w:rPr>
          <w:snapToGrid w:val="0"/>
        </w:rPr>
        <w:tab/>
        <w:t>to be reviewed</w:t>
      </w:r>
    </w:p>
    <w:p w14:paraId="07CD898F" w14:textId="77777777" w:rsidR="00A71083" w:rsidRPr="009D1F1B" w:rsidRDefault="00A71083" w:rsidP="00A71083">
      <w:pPr>
        <w:pStyle w:val="DSS-Normal"/>
        <w:spacing w:before="0"/>
        <w:jc w:val="both"/>
        <w:rPr>
          <w:snapToGrid w:val="0"/>
        </w:rPr>
      </w:pPr>
      <w:r w:rsidRPr="009D1F1B">
        <w:rPr>
          <w:snapToGrid w:val="0"/>
        </w:rPr>
        <w:t>I</w:t>
      </w:r>
      <w:r w:rsidRPr="009D1F1B">
        <w:rPr>
          <w:snapToGrid w:val="0"/>
        </w:rPr>
        <w:tab/>
        <w:t>for information only</w:t>
      </w:r>
    </w:p>
    <w:p w14:paraId="7322D830" w14:textId="77777777" w:rsidR="00A71083" w:rsidRPr="009D1F1B" w:rsidRDefault="00A71083" w:rsidP="00A71083">
      <w:pPr>
        <w:pStyle w:val="DSS-Normal"/>
        <w:spacing w:before="0"/>
        <w:jc w:val="both"/>
        <w:rPr>
          <w:snapToGrid w:val="0"/>
        </w:rPr>
      </w:pPr>
    </w:p>
    <w:p w14:paraId="1ACC8DD8" w14:textId="77777777" w:rsidR="00A71083" w:rsidRPr="009D1F1B" w:rsidRDefault="00A71083" w:rsidP="00A71083">
      <w:pPr>
        <w:pStyle w:val="DSS-Normal"/>
        <w:spacing w:before="0"/>
        <w:jc w:val="both"/>
        <w:rPr>
          <w:b/>
          <w:snapToGrid w:val="0"/>
        </w:rPr>
      </w:pPr>
      <w:r w:rsidRPr="009D1F1B">
        <w:rPr>
          <w:b/>
          <w:snapToGrid w:val="0"/>
        </w:rPr>
        <w:t>Formal Submittals:</w:t>
      </w:r>
    </w:p>
    <w:p w14:paraId="346A5A3B" w14:textId="77777777" w:rsidR="00A71083" w:rsidRPr="009D1F1B" w:rsidRDefault="00A71083" w:rsidP="00A71083">
      <w:pPr>
        <w:pStyle w:val="DSS-Normal"/>
        <w:spacing w:before="0"/>
        <w:jc w:val="both"/>
        <w:rPr>
          <w:snapToGrid w:val="0"/>
        </w:rPr>
      </w:pPr>
      <w:r w:rsidRPr="009D1F1B">
        <w:rPr>
          <w:snapToGrid w:val="0"/>
        </w:rPr>
        <w:t>KO</w:t>
      </w:r>
      <w:r w:rsidRPr="009D1F1B">
        <w:rPr>
          <w:snapToGrid w:val="0"/>
        </w:rPr>
        <w:tab/>
        <w:t>Kick-off</w:t>
      </w:r>
    </w:p>
    <w:p w14:paraId="6F145D33" w14:textId="77777777" w:rsidR="00A71083" w:rsidRPr="009D1F1B" w:rsidRDefault="00A71083" w:rsidP="00A71083">
      <w:pPr>
        <w:pStyle w:val="DSS-Normal"/>
        <w:spacing w:before="0"/>
        <w:jc w:val="both"/>
        <w:rPr>
          <w:snapToGrid w:val="0"/>
        </w:rPr>
      </w:pPr>
      <w:r w:rsidRPr="009D1F1B">
        <w:rPr>
          <w:snapToGrid w:val="0"/>
        </w:rPr>
        <w:t>EQSR</w:t>
      </w:r>
      <w:r w:rsidRPr="009D1F1B">
        <w:rPr>
          <w:snapToGrid w:val="0"/>
        </w:rPr>
        <w:tab/>
        <w:t>Equipment Qualification Status Review</w:t>
      </w:r>
    </w:p>
    <w:p w14:paraId="2513ABC5" w14:textId="77777777" w:rsidR="00A71083" w:rsidRPr="009D1F1B" w:rsidRDefault="00A71083" w:rsidP="00A71083">
      <w:pPr>
        <w:pStyle w:val="DSS-Normal"/>
        <w:spacing w:before="0"/>
        <w:jc w:val="both"/>
        <w:rPr>
          <w:snapToGrid w:val="0"/>
        </w:rPr>
      </w:pPr>
      <w:r w:rsidRPr="009D1F1B">
        <w:rPr>
          <w:snapToGrid w:val="0"/>
        </w:rPr>
        <w:t>CDR</w:t>
      </w:r>
      <w:r w:rsidRPr="009D1F1B">
        <w:rPr>
          <w:snapToGrid w:val="0"/>
        </w:rPr>
        <w:tab/>
        <w:t>Critical Design Review</w:t>
      </w:r>
    </w:p>
    <w:p w14:paraId="7EB15B7C" w14:textId="77777777" w:rsidR="00A71083" w:rsidRPr="009D1F1B" w:rsidRDefault="00A71083" w:rsidP="00A71083">
      <w:pPr>
        <w:pStyle w:val="DSS-Normal"/>
        <w:spacing w:before="0"/>
        <w:jc w:val="both"/>
        <w:rPr>
          <w:snapToGrid w:val="0"/>
        </w:rPr>
      </w:pPr>
      <w:r w:rsidRPr="009D1F1B">
        <w:rPr>
          <w:snapToGrid w:val="0"/>
        </w:rPr>
        <w:t>MRR</w:t>
      </w:r>
      <w:r w:rsidRPr="009D1F1B">
        <w:rPr>
          <w:snapToGrid w:val="0"/>
        </w:rPr>
        <w:tab/>
        <w:t>Manufacturing Readiness Review</w:t>
      </w:r>
    </w:p>
    <w:p w14:paraId="74EED37A" w14:textId="77777777" w:rsidR="00A71083" w:rsidRDefault="00A71083" w:rsidP="00A71083">
      <w:pPr>
        <w:pStyle w:val="DSS-Normal"/>
        <w:spacing w:before="0"/>
        <w:jc w:val="both"/>
        <w:rPr>
          <w:snapToGrid w:val="0"/>
        </w:rPr>
      </w:pPr>
      <w:r w:rsidRPr="009D1F1B">
        <w:rPr>
          <w:snapToGrid w:val="0"/>
        </w:rPr>
        <w:t>QR</w:t>
      </w:r>
      <w:r w:rsidRPr="009D1F1B">
        <w:rPr>
          <w:snapToGrid w:val="0"/>
        </w:rPr>
        <w:tab/>
        <w:t>Qualification Review</w:t>
      </w:r>
    </w:p>
    <w:p w14:paraId="6F45163F" w14:textId="77777777" w:rsidR="0024569F" w:rsidRPr="009D1F1B" w:rsidRDefault="00A71083" w:rsidP="0024569F">
      <w:pPr>
        <w:pStyle w:val="DSS-Normal"/>
        <w:spacing w:before="0"/>
        <w:jc w:val="both"/>
        <w:rPr>
          <w:snapToGrid w:val="0"/>
        </w:rPr>
      </w:pPr>
      <w:r w:rsidRPr="009D1F1B">
        <w:rPr>
          <w:snapToGrid w:val="0"/>
        </w:rPr>
        <w:t>DRB</w:t>
      </w:r>
      <w:r w:rsidRPr="009D1F1B">
        <w:rPr>
          <w:snapToGrid w:val="0"/>
        </w:rPr>
        <w:tab/>
      </w:r>
      <w:bookmarkStart w:id="7424" w:name="_Hlk193700840"/>
      <w:r w:rsidR="0024569F" w:rsidRPr="009D1F1B">
        <w:rPr>
          <w:snapToGrid w:val="0"/>
        </w:rPr>
        <w:t>Delivery Review Board</w:t>
      </w:r>
      <w:r w:rsidR="0024569F">
        <w:rPr>
          <w:snapToGrid w:val="0"/>
        </w:rPr>
        <w:t xml:space="preserve"> (applicable for all deliveries: EM, EQM, all FMs)</w:t>
      </w:r>
    </w:p>
    <w:bookmarkEnd w:id="7424"/>
    <w:p w14:paraId="7755DAA5" w14:textId="77777777" w:rsidR="00A71083" w:rsidRPr="009D1F1B" w:rsidRDefault="00A71083" w:rsidP="00A71083">
      <w:pPr>
        <w:pStyle w:val="DSS-Normal"/>
        <w:spacing w:before="0"/>
        <w:jc w:val="both"/>
        <w:rPr>
          <w:snapToGrid w:val="0"/>
        </w:rPr>
      </w:pPr>
    </w:p>
    <w:p w14:paraId="33B1D285" w14:textId="77777777" w:rsidR="00A71083" w:rsidRPr="009D1F1B" w:rsidRDefault="00A71083" w:rsidP="00A71083">
      <w:pPr>
        <w:pStyle w:val="DSS-Normal"/>
        <w:spacing w:before="0"/>
        <w:jc w:val="both"/>
        <w:rPr>
          <w:snapToGrid w:val="0"/>
        </w:rPr>
      </w:pPr>
      <w:proofErr w:type="spellStart"/>
      <w:r w:rsidRPr="009D1F1B">
        <w:rPr>
          <w:snapToGrid w:val="0"/>
        </w:rPr>
        <w:t>a/r</w:t>
      </w:r>
      <w:proofErr w:type="spellEnd"/>
      <w:r w:rsidRPr="009D1F1B">
        <w:rPr>
          <w:snapToGrid w:val="0"/>
        </w:rPr>
        <w:t xml:space="preserve"> </w:t>
      </w:r>
      <w:r w:rsidRPr="009D1F1B">
        <w:rPr>
          <w:snapToGrid w:val="0"/>
        </w:rPr>
        <w:tab/>
        <w:t>as required</w:t>
      </w:r>
    </w:p>
    <w:p w14:paraId="222B2AEF" w14:textId="77777777" w:rsidR="00A71083" w:rsidRDefault="00A71083">
      <w:pPr>
        <w:spacing w:line="240" w:lineRule="auto"/>
        <w:jc w:val="left"/>
      </w:pPr>
    </w:p>
    <w:p w14:paraId="38869A84" w14:textId="77777777" w:rsidR="00A71083" w:rsidRDefault="00A71083">
      <w:pPr>
        <w:spacing w:line="240" w:lineRule="auto"/>
        <w:jc w:val="left"/>
      </w:pPr>
    </w:p>
    <w:p w14:paraId="71F9CAB2" w14:textId="77777777" w:rsidR="00A71083" w:rsidRDefault="00A71083">
      <w:pPr>
        <w:spacing w:line="240" w:lineRule="auto"/>
        <w:jc w:val="left"/>
      </w:pPr>
    </w:p>
    <w:p w14:paraId="34105171" w14:textId="1EE27D9E" w:rsidR="00DC73C7" w:rsidRDefault="00DC73C7">
      <w:pPr>
        <w:spacing w:line="240" w:lineRule="auto"/>
        <w:jc w:val="left"/>
      </w:pPr>
      <w:r>
        <w:br w:type="page"/>
      </w:r>
    </w:p>
    <w:p w14:paraId="2F942ADF" w14:textId="77777777" w:rsidR="00DC73C7" w:rsidRPr="009D1F1B" w:rsidRDefault="00DC73C7" w:rsidP="00DC73C7">
      <w:pPr>
        <w:pStyle w:val="Heading2"/>
        <w:keepNext w:val="0"/>
        <w:tabs>
          <w:tab w:val="num" w:pos="576"/>
        </w:tabs>
        <w:spacing w:before="240" w:line="312" w:lineRule="atLeast"/>
        <w:ind w:left="578" w:hanging="578"/>
        <w:jc w:val="both"/>
      </w:pPr>
      <w:bookmarkStart w:id="7425" w:name="_Toc11337485"/>
      <w:bookmarkStart w:id="7426" w:name="_Toc11402718"/>
      <w:bookmarkStart w:id="7427" w:name="_Toc11402842"/>
      <w:bookmarkStart w:id="7428" w:name="_Toc11403144"/>
      <w:bookmarkStart w:id="7429" w:name="_Toc11681276"/>
      <w:bookmarkStart w:id="7430" w:name="_Toc52445588"/>
      <w:bookmarkStart w:id="7431" w:name="_Toc223513478"/>
      <w:bookmarkEnd w:id="7425"/>
      <w:bookmarkEnd w:id="7426"/>
      <w:bookmarkEnd w:id="7427"/>
      <w:bookmarkEnd w:id="7428"/>
      <w:bookmarkEnd w:id="7429"/>
      <w:r w:rsidRPr="009D1F1B">
        <w:lastRenderedPageBreak/>
        <w:t>Documentation for unit falling in Category C or D</w:t>
      </w:r>
      <w:bookmarkEnd w:id="7430"/>
      <w:bookmarkEnd w:id="7431"/>
    </w:p>
    <w:p w14:paraId="623D8906" w14:textId="77777777" w:rsidR="00DC73C7" w:rsidRPr="009D1F1B" w:rsidRDefault="00DC73C7" w:rsidP="00DC73C7">
      <w:pPr>
        <w:pStyle w:val="ASG-Normal"/>
        <w:rPr>
          <w:b/>
        </w:rPr>
      </w:pPr>
      <w:r w:rsidRPr="009D1F1B">
        <w:rPr>
          <w:b/>
        </w:rPr>
        <w:t>Administration, Management and Project Control</w:t>
      </w:r>
    </w:p>
    <w:p w14:paraId="6DBE871D" w14:textId="77777777" w:rsidR="00DC73C7" w:rsidRPr="009D1F1B" w:rsidRDefault="00DC73C7" w:rsidP="00DC73C7">
      <w:pPr>
        <w:pStyle w:val="ASG-Normal"/>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8"/>
        <w:gridCol w:w="2284"/>
        <w:gridCol w:w="462"/>
        <w:gridCol w:w="463"/>
        <w:gridCol w:w="463"/>
        <w:gridCol w:w="463"/>
        <w:gridCol w:w="463"/>
        <w:gridCol w:w="463"/>
        <w:gridCol w:w="463"/>
        <w:gridCol w:w="463"/>
        <w:gridCol w:w="463"/>
        <w:gridCol w:w="2285"/>
      </w:tblGrid>
      <w:tr w:rsidR="007775D6" w:rsidRPr="009D1F1B" w14:paraId="3A361A40" w14:textId="77777777" w:rsidTr="00B179F8">
        <w:trPr>
          <w:cantSplit/>
          <w:trHeight w:val="1538"/>
          <w:tblHeader/>
        </w:trPr>
        <w:tc>
          <w:tcPr>
            <w:tcW w:w="833" w:type="dxa"/>
            <w:shd w:val="clear" w:color="auto" w:fill="E0E0E0"/>
          </w:tcPr>
          <w:p w14:paraId="41525EDE" w14:textId="77777777" w:rsidR="007775D6" w:rsidRPr="009D1F1B" w:rsidRDefault="007775D6" w:rsidP="003E47BB">
            <w:pPr>
              <w:rPr>
                <w:rFonts w:cs="Arial"/>
              </w:rPr>
            </w:pPr>
            <w:r w:rsidRPr="009D1F1B">
              <w:rPr>
                <w:rFonts w:cs="Arial"/>
              </w:rPr>
              <w:t xml:space="preserve">DLR </w:t>
            </w:r>
            <w:r w:rsidRPr="009D1F1B">
              <w:rPr>
                <w:rFonts w:cs="Arial"/>
              </w:rPr>
              <w:br/>
              <w:t>Ref.</w:t>
            </w:r>
          </w:p>
        </w:tc>
        <w:tc>
          <w:tcPr>
            <w:tcW w:w="2268" w:type="dxa"/>
            <w:shd w:val="clear" w:color="auto" w:fill="E0E0E0"/>
          </w:tcPr>
          <w:p w14:paraId="100E43E4" w14:textId="77777777" w:rsidR="007775D6" w:rsidRPr="009D1F1B" w:rsidRDefault="007775D6" w:rsidP="003E47BB">
            <w:pPr>
              <w:rPr>
                <w:rFonts w:cs="Arial"/>
              </w:rPr>
            </w:pPr>
            <w:r w:rsidRPr="009D1F1B">
              <w:rPr>
                <w:rFonts w:cs="Arial"/>
              </w:rPr>
              <w:t>Title</w:t>
            </w:r>
          </w:p>
        </w:tc>
        <w:tc>
          <w:tcPr>
            <w:tcW w:w="284" w:type="dxa"/>
            <w:shd w:val="clear" w:color="auto" w:fill="E0E0E0"/>
            <w:textDirection w:val="btLr"/>
            <w:vAlign w:val="center"/>
          </w:tcPr>
          <w:p w14:paraId="0E4F421F" w14:textId="77777777" w:rsidR="007775D6" w:rsidRPr="009D1F1B" w:rsidRDefault="007775D6" w:rsidP="003E47BB">
            <w:pPr>
              <w:ind w:left="113" w:right="113"/>
              <w:rPr>
                <w:rFonts w:cs="Arial"/>
              </w:rPr>
            </w:pPr>
            <w:r w:rsidRPr="009D1F1B">
              <w:rPr>
                <w:rFonts w:cs="Arial"/>
              </w:rPr>
              <w:t>Proposal</w:t>
            </w:r>
          </w:p>
        </w:tc>
        <w:tc>
          <w:tcPr>
            <w:tcW w:w="284" w:type="dxa"/>
            <w:shd w:val="clear" w:color="auto" w:fill="E0E0E0"/>
            <w:textDirection w:val="btLr"/>
            <w:vAlign w:val="center"/>
          </w:tcPr>
          <w:p w14:paraId="11A84CE5" w14:textId="77777777" w:rsidR="007775D6" w:rsidRPr="009D1F1B" w:rsidRDefault="007775D6" w:rsidP="003E47BB">
            <w:pPr>
              <w:ind w:left="113" w:right="113"/>
              <w:rPr>
                <w:rFonts w:cs="Arial"/>
              </w:rPr>
            </w:pPr>
            <w:r w:rsidRPr="009D1F1B">
              <w:rPr>
                <w:rFonts w:cs="Arial"/>
              </w:rPr>
              <w:t xml:space="preserve">KO </w:t>
            </w:r>
          </w:p>
        </w:tc>
        <w:tc>
          <w:tcPr>
            <w:tcW w:w="284" w:type="dxa"/>
            <w:shd w:val="clear" w:color="auto" w:fill="E0E0E0"/>
            <w:textDirection w:val="btLr"/>
            <w:vAlign w:val="center"/>
          </w:tcPr>
          <w:p w14:paraId="009AB86C" w14:textId="0C2A66C7" w:rsidR="007775D6" w:rsidRPr="009D1F1B" w:rsidRDefault="007775D6" w:rsidP="003E47BB">
            <w:pPr>
              <w:ind w:left="113" w:right="113"/>
              <w:rPr>
                <w:rFonts w:cs="Arial"/>
              </w:rPr>
            </w:pPr>
            <w:r>
              <w:rPr>
                <w:rFonts w:cs="Arial"/>
              </w:rPr>
              <w:t xml:space="preserve">Design </w:t>
            </w:r>
            <w:r w:rsidR="00DB6E8E">
              <w:rPr>
                <w:rFonts w:cs="Arial"/>
              </w:rPr>
              <w:t>F</w:t>
            </w:r>
            <w:r>
              <w:rPr>
                <w:rFonts w:cs="Arial"/>
              </w:rPr>
              <w:t>reeze</w:t>
            </w:r>
          </w:p>
        </w:tc>
        <w:tc>
          <w:tcPr>
            <w:tcW w:w="284" w:type="dxa"/>
            <w:shd w:val="clear" w:color="auto" w:fill="E0E0E0"/>
            <w:textDirection w:val="btLr"/>
            <w:vAlign w:val="center"/>
          </w:tcPr>
          <w:p w14:paraId="4AA1C8CC" w14:textId="77777777" w:rsidR="007775D6" w:rsidRPr="009D1F1B" w:rsidRDefault="007775D6" w:rsidP="003E47BB">
            <w:pPr>
              <w:ind w:left="113" w:right="113"/>
              <w:rPr>
                <w:rFonts w:cs="Arial"/>
              </w:rPr>
            </w:pPr>
            <w:r w:rsidRPr="009D1F1B">
              <w:rPr>
                <w:rFonts w:cs="Arial"/>
              </w:rPr>
              <w:t>CDR</w:t>
            </w:r>
          </w:p>
        </w:tc>
        <w:tc>
          <w:tcPr>
            <w:tcW w:w="284" w:type="dxa"/>
            <w:shd w:val="clear" w:color="auto" w:fill="E0E0E0"/>
            <w:textDirection w:val="btLr"/>
            <w:vAlign w:val="center"/>
          </w:tcPr>
          <w:p w14:paraId="3BA1117A" w14:textId="77777777" w:rsidR="007775D6" w:rsidRPr="009D1F1B" w:rsidRDefault="007775D6" w:rsidP="003E47BB">
            <w:pPr>
              <w:ind w:left="113" w:right="113"/>
              <w:rPr>
                <w:rFonts w:cs="Arial"/>
              </w:rPr>
            </w:pPr>
            <w:r w:rsidRPr="009D1F1B">
              <w:rPr>
                <w:rFonts w:cs="Arial"/>
              </w:rPr>
              <w:t>QR</w:t>
            </w:r>
          </w:p>
        </w:tc>
        <w:tc>
          <w:tcPr>
            <w:tcW w:w="284" w:type="dxa"/>
            <w:shd w:val="clear" w:color="auto" w:fill="E0E0E0"/>
            <w:textDirection w:val="btLr"/>
          </w:tcPr>
          <w:p w14:paraId="2D2852AF" w14:textId="77777777" w:rsidR="007775D6" w:rsidRPr="009D1F1B" w:rsidRDefault="007775D6" w:rsidP="003E47BB">
            <w:pPr>
              <w:ind w:left="113" w:right="113"/>
              <w:rPr>
                <w:rFonts w:cs="Arial"/>
              </w:rPr>
            </w:pPr>
            <w:r w:rsidRPr="009D1F1B">
              <w:rPr>
                <w:rFonts w:cs="Arial"/>
              </w:rPr>
              <w:t>MRR</w:t>
            </w:r>
          </w:p>
        </w:tc>
        <w:tc>
          <w:tcPr>
            <w:tcW w:w="284" w:type="dxa"/>
            <w:shd w:val="clear" w:color="auto" w:fill="E0E0E0"/>
            <w:textDirection w:val="btLr"/>
            <w:vAlign w:val="center"/>
          </w:tcPr>
          <w:p w14:paraId="287069EE" w14:textId="77777777" w:rsidR="007775D6" w:rsidRPr="009D1F1B" w:rsidRDefault="007775D6" w:rsidP="003E47BB">
            <w:pPr>
              <w:ind w:left="113" w:right="113"/>
              <w:rPr>
                <w:rFonts w:cs="Arial"/>
              </w:rPr>
            </w:pPr>
            <w:r w:rsidRPr="009D1F1B">
              <w:rPr>
                <w:rFonts w:cs="Arial"/>
              </w:rPr>
              <w:t>DRB</w:t>
            </w:r>
          </w:p>
        </w:tc>
        <w:tc>
          <w:tcPr>
            <w:tcW w:w="284" w:type="dxa"/>
            <w:shd w:val="clear" w:color="auto" w:fill="E0E0E0"/>
            <w:textDirection w:val="btLr"/>
            <w:vAlign w:val="center"/>
          </w:tcPr>
          <w:p w14:paraId="7B9C88ED" w14:textId="77777777" w:rsidR="007775D6" w:rsidRPr="009D1F1B" w:rsidRDefault="007775D6" w:rsidP="003E47BB">
            <w:pPr>
              <w:ind w:left="113" w:right="113"/>
              <w:rPr>
                <w:rFonts w:cs="Arial"/>
              </w:rPr>
            </w:pPr>
            <w:r w:rsidRPr="009D1F1B">
              <w:rPr>
                <w:rFonts w:cs="Arial"/>
              </w:rPr>
              <w:t>Submittal</w:t>
            </w:r>
          </w:p>
        </w:tc>
        <w:tc>
          <w:tcPr>
            <w:tcW w:w="284" w:type="dxa"/>
            <w:shd w:val="clear" w:color="auto" w:fill="E0E0E0"/>
            <w:textDirection w:val="btLr"/>
            <w:vAlign w:val="center"/>
          </w:tcPr>
          <w:p w14:paraId="3F3DF883" w14:textId="77777777" w:rsidR="007775D6" w:rsidRPr="009D1F1B" w:rsidRDefault="007775D6" w:rsidP="003E47BB">
            <w:pPr>
              <w:ind w:left="113" w:right="113"/>
              <w:rPr>
                <w:rFonts w:cs="Arial"/>
              </w:rPr>
            </w:pPr>
            <w:r w:rsidRPr="009D1F1B">
              <w:rPr>
                <w:rFonts w:cs="Arial"/>
              </w:rPr>
              <w:t>Classification</w:t>
            </w:r>
          </w:p>
        </w:tc>
        <w:tc>
          <w:tcPr>
            <w:tcW w:w="2268" w:type="dxa"/>
            <w:shd w:val="clear" w:color="auto" w:fill="E0E0E0"/>
          </w:tcPr>
          <w:p w14:paraId="4773A2B7" w14:textId="77777777" w:rsidR="007775D6" w:rsidRPr="009D1F1B" w:rsidRDefault="007775D6" w:rsidP="003E47BB">
            <w:pPr>
              <w:rPr>
                <w:rFonts w:cs="Arial"/>
              </w:rPr>
            </w:pPr>
            <w:r w:rsidRPr="009D1F1B">
              <w:rPr>
                <w:rFonts w:cs="Arial"/>
              </w:rPr>
              <w:t>Remark</w:t>
            </w:r>
          </w:p>
        </w:tc>
      </w:tr>
      <w:tr w:rsidR="007775D6" w:rsidRPr="009D1F1B" w14:paraId="5A9191FF" w14:textId="77777777" w:rsidTr="00B179F8">
        <w:tc>
          <w:tcPr>
            <w:tcW w:w="833" w:type="dxa"/>
          </w:tcPr>
          <w:p w14:paraId="4899E5F0" w14:textId="77777777" w:rsidR="007775D6" w:rsidRPr="009D1F1B" w:rsidRDefault="007775D6" w:rsidP="003E47BB">
            <w:pPr>
              <w:spacing w:line="240" w:lineRule="auto"/>
              <w:rPr>
                <w:rFonts w:cs="Arial"/>
              </w:rPr>
            </w:pPr>
            <w:r w:rsidRPr="009D1F1B">
              <w:rPr>
                <w:rFonts w:cs="Arial"/>
              </w:rPr>
              <w:t>PM-01</w:t>
            </w:r>
          </w:p>
        </w:tc>
        <w:tc>
          <w:tcPr>
            <w:tcW w:w="2268" w:type="dxa"/>
          </w:tcPr>
          <w:p w14:paraId="5316F61D" w14:textId="77777777" w:rsidR="007775D6" w:rsidRPr="009D1F1B" w:rsidRDefault="007775D6" w:rsidP="003E47BB">
            <w:pPr>
              <w:spacing w:line="240" w:lineRule="auto"/>
              <w:rPr>
                <w:rFonts w:cs="Arial"/>
              </w:rPr>
            </w:pPr>
            <w:r w:rsidRPr="009D1F1B">
              <w:rPr>
                <w:rFonts w:cs="Arial"/>
              </w:rPr>
              <w:t>Project Management Plan</w:t>
            </w:r>
          </w:p>
        </w:tc>
        <w:tc>
          <w:tcPr>
            <w:tcW w:w="284" w:type="dxa"/>
          </w:tcPr>
          <w:p w14:paraId="32EC8CC7" w14:textId="38147134" w:rsidR="007775D6" w:rsidRPr="009D1F1B" w:rsidRDefault="007775D6" w:rsidP="003E47BB">
            <w:pPr>
              <w:spacing w:line="240" w:lineRule="auto"/>
              <w:rPr>
                <w:rFonts w:cs="Arial"/>
              </w:rPr>
            </w:pPr>
          </w:p>
        </w:tc>
        <w:tc>
          <w:tcPr>
            <w:tcW w:w="284" w:type="dxa"/>
          </w:tcPr>
          <w:p w14:paraId="37E18AC1" w14:textId="03479D0E" w:rsidR="007775D6" w:rsidRPr="009D1F1B" w:rsidRDefault="007775D6" w:rsidP="003E47BB">
            <w:pPr>
              <w:spacing w:line="240" w:lineRule="auto"/>
              <w:rPr>
                <w:rFonts w:cs="Arial"/>
              </w:rPr>
            </w:pPr>
          </w:p>
        </w:tc>
        <w:tc>
          <w:tcPr>
            <w:tcW w:w="284" w:type="dxa"/>
          </w:tcPr>
          <w:p w14:paraId="6294ED7F" w14:textId="77777777" w:rsidR="007775D6" w:rsidRPr="009D1F1B" w:rsidRDefault="007775D6" w:rsidP="003E47BB">
            <w:pPr>
              <w:spacing w:line="240" w:lineRule="auto"/>
              <w:rPr>
                <w:rFonts w:cs="Arial"/>
              </w:rPr>
            </w:pPr>
          </w:p>
        </w:tc>
        <w:tc>
          <w:tcPr>
            <w:tcW w:w="284" w:type="dxa"/>
          </w:tcPr>
          <w:p w14:paraId="066803BF" w14:textId="77777777" w:rsidR="007775D6" w:rsidRPr="009D1F1B" w:rsidRDefault="007775D6" w:rsidP="003E47BB">
            <w:pPr>
              <w:spacing w:line="240" w:lineRule="auto"/>
              <w:rPr>
                <w:rFonts w:cs="Arial"/>
              </w:rPr>
            </w:pPr>
          </w:p>
        </w:tc>
        <w:tc>
          <w:tcPr>
            <w:tcW w:w="284" w:type="dxa"/>
          </w:tcPr>
          <w:p w14:paraId="5F646B5C" w14:textId="77777777" w:rsidR="007775D6" w:rsidRPr="009D1F1B" w:rsidRDefault="007775D6" w:rsidP="003E47BB">
            <w:pPr>
              <w:spacing w:line="240" w:lineRule="auto"/>
              <w:rPr>
                <w:rFonts w:cs="Arial"/>
              </w:rPr>
            </w:pPr>
          </w:p>
        </w:tc>
        <w:tc>
          <w:tcPr>
            <w:tcW w:w="284" w:type="dxa"/>
          </w:tcPr>
          <w:p w14:paraId="2A77925F" w14:textId="77777777" w:rsidR="007775D6" w:rsidRPr="009D1F1B" w:rsidRDefault="007775D6" w:rsidP="003E47BB">
            <w:pPr>
              <w:spacing w:line="240" w:lineRule="auto"/>
              <w:rPr>
                <w:rFonts w:cs="Arial"/>
              </w:rPr>
            </w:pPr>
          </w:p>
        </w:tc>
        <w:tc>
          <w:tcPr>
            <w:tcW w:w="284" w:type="dxa"/>
          </w:tcPr>
          <w:p w14:paraId="04F538FA" w14:textId="77777777" w:rsidR="007775D6" w:rsidRPr="009D1F1B" w:rsidRDefault="007775D6" w:rsidP="003E47BB">
            <w:pPr>
              <w:spacing w:line="240" w:lineRule="auto"/>
              <w:rPr>
                <w:rFonts w:cs="Arial"/>
              </w:rPr>
            </w:pPr>
          </w:p>
        </w:tc>
        <w:tc>
          <w:tcPr>
            <w:tcW w:w="284" w:type="dxa"/>
          </w:tcPr>
          <w:p w14:paraId="4E977A81" w14:textId="77777777" w:rsidR="007775D6" w:rsidRPr="009D1F1B" w:rsidRDefault="007775D6" w:rsidP="003E47BB">
            <w:pPr>
              <w:spacing w:line="240" w:lineRule="auto"/>
              <w:rPr>
                <w:rFonts w:cs="Arial"/>
              </w:rPr>
            </w:pPr>
          </w:p>
        </w:tc>
        <w:tc>
          <w:tcPr>
            <w:tcW w:w="284" w:type="dxa"/>
          </w:tcPr>
          <w:p w14:paraId="24437CBC" w14:textId="77777777" w:rsidR="007775D6" w:rsidRPr="009D1F1B" w:rsidRDefault="007775D6" w:rsidP="003E47BB">
            <w:pPr>
              <w:spacing w:line="240" w:lineRule="auto"/>
              <w:rPr>
                <w:rFonts w:cs="Arial"/>
              </w:rPr>
            </w:pPr>
            <w:r w:rsidRPr="009D1F1B">
              <w:rPr>
                <w:rFonts w:cs="Arial"/>
              </w:rPr>
              <w:t>A</w:t>
            </w:r>
          </w:p>
        </w:tc>
        <w:tc>
          <w:tcPr>
            <w:tcW w:w="2268" w:type="dxa"/>
          </w:tcPr>
          <w:p w14:paraId="4C14F1EB" w14:textId="77777777" w:rsidR="007775D6" w:rsidRPr="009D1F1B" w:rsidRDefault="007775D6" w:rsidP="003E47BB">
            <w:pPr>
              <w:spacing w:line="240" w:lineRule="auto"/>
              <w:rPr>
                <w:rFonts w:cs="Arial"/>
              </w:rPr>
            </w:pPr>
            <w:r w:rsidRPr="00A05C27">
              <w:rPr>
                <w:rFonts w:cs="Arial"/>
                <w:lang w:eastAsia="en-GB"/>
              </w:rPr>
              <w:t>As per Annex A of ECSS-M-ST-10C</w:t>
            </w:r>
          </w:p>
        </w:tc>
      </w:tr>
      <w:tr w:rsidR="007775D6" w:rsidRPr="009D1F1B" w14:paraId="0E60F997" w14:textId="77777777" w:rsidTr="00B179F8">
        <w:tc>
          <w:tcPr>
            <w:tcW w:w="833" w:type="dxa"/>
          </w:tcPr>
          <w:p w14:paraId="1D9AC45F" w14:textId="77777777" w:rsidR="007775D6" w:rsidRPr="009D1F1B" w:rsidRDefault="007775D6" w:rsidP="003E47BB">
            <w:pPr>
              <w:spacing w:line="240" w:lineRule="auto"/>
              <w:rPr>
                <w:rFonts w:cs="Arial"/>
              </w:rPr>
            </w:pPr>
            <w:r w:rsidRPr="009D1F1B">
              <w:rPr>
                <w:rFonts w:cs="Arial"/>
              </w:rPr>
              <w:t>PM-02</w:t>
            </w:r>
          </w:p>
        </w:tc>
        <w:tc>
          <w:tcPr>
            <w:tcW w:w="2268" w:type="dxa"/>
          </w:tcPr>
          <w:p w14:paraId="556C3718" w14:textId="77777777" w:rsidR="007775D6" w:rsidRPr="009D1F1B" w:rsidRDefault="007775D6" w:rsidP="003E47BB">
            <w:pPr>
              <w:spacing w:line="240" w:lineRule="auto"/>
              <w:rPr>
                <w:rFonts w:cs="Arial"/>
              </w:rPr>
            </w:pPr>
            <w:proofErr w:type="gramStart"/>
            <w:r w:rsidRPr="009D1F1B">
              <w:rPr>
                <w:rFonts w:cs="Arial"/>
              </w:rPr>
              <w:t>Progress  Report</w:t>
            </w:r>
            <w:proofErr w:type="gramEnd"/>
            <w:r w:rsidRPr="009D1F1B">
              <w:rPr>
                <w:rFonts w:cs="Arial"/>
              </w:rPr>
              <w:t xml:space="preserve"> </w:t>
            </w:r>
          </w:p>
        </w:tc>
        <w:tc>
          <w:tcPr>
            <w:tcW w:w="284" w:type="dxa"/>
          </w:tcPr>
          <w:p w14:paraId="338A719B" w14:textId="77777777" w:rsidR="007775D6" w:rsidRPr="009D1F1B" w:rsidRDefault="007775D6" w:rsidP="003E47BB">
            <w:pPr>
              <w:spacing w:line="240" w:lineRule="auto"/>
              <w:rPr>
                <w:rFonts w:cs="Arial"/>
              </w:rPr>
            </w:pPr>
          </w:p>
        </w:tc>
        <w:tc>
          <w:tcPr>
            <w:tcW w:w="284" w:type="dxa"/>
          </w:tcPr>
          <w:p w14:paraId="613511A3" w14:textId="77777777" w:rsidR="007775D6" w:rsidRPr="009D1F1B" w:rsidRDefault="007775D6" w:rsidP="003E47BB">
            <w:pPr>
              <w:spacing w:line="240" w:lineRule="auto"/>
              <w:rPr>
                <w:rFonts w:cs="Arial"/>
              </w:rPr>
            </w:pPr>
          </w:p>
        </w:tc>
        <w:tc>
          <w:tcPr>
            <w:tcW w:w="284" w:type="dxa"/>
          </w:tcPr>
          <w:p w14:paraId="4BF27B3F" w14:textId="77777777" w:rsidR="007775D6" w:rsidRPr="009D1F1B" w:rsidRDefault="007775D6" w:rsidP="003E47BB">
            <w:pPr>
              <w:spacing w:line="240" w:lineRule="auto"/>
              <w:rPr>
                <w:rFonts w:cs="Arial"/>
              </w:rPr>
            </w:pPr>
          </w:p>
        </w:tc>
        <w:tc>
          <w:tcPr>
            <w:tcW w:w="284" w:type="dxa"/>
          </w:tcPr>
          <w:p w14:paraId="306F0258" w14:textId="77777777" w:rsidR="007775D6" w:rsidRPr="009D1F1B" w:rsidRDefault="007775D6" w:rsidP="003E47BB">
            <w:pPr>
              <w:spacing w:line="240" w:lineRule="auto"/>
              <w:rPr>
                <w:rFonts w:cs="Arial"/>
              </w:rPr>
            </w:pPr>
          </w:p>
        </w:tc>
        <w:tc>
          <w:tcPr>
            <w:tcW w:w="284" w:type="dxa"/>
          </w:tcPr>
          <w:p w14:paraId="2DB9B75F" w14:textId="77777777" w:rsidR="007775D6" w:rsidRPr="009D1F1B" w:rsidRDefault="007775D6" w:rsidP="003E47BB">
            <w:pPr>
              <w:spacing w:line="240" w:lineRule="auto"/>
              <w:rPr>
                <w:rFonts w:cs="Arial"/>
              </w:rPr>
            </w:pPr>
          </w:p>
        </w:tc>
        <w:tc>
          <w:tcPr>
            <w:tcW w:w="284" w:type="dxa"/>
          </w:tcPr>
          <w:p w14:paraId="48BC8357" w14:textId="77777777" w:rsidR="007775D6" w:rsidRPr="009D1F1B" w:rsidRDefault="007775D6" w:rsidP="003E47BB">
            <w:pPr>
              <w:spacing w:line="240" w:lineRule="auto"/>
              <w:rPr>
                <w:rFonts w:cs="Arial"/>
              </w:rPr>
            </w:pPr>
          </w:p>
        </w:tc>
        <w:tc>
          <w:tcPr>
            <w:tcW w:w="284" w:type="dxa"/>
          </w:tcPr>
          <w:p w14:paraId="4FE8C4FC" w14:textId="77777777" w:rsidR="007775D6" w:rsidRPr="009D1F1B" w:rsidRDefault="007775D6" w:rsidP="003E47BB">
            <w:pPr>
              <w:spacing w:line="240" w:lineRule="auto"/>
              <w:rPr>
                <w:rFonts w:cs="Arial"/>
              </w:rPr>
            </w:pPr>
          </w:p>
        </w:tc>
        <w:tc>
          <w:tcPr>
            <w:tcW w:w="284" w:type="dxa"/>
          </w:tcPr>
          <w:p w14:paraId="2FD9CC72"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5184F42D" w14:textId="77777777" w:rsidR="007775D6" w:rsidRPr="009D1F1B" w:rsidRDefault="007775D6" w:rsidP="003E47BB">
            <w:pPr>
              <w:spacing w:line="240" w:lineRule="auto"/>
              <w:rPr>
                <w:rFonts w:cs="Arial"/>
              </w:rPr>
            </w:pPr>
            <w:r w:rsidRPr="009D1F1B">
              <w:rPr>
                <w:rFonts w:cs="Arial"/>
              </w:rPr>
              <w:t>R</w:t>
            </w:r>
          </w:p>
        </w:tc>
        <w:tc>
          <w:tcPr>
            <w:tcW w:w="2268" w:type="dxa"/>
          </w:tcPr>
          <w:p w14:paraId="7498361D" w14:textId="77777777" w:rsidR="007775D6" w:rsidRPr="009D1F1B" w:rsidRDefault="007775D6" w:rsidP="003E47BB">
            <w:pPr>
              <w:spacing w:line="240" w:lineRule="auto"/>
              <w:rPr>
                <w:rFonts w:cs="Arial"/>
              </w:rPr>
            </w:pPr>
            <w:r w:rsidRPr="009D1F1B">
              <w:rPr>
                <w:rFonts w:cs="Arial"/>
              </w:rPr>
              <w:t xml:space="preserve">content: see 4.1.1 of this </w:t>
            </w:r>
            <w:proofErr w:type="gramStart"/>
            <w:r w:rsidRPr="009D1F1B">
              <w:rPr>
                <w:rFonts w:cs="Arial"/>
              </w:rPr>
              <w:t>SOW</w:t>
            </w:r>
            <w:proofErr w:type="gramEnd"/>
          </w:p>
        </w:tc>
      </w:tr>
      <w:tr w:rsidR="007775D6" w:rsidRPr="009D1F1B" w14:paraId="460ED850" w14:textId="77777777" w:rsidTr="00B179F8">
        <w:tc>
          <w:tcPr>
            <w:tcW w:w="833" w:type="dxa"/>
          </w:tcPr>
          <w:p w14:paraId="3953BD7E" w14:textId="77777777" w:rsidR="007775D6" w:rsidRPr="009D1F1B" w:rsidRDefault="007775D6" w:rsidP="003E47BB">
            <w:pPr>
              <w:spacing w:line="240" w:lineRule="auto"/>
              <w:rPr>
                <w:rFonts w:cs="Arial"/>
              </w:rPr>
            </w:pPr>
            <w:r w:rsidRPr="009D1F1B">
              <w:rPr>
                <w:rFonts w:cs="Arial"/>
              </w:rPr>
              <w:t>PM-03</w:t>
            </w:r>
          </w:p>
        </w:tc>
        <w:tc>
          <w:tcPr>
            <w:tcW w:w="2268" w:type="dxa"/>
          </w:tcPr>
          <w:p w14:paraId="5C9967FC" w14:textId="77777777" w:rsidR="007775D6" w:rsidRPr="009D1F1B" w:rsidRDefault="007775D6" w:rsidP="003E47BB">
            <w:pPr>
              <w:spacing w:line="240" w:lineRule="auto"/>
              <w:rPr>
                <w:rFonts w:cs="Arial"/>
              </w:rPr>
            </w:pPr>
            <w:r w:rsidRPr="0044071B">
              <w:rPr>
                <w:rFonts w:cs="Arial"/>
                <w:lang w:eastAsia="en-GB"/>
              </w:rPr>
              <w:t>Schedule Reporting (including Master Schedule)</w:t>
            </w:r>
          </w:p>
        </w:tc>
        <w:tc>
          <w:tcPr>
            <w:tcW w:w="284" w:type="dxa"/>
          </w:tcPr>
          <w:p w14:paraId="043706E4" w14:textId="77777777" w:rsidR="007775D6" w:rsidRPr="009D1F1B" w:rsidRDefault="007775D6" w:rsidP="003E47BB">
            <w:pPr>
              <w:spacing w:line="240" w:lineRule="auto"/>
              <w:rPr>
                <w:rFonts w:cs="Arial"/>
              </w:rPr>
            </w:pPr>
            <w:r w:rsidRPr="009D1F1B">
              <w:rPr>
                <w:rFonts w:cs="Arial"/>
              </w:rPr>
              <w:t>x</w:t>
            </w:r>
          </w:p>
        </w:tc>
        <w:tc>
          <w:tcPr>
            <w:tcW w:w="284" w:type="dxa"/>
          </w:tcPr>
          <w:p w14:paraId="4E101239" w14:textId="6D60C84C" w:rsidR="007775D6" w:rsidRPr="009D1F1B" w:rsidRDefault="007775D6" w:rsidP="003E47BB">
            <w:pPr>
              <w:spacing w:line="240" w:lineRule="auto"/>
              <w:rPr>
                <w:rFonts w:cs="Arial"/>
              </w:rPr>
            </w:pPr>
          </w:p>
        </w:tc>
        <w:tc>
          <w:tcPr>
            <w:tcW w:w="284" w:type="dxa"/>
          </w:tcPr>
          <w:p w14:paraId="5997F3CA" w14:textId="77777777" w:rsidR="007775D6" w:rsidRPr="009D1F1B" w:rsidRDefault="007775D6" w:rsidP="003E47BB">
            <w:pPr>
              <w:spacing w:line="240" w:lineRule="auto"/>
              <w:rPr>
                <w:rFonts w:cs="Arial"/>
              </w:rPr>
            </w:pPr>
          </w:p>
        </w:tc>
        <w:tc>
          <w:tcPr>
            <w:tcW w:w="284" w:type="dxa"/>
          </w:tcPr>
          <w:p w14:paraId="3570797B" w14:textId="77777777" w:rsidR="007775D6" w:rsidRPr="009D1F1B" w:rsidRDefault="007775D6" w:rsidP="003E47BB">
            <w:pPr>
              <w:spacing w:line="240" w:lineRule="auto"/>
              <w:rPr>
                <w:rFonts w:cs="Arial"/>
              </w:rPr>
            </w:pPr>
          </w:p>
        </w:tc>
        <w:tc>
          <w:tcPr>
            <w:tcW w:w="284" w:type="dxa"/>
          </w:tcPr>
          <w:p w14:paraId="36F12925" w14:textId="77777777" w:rsidR="007775D6" w:rsidRPr="009D1F1B" w:rsidRDefault="007775D6" w:rsidP="003E47BB">
            <w:pPr>
              <w:spacing w:line="240" w:lineRule="auto"/>
              <w:rPr>
                <w:rFonts w:cs="Arial"/>
              </w:rPr>
            </w:pPr>
          </w:p>
        </w:tc>
        <w:tc>
          <w:tcPr>
            <w:tcW w:w="284" w:type="dxa"/>
          </w:tcPr>
          <w:p w14:paraId="5CC43287" w14:textId="77777777" w:rsidR="007775D6" w:rsidRPr="009D1F1B" w:rsidRDefault="007775D6" w:rsidP="003E47BB">
            <w:pPr>
              <w:spacing w:line="240" w:lineRule="auto"/>
              <w:rPr>
                <w:rFonts w:cs="Arial"/>
              </w:rPr>
            </w:pPr>
            <w:r w:rsidRPr="009D1F1B">
              <w:rPr>
                <w:rFonts w:cs="Arial"/>
              </w:rPr>
              <w:t>x</w:t>
            </w:r>
          </w:p>
        </w:tc>
        <w:tc>
          <w:tcPr>
            <w:tcW w:w="284" w:type="dxa"/>
          </w:tcPr>
          <w:p w14:paraId="5D50E810" w14:textId="77777777" w:rsidR="007775D6" w:rsidRPr="009D1F1B" w:rsidRDefault="007775D6" w:rsidP="003E47BB">
            <w:pPr>
              <w:spacing w:line="240" w:lineRule="auto"/>
              <w:rPr>
                <w:rFonts w:cs="Arial"/>
              </w:rPr>
            </w:pPr>
          </w:p>
        </w:tc>
        <w:tc>
          <w:tcPr>
            <w:tcW w:w="284" w:type="dxa"/>
          </w:tcPr>
          <w:p w14:paraId="03E39EBC"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4E4D3B82" w14:textId="77777777" w:rsidR="007775D6" w:rsidRPr="009D1F1B" w:rsidRDefault="007775D6" w:rsidP="003E47BB">
            <w:pPr>
              <w:spacing w:line="240" w:lineRule="auto"/>
              <w:rPr>
                <w:rFonts w:cs="Arial"/>
              </w:rPr>
            </w:pPr>
            <w:r w:rsidRPr="009D1F1B">
              <w:rPr>
                <w:rFonts w:cs="Arial"/>
              </w:rPr>
              <w:t>R</w:t>
            </w:r>
          </w:p>
        </w:tc>
        <w:tc>
          <w:tcPr>
            <w:tcW w:w="2268" w:type="dxa"/>
          </w:tcPr>
          <w:p w14:paraId="03F0C053" w14:textId="77777777" w:rsidR="007775D6" w:rsidRPr="009D1F1B" w:rsidRDefault="007775D6" w:rsidP="003E47BB">
            <w:pPr>
              <w:spacing w:line="240" w:lineRule="auto"/>
              <w:rPr>
                <w:rFonts w:cs="Arial"/>
              </w:rPr>
            </w:pPr>
            <w:r w:rsidRPr="009D1F1B">
              <w:rPr>
                <w:rFonts w:cs="Arial"/>
              </w:rPr>
              <w:t>after KO as part of Progress report</w:t>
            </w:r>
            <w:r>
              <w:rPr>
                <w:rFonts w:cs="Arial"/>
              </w:rPr>
              <w:t xml:space="preserve">, </w:t>
            </w:r>
            <w:r w:rsidRPr="00A05C27">
              <w:rPr>
                <w:rFonts w:cs="Arial"/>
                <w:lang w:eastAsia="en-GB"/>
              </w:rPr>
              <w:t>as per Annex C of ECSS-M-ST-60</w:t>
            </w:r>
            <w:proofErr w:type="gramStart"/>
            <w:r w:rsidRPr="00A05C27">
              <w:rPr>
                <w:rFonts w:cs="Arial"/>
                <w:lang w:eastAsia="en-GB"/>
              </w:rPr>
              <w:t>C  and</w:t>
            </w:r>
            <w:proofErr w:type="gramEnd"/>
            <w:r w:rsidRPr="00A05C27">
              <w:rPr>
                <w:rFonts w:cs="Arial"/>
                <w:lang w:eastAsia="en-GB"/>
              </w:rPr>
              <w:t xml:space="preserve"> Annex B of ECSS-M-ST-60C</w:t>
            </w:r>
          </w:p>
        </w:tc>
      </w:tr>
      <w:tr w:rsidR="007775D6" w:rsidRPr="009D1F1B" w14:paraId="6601176B" w14:textId="77777777" w:rsidTr="00B179F8">
        <w:tc>
          <w:tcPr>
            <w:tcW w:w="833" w:type="dxa"/>
          </w:tcPr>
          <w:p w14:paraId="428D5CB0" w14:textId="77777777" w:rsidR="007775D6" w:rsidRPr="009D1F1B" w:rsidRDefault="007775D6" w:rsidP="003E47BB">
            <w:pPr>
              <w:spacing w:line="240" w:lineRule="auto"/>
              <w:rPr>
                <w:rFonts w:cs="Arial"/>
              </w:rPr>
            </w:pPr>
            <w:r w:rsidRPr="009D1F1B">
              <w:rPr>
                <w:rFonts w:cs="Arial"/>
              </w:rPr>
              <w:t>PM-04</w:t>
            </w:r>
          </w:p>
        </w:tc>
        <w:tc>
          <w:tcPr>
            <w:tcW w:w="2268" w:type="dxa"/>
          </w:tcPr>
          <w:p w14:paraId="4429ADCB" w14:textId="77777777" w:rsidR="007775D6" w:rsidRPr="009D1F1B" w:rsidRDefault="007775D6" w:rsidP="003E47BB">
            <w:pPr>
              <w:spacing w:line="240" w:lineRule="auto"/>
              <w:rPr>
                <w:rFonts w:cs="Arial"/>
              </w:rPr>
            </w:pPr>
            <w:r w:rsidRPr="009D1F1B">
              <w:rPr>
                <w:rFonts w:cs="Arial"/>
              </w:rPr>
              <w:t>Review Data Package</w:t>
            </w:r>
          </w:p>
        </w:tc>
        <w:tc>
          <w:tcPr>
            <w:tcW w:w="284" w:type="dxa"/>
          </w:tcPr>
          <w:p w14:paraId="0DFD2721" w14:textId="77777777" w:rsidR="007775D6" w:rsidRPr="009D1F1B" w:rsidRDefault="007775D6" w:rsidP="003E47BB">
            <w:pPr>
              <w:spacing w:line="240" w:lineRule="auto"/>
              <w:rPr>
                <w:rFonts w:cs="Arial"/>
              </w:rPr>
            </w:pPr>
          </w:p>
        </w:tc>
        <w:tc>
          <w:tcPr>
            <w:tcW w:w="284" w:type="dxa"/>
          </w:tcPr>
          <w:p w14:paraId="43D2E36C" w14:textId="77777777" w:rsidR="007775D6" w:rsidRPr="009D1F1B" w:rsidRDefault="007775D6" w:rsidP="003E47BB">
            <w:pPr>
              <w:spacing w:line="240" w:lineRule="auto"/>
              <w:rPr>
                <w:rFonts w:cs="Arial"/>
              </w:rPr>
            </w:pPr>
          </w:p>
        </w:tc>
        <w:tc>
          <w:tcPr>
            <w:tcW w:w="284" w:type="dxa"/>
          </w:tcPr>
          <w:p w14:paraId="0C6B7630" w14:textId="77777777" w:rsidR="007775D6" w:rsidRPr="009D1F1B" w:rsidRDefault="007775D6" w:rsidP="003E47BB">
            <w:pPr>
              <w:spacing w:line="240" w:lineRule="auto"/>
              <w:rPr>
                <w:rFonts w:cs="Arial"/>
              </w:rPr>
            </w:pPr>
            <w:r w:rsidRPr="009D1F1B">
              <w:rPr>
                <w:rFonts w:cs="Arial"/>
              </w:rPr>
              <w:t>x</w:t>
            </w:r>
          </w:p>
        </w:tc>
        <w:tc>
          <w:tcPr>
            <w:tcW w:w="284" w:type="dxa"/>
          </w:tcPr>
          <w:p w14:paraId="11A1BBA6" w14:textId="77777777" w:rsidR="007775D6" w:rsidRPr="009D1F1B" w:rsidRDefault="007775D6" w:rsidP="003E47BB">
            <w:pPr>
              <w:spacing w:line="240" w:lineRule="auto"/>
              <w:rPr>
                <w:rFonts w:cs="Arial"/>
              </w:rPr>
            </w:pPr>
            <w:r w:rsidRPr="009D1F1B">
              <w:rPr>
                <w:rFonts w:cs="Arial"/>
              </w:rPr>
              <w:t>x</w:t>
            </w:r>
          </w:p>
        </w:tc>
        <w:tc>
          <w:tcPr>
            <w:tcW w:w="284" w:type="dxa"/>
          </w:tcPr>
          <w:p w14:paraId="04A8893A" w14:textId="77777777" w:rsidR="007775D6" w:rsidRPr="009D1F1B" w:rsidRDefault="007775D6" w:rsidP="003E47BB">
            <w:pPr>
              <w:spacing w:line="240" w:lineRule="auto"/>
              <w:rPr>
                <w:rFonts w:cs="Arial"/>
              </w:rPr>
            </w:pPr>
            <w:r w:rsidRPr="009D1F1B">
              <w:rPr>
                <w:rFonts w:cs="Arial"/>
              </w:rPr>
              <w:t>x</w:t>
            </w:r>
          </w:p>
        </w:tc>
        <w:tc>
          <w:tcPr>
            <w:tcW w:w="284" w:type="dxa"/>
          </w:tcPr>
          <w:p w14:paraId="50A53935" w14:textId="77777777" w:rsidR="007775D6" w:rsidRPr="009D1F1B" w:rsidRDefault="007775D6" w:rsidP="003E47BB">
            <w:pPr>
              <w:spacing w:line="240" w:lineRule="auto"/>
              <w:rPr>
                <w:rFonts w:cs="Arial"/>
              </w:rPr>
            </w:pPr>
            <w:r w:rsidRPr="009D1F1B">
              <w:rPr>
                <w:rFonts w:cs="Arial"/>
              </w:rPr>
              <w:t>x</w:t>
            </w:r>
          </w:p>
        </w:tc>
        <w:tc>
          <w:tcPr>
            <w:tcW w:w="284" w:type="dxa"/>
          </w:tcPr>
          <w:p w14:paraId="5A1EFAF1" w14:textId="11130FC4" w:rsidR="007775D6" w:rsidRPr="009D1F1B" w:rsidRDefault="007775D6" w:rsidP="003E47BB">
            <w:pPr>
              <w:spacing w:line="240" w:lineRule="auto"/>
              <w:rPr>
                <w:rFonts w:cs="Arial"/>
              </w:rPr>
            </w:pPr>
            <w:r>
              <w:rPr>
                <w:rFonts w:cs="Arial"/>
              </w:rPr>
              <w:t>x</w:t>
            </w:r>
          </w:p>
        </w:tc>
        <w:tc>
          <w:tcPr>
            <w:tcW w:w="284" w:type="dxa"/>
          </w:tcPr>
          <w:p w14:paraId="718DE5DC" w14:textId="77777777" w:rsidR="007775D6" w:rsidRPr="009D1F1B" w:rsidRDefault="007775D6" w:rsidP="003E47BB">
            <w:pPr>
              <w:spacing w:line="240" w:lineRule="auto"/>
              <w:rPr>
                <w:rFonts w:cs="Arial"/>
              </w:rPr>
            </w:pPr>
          </w:p>
        </w:tc>
        <w:tc>
          <w:tcPr>
            <w:tcW w:w="284" w:type="dxa"/>
          </w:tcPr>
          <w:p w14:paraId="6BB821DB" w14:textId="77777777" w:rsidR="007775D6" w:rsidRPr="009D1F1B" w:rsidRDefault="007775D6" w:rsidP="003E47BB">
            <w:pPr>
              <w:spacing w:line="240" w:lineRule="auto"/>
              <w:rPr>
                <w:rFonts w:cs="Arial"/>
              </w:rPr>
            </w:pPr>
            <w:r w:rsidRPr="009D1F1B">
              <w:rPr>
                <w:rFonts w:cs="Arial"/>
              </w:rPr>
              <w:t>R</w:t>
            </w:r>
          </w:p>
        </w:tc>
        <w:tc>
          <w:tcPr>
            <w:tcW w:w="2268" w:type="dxa"/>
          </w:tcPr>
          <w:p w14:paraId="11F7AEFF" w14:textId="77777777" w:rsidR="007775D6" w:rsidRPr="009D1F1B" w:rsidRDefault="007775D6" w:rsidP="003E47BB">
            <w:pPr>
              <w:spacing w:line="240" w:lineRule="auto"/>
              <w:rPr>
                <w:rFonts w:cs="Arial"/>
              </w:rPr>
            </w:pPr>
            <w:r w:rsidRPr="009D1F1B">
              <w:rPr>
                <w:rFonts w:cs="Arial"/>
              </w:rPr>
              <w:t>"A" for content of Data Package</w:t>
            </w:r>
          </w:p>
        </w:tc>
      </w:tr>
      <w:tr w:rsidR="007775D6" w:rsidRPr="009D1F1B" w14:paraId="7CEEB32C" w14:textId="77777777" w:rsidTr="00B179F8">
        <w:tc>
          <w:tcPr>
            <w:tcW w:w="833" w:type="dxa"/>
          </w:tcPr>
          <w:p w14:paraId="52EC5935" w14:textId="77777777" w:rsidR="007775D6" w:rsidRPr="009D1F1B" w:rsidRDefault="007775D6" w:rsidP="003E47BB">
            <w:pPr>
              <w:spacing w:line="240" w:lineRule="auto"/>
              <w:rPr>
                <w:rFonts w:cs="Arial"/>
              </w:rPr>
            </w:pPr>
            <w:r w:rsidRPr="009D1F1B">
              <w:rPr>
                <w:rFonts w:cs="Arial"/>
              </w:rPr>
              <w:t>PM-05</w:t>
            </w:r>
          </w:p>
        </w:tc>
        <w:tc>
          <w:tcPr>
            <w:tcW w:w="2268" w:type="dxa"/>
          </w:tcPr>
          <w:p w14:paraId="50273153" w14:textId="77777777" w:rsidR="007775D6" w:rsidRPr="009D1F1B" w:rsidRDefault="007775D6" w:rsidP="003E47BB">
            <w:pPr>
              <w:spacing w:line="240" w:lineRule="auto"/>
              <w:rPr>
                <w:rFonts w:cs="Arial"/>
              </w:rPr>
            </w:pPr>
            <w:r w:rsidRPr="009D1F1B">
              <w:rPr>
                <w:rFonts w:cs="Arial"/>
              </w:rPr>
              <w:t>Change Notice/Change Request</w:t>
            </w:r>
          </w:p>
        </w:tc>
        <w:tc>
          <w:tcPr>
            <w:tcW w:w="284" w:type="dxa"/>
          </w:tcPr>
          <w:p w14:paraId="0A9C2CA6" w14:textId="77777777" w:rsidR="007775D6" w:rsidRPr="009D1F1B" w:rsidRDefault="007775D6" w:rsidP="003E47BB">
            <w:pPr>
              <w:spacing w:line="240" w:lineRule="auto"/>
              <w:rPr>
                <w:rFonts w:cs="Arial"/>
              </w:rPr>
            </w:pPr>
          </w:p>
        </w:tc>
        <w:tc>
          <w:tcPr>
            <w:tcW w:w="284" w:type="dxa"/>
          </w:tcPr>
          <w:p w14:paraId="24699A92" w14:textId="77777777" w:rsidR="007775D6" w:rsidRPr="009D1F1B" w:rsidRDefault="007775D6" w:rsidP="003E47BB">
            <w:pPr>
              <w:spacing w:line="240" w:lineRule="auto"/>
              <w:rPr>
                <w:rFonts w:cs="Arial"/>
              </w:rPr>
            </w:pPr>
          </w:p>
        </w:tc>
        <w:tc>
          <w:tcPr>
            <w:tcW w:w="284" w:type="dxa"/>
          </w:tcPr>
          <w:p w14:paraId="025BAAB6" w14:textId="77777777" w:rsidR="007775D6" w:rsidRPr="009D1F1B" w:rsidRDefault="007775D6" w:rsidP="003E47BB">
            <w:pPr>
              <w:spacing w:line="240" w:lineRule="auto"/>
              <w:rPr>
                <w:rFonts w:cs="Arial"/>
              </w:rPr>
            </w:pPr>
          </w:p>
        </w:tc>
        <w:tc>
          <w:tcPr>
            <w:tcW w:w="284" w:type="dxa"/>
          </w:tcPr>
          <w:p w14:paraId="11B0A92A" w14:textId="77777777" w:rsidR="007775D6" w:rsidRPr="009D1F1B" w:rsidRDefault="007775D6" w:rsidP="003E47BB">
            <w:pPr>
              <w:spacing w:line="240" w:lineRule="auto"/>
              <w:rPr>
                <w:rFonts w:cs="Arial"/>
              </w:rPr>
            </w:pPr>
          </w:p>
        </w:tc>
        <w:tc>
          <w:tcPr>
            <w:tcW w:w="284" w:type="dxa"/>
          </w:tcPr>
          <w:p w14:paraId="415667B5" w14:textId="77777777" w:rsidR="007775D6" w:rsidRPr="009D1F1B" w:rsidRDefault="007775D6" w:rsidP="003E47BB">
            <w:pPr>
              <w:spacing w:line="240" w:lineRule="auto"/>
              <w:rPr>
                <w:rFonts w:cs="Arial"/>
              </w:rPr>
            </w:pPr>
          </w:p>
        </w:tc>
        <w:tc>
          <w:tcPr>
            <w:tcW w:w="284" w:type="dxa"/>
          </w:tcPr>
          <w:p w14:paraId="2AD5651E" w14:textId="77777777" w:rsidR="007775D6" w:rsidRPr="009D1F1B" w:rsidRDefault="007775D6" w:rsidP="003E47BB">
            <w:pPr>
              <w:spacing w:line="240" w:lineRule="auto"/>
              <w:rPr>
                <w:rFonts w:cs="Arial"/>
              </w:rPr>
            </w:pPr>
          </w:p>
        </w:tc>
        <w:tc>
          <w:tcPr>
            <w:tcW w:w="284" w:type="dxa"/>
          </w:tcPr>
          <w:p w14:paraId="0BF9A575" w14:textId="77777777" w:rsidR="007775D6" w:rsidRPr="009D1F1B" w:rsidRDefault="007775D6" w:rsidP="003E47BB">
            <w:pPr>
              <w:spacing w:line="240" w:lineRule="auto"/>
              <w:rPr>
                <w:rFonts w:cs="Arial"/>
              </w:rPr>
            </w:pPr>
          </w:p>
        </w:tc>
        <w:tc>
          <w:tcPr>
            <w:tcW w:w="284" w:type="dxa"/>
          </w:tcPr>
          <w:p w14:paraId="034D23FE"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416A7A60" w14:textId="77777777" w:rsidR="007775D6" w:rsidRPr="009D1F1B" w:rsidRDefault="007775D6" w:rsidP="003E47BB">
            <w:pPr>
              <w:spacing w:line="240" w:lineRule="auto"/>
              <w:rPr>
                <w:rFonts w:cs="Arial"/>
              </w:rPr>
            </w:pPr>
            <w:r w:rsidRPr="009D1F1B">
              <w:rPr>
                <w:rFonts w:cs="Arial"/>
              </w:rPr>
              <w:t>A</w:t>
            </w:r>
          </w:p>
        </w:tc>
        <w:tc>
          <w:tcPr>
            <w:tcW w:w="2268" w:type="dxa"/>
          </w:tcPr>
          <w:p w14:paraId="2CE58A13" w14:textId="77777777" w:rsidR="007775D6" w:rsidRPr="009D1F1B" w:rsidRDefault="007775D6" w:rsidP="003E47BB">
            <w:pPr>
              <w:spacing w:line="240" w:lineRule="auto"/>
              <w:rPr>
                <w:rFonts w:cs="Arial"/>
              </w:rPr>
            </w:pPr>
            <w:r>
              <w:rPr>
                <w:rFonts w:cs="Arial"/>
              </w:rPr>
              <w:t>As per Annex G/H</w:t>
            </w:r>
            <w:r w:rsidRPr="00D455BE">
              <w:rPr>
                <w:rFonts w:cs="Arial"/>
              </w:rPr>
              <w:t xml:space="preserve"> of ECSS-M-ST-</w:t>
            </w:r>
            <w:r>
              <w:rPr>
                <w:rFonts w:cs="Arial"/>
              </w:rPr>
              <w:t>4</w:t>
            </w:r>
            <w:r w:rsidRPr="00D455BE">
              <w:rPr>
                <w:rFonts w:cs="Arial"/>
              </w:rPr>
              <w:t>0C</w:t>
            </w:r>
          </w:p>
        </w:tc>
      </w:tr>
      <w:tr w:rsidR="007775D6" w:rsidRPr="009D1F1B" w14:paraId="524BE358" w14:textId="77777777" w:rsidTr="00B179F8">
        <w:tc>
          <w:tcPr>
            <w:tcW w:w="833" w:type="dxa"/>
          </w:tcPr>
          <w:p w14:paraId="6C5C88A2" w14:textId="77777777" w:rsidR="007775D6" w:rsidRPr="009D1F1B" w:rsidRDefault="007775D6" w:rsidP="003E47BB">
            <w:pPr>
              <w:spacing w:line="240" w:lineRule="auto"/>
              <w:rPr>
                <w:rFonts w:cs="Arial"/>
              </w:rPr>
            </w:pPr>
            <w:r w:rsidRPr="009D1F1B">
              <w:rPr>
                <w:rFonts w:cs="Arial"/>
              </w:rPr>
              <w:t>PM-06</w:t>
            </w:r>
          </w:p>
        </w:tc>
        <w:tc>
          <w:tcPr>
            <w:tcW w:w="2268" w:type="dxa"/>
          </w:tcPr>
          <w:p w14:paraId="34F28D30" w14:textId="77777777" w:rsidR="007775D6" w:rsidRPr="009D1F1B" w:rsidRDefault="007775D6" w:rsidP="003E47BB">
            <w:pPr>
              <w:spacing w:line="240" w:lineRule="auto"/>
              <w:rPr>
                <w:rFonts w:cs="Arial"/>
              </w:rPr>
            </w:pPr>
            <w:r w:rsidRPr="009D1F1B">
              <w:rPr>
                <w:rFonts w:cs="Arial"/>
              </w:rPr>
              <w:t>Request for Deviation</w:t>
            </w:r>
          </w:p>
          <w:p w14:paraId="581F3849" w14:textId="77777777" w:rsidR="007775D6" w:rsidRPr="009D1F1B" w:rsidRDefault="007775D6" w:rsidP="003E47BB">
            <w:pPr>
              <w:spacing w:line="240" w:lineRule="auto"/>
              <w:rPr>
                <w:rFonts w:cs="Arial"/>
              </w:rPr>
            </w:pPr>
          </w:p>
          <w:p w14:paraId="40BF3E28" w14:textId="77777777" w:rsidR="007775D6" w:rsidRPr="009D1F1B" w:rsidRDefault="007775D6" w:rsidP="003E47BB">
            <w:pPr>
              <w:spacing w:line="240" w:lineRule="auto"/>
              <w:rPr>
                <w:rFonts w:cs="Arial"/>
              </w:rPr>
            </w:pPr>
          </w:p>
          <w:p w14:paraId="03C0651E" w14:textId="77777777" w:rsidR="007775D6" w:rsidRPr="009D1F1B" w:rsidRDefault="007775D6" w:rsidP="003E47BB">
            <w:pPr>
              <w:spacing w:line="240" w:lineRule="auto"/>
              <w:rPr>
                <w:rFonts w:cs="Arial"/>
              </w:rPr>
            </w:pPr>
            <w:r w:rsidRPr="009D1F1B">
              <w:rPr>
                <w:rFonts w:cs="Arial"/>
              </w:rPr>
              <w:t>Request for Waiver</w:t>
            </w:r>
          </w:p>
        </w:tc>
        <w:tc>
          <w:tcPr>
            <w:tcW w:w="284" w:type="dxa"/>
          </w:tcPr>
          <w:p w14:paraId="06F3E88C" w14:textId="77777777" w:rsidR="007775D6" w:rsidRPr="009D1F1B" w:rsidRDefault="007775D6" w:rsidP="003E47BB">
            <w:pPr>
              <w:spacing w:line="240" w:lineRule="auto"/>
              <w:rPr>
                <w:rFonts w:cs="Arial"/>
              </w:rPr>
            </w:pPr>
          </w:p>
        </w:tc>
        <w:tc>
          <w:tcPr>
            <w:tcW w:w="284" w:type="dxa"/>
          </w:tcPr>
          <w:p w14:paraId="562D029F" w14:textId="77777777" w:rsidR="007775D6" w:rsidRPr="009D1F1B" w:rsidRDefault="007775D6" w:rsidP="003E47BB">
            <w:pPr>
              <w:spacing w:line="240" w:lineRule="auto"/>
              <w:rPr>
                <w:rFonts w:cs="Arial"/>
              </w:rPr>
            </w:pPr>
          </w:p>
        </w:tc>
        <w:tc>
          <w:tcPr>
            <w:tcW w:w="284" w:type="dxa"/>
          </w:tcPr>
          <w:p w14:paraId="17CA7DB5" w14:textId="77777777" w:rsidR="007775D6" w:rsidRPr="009D1F1B" w:rsidRDefault="007775D6" w:rsidP="003E47BB">
            <w:pPr>
              <w:spacing w:line="240" w:lineRule="auto"/>
              <w:rPr>
                <w:rFonts w:cs="Arial"/>
              </w:rPr>
            </w:pPr>
            <w:r w:rsidRPr="009D1F1B">
              <w:rPr>
                <w:rFonts w:cs="Arial"/>
              </w:rPr>
              <w:t>x</w:t>
            </w:r>
          </w:p>
          <w:p w14:paraId="4E454A77" w14:textId="77777777" w:rsidR="007775D6" w:rsidRPr="009D1F1B" w:rsidRDefault="007775D6" w:rsidP="003E47BB">
            <w:pPr>
              <w:spacing w:line="240" w:lineRule="auto"/>
              <w:rPr>
                <w:rFonts w:cs="Arial"/>
              </w:rPr>
            </w:pPr>
          </w:p>
          <w:p w14:paraId="53469C88" w14:textId="77777777" w:rsidR="007775D6" w:rsidRPr="009D1F1B" w:rsidRDefault="007775D6" w:rsidP="003E47BB">
            <w:pPr>
              <w:spacing w:line="240" w:lineRule="auto"/>
              <w:rPr>
                <w:rFonts w:cs="Arial"/>
              </w:rPr>
            </w:pPr>
          </w:p>
          <w:p w14:paraId="56EFFD6C" w14:textId="77777777" w:rsidR="007775D6" w:rsidRPr="009D1F1B" w:rsidRDefault="007775D6" w:rsidP="003E47BB">
            <w:pPr>
              <w:spacing w:line="240" w:lineRule="auto"/>
              <w:rPr>
                <w:rFonts w:cs="Arial"/>
              </w:rPr>
            </w:pPr>
          </w:p>
        </w:tc>
        <w:tc>
          <w:tcPr>
            <w:tcW w:w="284" w:type="dxa"/>
          </w:tcPr>
          <w:p w14:paraId="4FDA0747" w14:textId="77777777" w:rsidR="007775D6" w:rsidRPr="009D1F1B" w:rsidRDefault="007775D6" w:rsidP="003E47BB">
            <w:pPr>
              <w:spacing w:line="240" w:lineRule="auto"/>
              <w:rPr>
                <w:rFonts w:cs="Arial"/>
              </w:rPr>
            </w:pPr>
            <w:r w:rsidRPr="009D1F1B">
              <w:rPr>
                <w:rFonts w:cs="Arial"/>
              </w:rPr>
              <w:t>x</w:t>
            </w:r>
          </w:p>
        </w:tc>
        <w:tc>
          <w:tcPr>
            <w:tcW w:w="284" w:type="dxa"/>
          </w:tcPr>
          <w:p w14:paraId="7A560FF9" w14:textId="77777777" w:rsidR="007775D6" w:rsidRPr="009D1F1B" w:rsidRDefault="007775D6" w:rsidP="003E47BB">
            <w:pPr>
              <w:spacing w:line="240" w:lineRule="auto"/>
              <w:rPr>
                <w:rFonts w:cs="Arial"/>
              </w:rPr>
            </w:pPr>
            <w:r w:rsidRPr="009D1F1B">
              <w:rPr>
                <w:rFonts w:cs="Arial"/>
              </w:rPr>
              <w:t>x</w:t>
            </w:r>
          </w:p>
        </w:tc>
        <w:tc>
          <w:tcPr>
            <w:tcW w:w="284" w:type="dxa"/>
          </w:tcPr>
          <w:p w14:paraId="52AFB3D9" w14:textId="77777777" w:rsidR="007775D6" w:rsidRPr="009D1F1B" w:rsidRDefault="007775D6" w:rsidP="003E47BB">
            <w:pPr>
              <w:spacing w:line="240" w:lineRule="auto"/>
              <w:rPr>
                <w:rFonts w:cs="Arial"/>
              </w:rPr>
            </w:pPr>
            <w:r w:rsidRPr="009D1F1B">
              <w:rPr>
                <w:rFonts w:cs="Arial"/>
              </w:rPr>
              <w:t>x</w:t>
            </w:r>
          </w:p>
        </w:tc>
        <w:tc>
          <w:tcPr>
            <w:tcW w:w="284" w:type="dxa"/>
          </w:tcPr>
          <w:p w14:paraId="6956AAA2" w14:textId="77777777" w:rsidR="007775D6" w:rsidRPr="009D1F1B" w:rsidRDefault="007775D6" w:rsidP="003E47BB">
            <w:pPr>
              <w:spacing w:line="240" w:lineRule="auto"/>
              <w:rPr>
                <w:rFonts w:cs="Arial"/>
              </w:rPr>
            </w:pPr>
            <w:r w:rsidRPr="009D1F1B">
              <w:rPr>
                <w:rFonts w:cs="Arial"/>
              </w:rPr>
              <w:t>x</w:t>
            </w:r>
          </w:p>
          <w:p w14:paraId="3CDCFB1E" w14:textId="77777777" w:rsidR="007775D6" w:rsidRPr="009D1F1B" w:rsidRDefault="007775D6" w:rsidP="003E47BB">
            <w:pPr>
              <w:spacing w:line="240" w:lineRule="auto"/>
              <w:rPr>
                <w:rFonts w:cs="Arial"/>
              </w:rPr>
            </w:pPr>
          </w:p>
          <w:p w14:paraId="049A87D1" w14:textId="77777777" w:rsidR="007775D6" w:rsidRPr="009D1F1B" w:rsidRDefault="007775D6" w:rsidP="003E47BB">
            <w:pPr>
              <w:spacing w:line="240" w:lineRule="auto"/>
              <w:rPr>
                <w:rFonts w:cs="Arial"/>
              </w:rPr>
            </w:pPr>
          </w:p>
          <w:p w14:paraId="37590F34" w14:textId="77777777" w:rsidR="007775D6" w:rsidRPr="009D1F1B" w:rsidRDefault="007775D6" w:rsidP="003E47BB">
            <w:pPr>
              <w:spacing w:line="240" w:lineRule="auto"/>
              <w:rPr>
                <w:rFonts w:cs="Arial"/>
              </w:rPr>
            </w:pPr>
            <w:r w:rsidRPr="009D1F1B">
              <w:rPr>
                <w:rFonts w:cs="Arial"/>
              </w:rPr>
              <w:t>x</w:t>
            </w:r>
          </w:p>
        </w:tc>
        <w:tc>
          <w:tcPr>
            <w:tcW w:w="284" w:type="dxa"/>
          </w:tcPr>
          <w:p w14:paraId="6EA91328" w14:textId="77777777" w:rsidR="007775D6" w:rsidRPr="009D1F1B" w:rsidRDefault="007775D6" w:rsidP="003E47BB">
            <w:pPr>
              <w:spacing w:line="240" w:lineRule="auto"/>
              <w:rPr>
                <w:rFonts w:cs="Arial"/>
              </w:rPr>
            </w:pPr>
          </w:p>
          <w:p w14:paraId="6750DA7E" w14:textId="77777777" w:rsidR="007775D6" w:rsidRPr="009D1F1B" w:rsidRDefault="007775D6" w:rsidP="003E47BB">
            <w:pPr>
              <w:spacing w:line="240" w:lineRule="auto"/>
              <w:rPr>
                <w:rFonts w:cs="Arial"/>
              </w:rPr>
            </w:pPr>
          </w:p>
          <w:p w14:paraId="23DB0272" w14:textId="77777777" w:rsidR="007775D6" w:rsidRPr="009D1F1B" w:rsidRDefault="007775D6" w:rsidP="003E47BB">
            <w:pPr>
              <w:spacing w:line="240" w:lineRule="auto"/>
              <w:rPr>
                <w:rFonts w:cs="Arial"/>
              </w:rPr>
            </w:pPr>
          </w:p>
          <w:p w14:paraId="23F98DC2"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37C003C0" w14:textId="77777777" w:rsidR="007775D6" w:rsidRPr="009D1F1B" w:rsidRDefault="007775D6" w:rsidP="003E47BB">
            <w:pPr>
              <w:spacing w:line="240" w:lineRule="auto"/>
              <w:rPr>
                <w:rFonts w:cs="Arial"/>
              </w:rPr>
            </w:pPr>
            <w:r w:rsidRPr="009D1F1B">
              <w:rPr>
                <w:rFonts w:cs="Arial"/>
              </w:rPr>
              <w:t>A</w:t>
            </w:r>
          </w:p>
        </w:tc>
        <w:tc>
          <w:tcPr>
            <w:tcW w:w="2268" w:type="dxa"/>
          </w:tcPr>
          <w:p w14:paraId="5C5CA009" w14:textId="77777777" w:rsidR="007775D6" w:rsidRPr="009D1F1B" w:rsidRDefault="007775D6" w:rsidP="003E47BB">
            <w:pPr>
              <w:spacing w:line="240" w:lineRule="auto"/>
              <w:rPr>
                <w:rFonts w:cs="Arial"/>
              </w:rPr>
            </w:pPr>
            <w:r w:rsidRPr="009D1F1B">
              <w:rPr>
                <w:rFonts w:cs="Arial"/>
              </w:rPr>
              <w:t xml:space="preserve">For any NC/PC against applicable documents </w:t>
            </w:r>
          </w:p>
          <w:p w14:paraId="68745774" w14:textId="77777777" w:rsidR="007775D6" w:rsidRPr="009D1F1B" w:rsidRDefault="007775D6" w:rsidP="003E47BB">
            <w:pPr>
              <w:spacing w:line="240" w:lineRule="auto"/>
              <w:rPr>
                <w:rFonts w:cs="Arial"/>
              </w:rPr>
            </w:pPr>
            <w:r>
              <w:rPr>
                <w:rFonts w:cs="Arial"/>
              </w:rPr>
              <w:t>As per Annex I</w:t>
            </w:r>
            <w:r w:rsidRPr="00D455BE">
              <w:rPr>
                <w:rFonts w:cs="Arial"/>
              </w:rPr>
              <w:t xml:space="preserve"> of ECSS-M-ST-</w:t>
            </w:r>
            <w:r>
              <w:rPr>
                <w:rFonts w:cs="Arial"/>
              </w:rPr>
              <w:t>4</w:t>
            </w:r>
            <w:r w:rsidRPr="00D455BE">
              <w:rPr>
                <w:rFonts w:cs="Arial"/>
              </w:rPr>
              <w:t>0C</w:t>
            </w:r>
          </w:p>
        </w:tc>
      </w:tr>
      <w:tr w:rsidR="007775D6" w:rsidRPr="009D1F1B" w14:paraId="0B3DFA8B" w14:textId="77777777" w:rsidTr="00B179F8">
        <w:tc>
          <w:tcPr>
            <w:tcW w:w="833" w:type="dxa"/>
          </w:tcPr>
          <w:p w14:paraId="445D7784" w14:textId="77777777" w:rsidR="007775D6" w:rsidRPr="009D1F1B" w:rsidRDefault="007775D6" w:rsidP="003E47BB">
            <w:pPr>
              <w:spacing w:line="240" w:lineRule="auto"/>
              <w:rPr>
                <w:rFonts w:cs="Arial"/>
              </w:rPr>
            </w:pPr>
            <w:r w:rsidRPr="009D1F1B">
              <w:rPr>
                <w:rFonts w:cs="Arial"/>
              </w:rPr>
              <w:t>PM-07</w:t>
            </w:r>
          </w:p>
        </w:tc>
        <w:tc>
          <w:tcPr>
            <w:tcW w:w="2268" w:type="dxa"/>
          </w:tcPr>
          <w:p w14:paraId="50BEE6E8" w14:textId="77777777" w:rsidR="007775D6" w:rsidRPr="009D1F1B" w:rsidRDefault="007775D6" w:rsidP="003E47BB">
            <w:pPr>
              <w:spacing w:line="240" w:lineRule="auto"/>
              <w:rPr>
                <w:rFonts w:cs="Arial"/>
              </w:rPr>
            </w:pPr>
            <w:r w:rsidRPr="009D1F1B">
              <w:rPr>
                <w:rFonts w:cs="Arial"/>
              </w:rPr>
              <w:t>Project Directory</w:t>
            </w:r>
          </w:p>
        </w:tc>
        <w:tc>
          <w:tcPr>
            <w:tcW w:w="284" w:type="dxa"/>
          </w:tcPr>
          <w:p w14:paraId="46AD37F5" w14:textId="77777777" w:rsidR="007775D6" w:rsidRPr="009D1F1B" w:rsidRDefault="007775D6" w:rsidP="003E47BB">
            <w:pPr>
              <w:spacing w:line="240" w:lineRule="auto"/>
              <w:rPr>
                <w:rFonts w:cs="Arial"/>
              </w:rPr>
            </w:pPr>
          </w:p>
        </w:tc>
        <w:tc>
          <w:tcPr>
            <w:tcW w:w="284" w:type="dxa"/>
          </w:tcPr>
          <w:p w14:paraId="7E489E7F" w14:textId="34F0FDE1" w:rsidR="007775D6" w:rsidRPr="009D1F1B" w:rsidRDefault="007775D6" w:rsidP="003E47BB">
            <w:pPr>
              <w:spacing w:line="240" w:lineRule="auto"/>
              <w:rPr>
                <w:rFonts w:cs="Arial"/>
              </w:rPr>
            </w:pPr>
          </w:p>
        </w:tc>
        <w:tc>
          <w:tcPr>
            <w:tcW w:w="284" w:type="dxa"/>
          </w:tcPr>
          <w:p w14:paraId="42F56EF0" w14:textId="77777777" w:rsidR="007775D6" w:rsidRPr="009D1F1B" w:rsidRDefault="007775D6" w:rsidP="003E47BB">
            <w:pPr>
              <w:spacing w:line="240" w:lineRule="auto"/>
              <w:rPr>
                <w:rFonts w:cs="Arial"/>
              </w:rPr>
            </w:pPr>
          </w:p>
        </w:tc>
        <w:tc>
          <w:tcPr>
            <w:tcW w:w="284" w:type="dxa"/>
          </w:tcPr>
          <w:p w14:paraId="5CADD051" w14:textId="77777777" w:rsidR="007775D6" w:rsidRPr="009D1F1B" w:rsidRDefault="007775D6" w:rsidP="003E47BB">
            <w:pPr>
              <w:spacing w:line="240" w:lineRule="auto"/>
              <w:rPr>
                <w:rFonts w:cs="Arial"/>
              </w:rPr>
            </w:pPr>
          </w:p>
        </w:tc>
        <w:tc>
          <w:tcPr>
            <w:tcW w:w="284" w:type="dxa"/>
          </w:tcPr>
          <w:p w14:paraId="131D992E" w14:textId="77777777" w:rsidR="007775D6" w:rsidRPr="009D1F1B" w:rsidRDefault="007775D6" w:rsidP="003E47BB">
            <w:pPr>
              <w:spacing w:line="240" w:lineRule="auto"/>
              <w:rPr>
                <w:rFonts w:cs="Arial"/>
              </w:rPr>
            </w:pPr>
          </w:p>
        </w:tc>
        <w:tc>
          <w:tcPr>
            <w:tcW w:w="284" w:type="dxa"/>
          </w:tcPr>
          <w:p w14:paraId="718A46CF" w14:textId="77777777" w:rsidR="007775D6" w:rsidRPr="009D1F1B" w:rsidRDefault="007775D6" w:rsidP="003E47BB">
            <w:pPr>
              <w:spacing w:line="240" w:lineRule="auto"/>
              <w:rPr>
                <w:rFonts w:cs="Arial"/>
              </w:rPr>
            </w:pPr>
          </w:p>
        </w:tc>
        <w:tc>
          <w:tcPr>
            <w:tcW w:w="284" w:type="dxa"/>
          </w:tcPr>
          <w:p w14:paraId="778FEE2A" w14:textId="77777777" w:rsidR="007775D6" w:rsidRPr="009D1F1B" w:rsidRDefault="007775D6" w:rsidP="003E47BB">
            <w:pPr>
              <w:spacing w:line="240" w:lineRule="auto"/>
              <w:rPr>
                <w:rFonts w:cs="Arial"/>
              </w:rPr>
            </w:pPr>
          </w:p>
        </w:tc>
        <w:tc>
          <w:tcPr>
            <w:tcW w:w="284" w:type="dxa"/>
          </w:tcPr>
          <w:p w14:paraId="67B0C2E2"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03313B3C" w14:textId="77777777" w:rsidR="007775D6" w:rsidRPr="009D1F1B" w:rsidRDefault="007775D6" w:rsidP="003E47BB">
            <w:pPr>
              <w:spacing w:line="240" w:lineRule="auto"/>
              <w:rPr>
                <w:rFonts w:cs="Arial"/>
              </w:rPr>
            </w:pPr>
            <w:r w:rsidRPr="009D1F1B">
              <w:rPr>
                <w:rFonts w:cs="Arial"/>
              </w:rPr>
              <w:t>I</w:t>
            </w:r>
          </w:p>
        </w:tc>
        <w:tc>
          <w:tcPr>
            <w:tcW w:w="2268" w:type="dxa"/>
          </w:tcPr>
          <w:p w14:paraId="12BA2C30" w14:textId="77777777" w:rsidR="007775D6" w:rsidRPr="009D1F1B" w:rsidRDefault="007775D6" w:rsidP="003E47BB">
            <w:pPr>
              <w:spacing w:line="240" w:lineRule="auto"/>
              <w:rPr>
                <w:rFonts w:cs="Arial"/>
              </w:rPr>
            </w:pPr>
            <w:r w:rsidRPr="009D1F1B">
              <w:rPr>
                <w:rFonts w:cs="Arial"/>
              </w:rPr>
              <w:t>list of project members, roles, coordinates</w:t>
            </w:r>
          </w:p>
        </w:tc>
      </w:tr>
      <w:tr w:rsidR="007775D6" w:rsidRPr="009D1F1B" w14:paraId="441D5C4A" w14:textId="77777777" w:rsidTr="00B179F8">
        <w:tc>
          <w:tcPr>
            <w:tcW w:w="833" w:type="dxa"/>
          </w:tcPr>
          <w:p w14:paraId="63C16D74" w14:textId="77777777" w:rsidR="007775D6" w:rsidRPr="009D1F1B" w:rsidRDefault="007775D6" w:rsidP="003E47BB">
            <w:pPr>
              <w:spacing w:line="240" w:lineRule="auto"/>
              <w:rPr>
                <w:rFonts w:cs="Arial"/>
              </w:rPr>
            </w:pPr>
            <w:r w:rsidRPr="009D1F1B">
              <w:rPr>
                <w:rFonts w:cs="Arial"/>
              </w:rPr>
              <w:t>PM-08</w:t>
            </w:r>
          </w:p>
        </w:tc>
        <w:tc>
          <w:tcPr>
            <w:tcW w:w="2268" w:type="dxa"/>
          </w:tcPr>
          <w:p w14:paraId="0E90D582" w14:textId="77777777" w:rsidR="007775D6" w:rsidRPr="009D1F1B" w:rsidRDefault="007775D6" w:rsidP="003E47BB">
            <w:pPr>
              <w:spacing w:line="240" w:lineRule="auto"/>
              <w:rPr>
                <w:rFonts w:cs="Arial"/>
              </w:rPr>
            </w:pPr>
            <w:r w:rsidRPr="009D1F1B">
              <w:rPr>
                <w:rFonts w:cs="Arial"/>
              </w:rPr>
              <w:t xml:space="preserve">List of Acronyms and Abbreviations </w:t>
            </w:r>
          </w:p>
        </w:tc>
        <w:tc>
          <w:tcPr>
            <w:tcW w:w="284" w:type="dxa"/>
          </w:tcPr>
          <w:p w14:paraId="655B91F3" w14:textId="1C486B4B" w:rsidR="007775D6" w:rsidRPr="009D1F1B" w:rsidRDefault="007775D6" w:rsidP="003E47BB">
            <w:pPr>
              <w:spacing w:line="240" w:lineRule="auto"/>
              <w:rPr>
                <w:rFonts w:cs="Arial"/>
              </w:rPr>
            </w:pPr>
          </w:p>
        </w:tc>
        <w:tc>
          <w:tcPr>
            <w:tcW w:w="284" w:type="dxa"/>
          </w:tcPr>
          <w:p w14:paraId="04FAFA30" w14:textId="2148EBD2" w:rsidR="007775D6" w:rsidRPr="009D1F1B" w:rsidRDefault="007775D6" w:rsidP="003E47BB">
            <w:pPr>
              <w:spacing w:line="240" w:lineRule="auto"/>
              <w:rPr>
                <w:rFonts w:cs="Arial"/>
              </w:rPr>
            </w:pPr>
          </w:p>
        </w:tc>
        <w:tc>
          <w:tcPr>
            <w:tcW w:w="284" w:type="dxa"/>
          </w:tcPr>
          <w:p w14:paraId="2B5CADEC" w14:textId="77777777" w:rsidR="007775D6" w:rsidRPr="009D1F1B" w:rsidRDefault="007775D6" w:rsidP="003E47BB">
            <w:pPr>
              <w:spacing w:line="240" w:lineRule="auto"/>
              <w:rPr>
                <w:rFonts w:cs="Arial"/>
              </w:rPr>
            </w:pPr>
          </w:p>
        </w:tc>
        <w:tc>
          <w:tcPr>
            <w:tcW w:w="284" w:type="dxa"/>
          </w:tcPr>
          <w:p w14:paraId="1D891034" w14:textId="77777777" w:rsidR="007775D6" w:rsidRPr="009D1F1B" w:rsidRDefault="007775D6" w:rsidP="003E47BB">
            <w:pPr>
              <w:spacing w:line="240" w:lineRule="auto"/>
              <w:rPr>
                <w:rFonts w:cs="Arial"/>
              </w:rPr>
            </w:pPr>
          </w:p>
        </w:tc>
        <w:tc>
          <w:tcPr>
            <w:tcW w:w="284" w:type="dxa"/>
          </w:tcPr>
          <w:p w14:paraId="2E3F49B9" w14:textId="77777777" w:rsidR="007775D6" w:rsidRPr="009D1F1B" w:rsidRDefault="007775D6" w:rsidP="003E47BB">
            <w:pPr>
              <w:spacing w:line="240" w:lineRule="auto"/>
              <w:rPr>
                <w:rFonts w:cs="Arial"/>
              </w:rPr>
            </w:pPr>
          </w:p>
        </w:tc>
        <w:tc>
          <w:tcPr>
            <w:tcW w:w="284" w:type="dxa"/>
          </w:tcPr>
          <w:p w14:paraId="4CFC05D7" w14:textId="77777777" w:rsidR="007775D6" w:rsidRPr="009D1F1B" w:rsidRDefault="007775D6" w:rsidP="003E47BB">
            <w:pPr>
              <w:spacing w:line="240" w:lineRule="auto"/>
              <w:rPr>
                <w:rFonts w:cs="Arial"/>
              </w:rPr>
            </w:pPr>
          </w:p>
        </w:tc>
        <w:tc>
          <w:tcPr>
            <w:tcW w:w="284" w:type="dxa"/>
          </w:tcPr>
          <w:p w14:paraId="65A1C6DD" w14:textId="77777777" w:rsidR="007775D6" w:rsidRPr="009D1F1B" w:rsidRDefault="007775D6" w:rsidP="003E47BB">
            <w:pPr>
              <w:spacing w:line="240" w:lineRule="auto"/>
              <w:rPr>
                <w:rFonts w:cs="Arial"/>
              </w:rPr>
            </w:pPr>
          </w:p>
        </w:tc>
        <w:tc>
          <w:tcPr>
            <w:tcW w:w="284" w:type="dxa"/>
          </w:tcPr>
          <w:p w14:paraId="0A56F2B7"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44AA1592" w14:textId="77777777" w:rsidR="007775D6" w:rsidRPr="009D1F1B" w:rsidRDefault="007775D6" w:rsidP="003E47BB">
            <w:pPr>
              <w:spacing w:line="240" w:lineRule="auto"/>
              <w:rPr>
                <w:rFonts w:cs="Arial"/>
              </w:rPr>
            </w:pPr>
            <w:r w:rsidRPr="009D1F1B">
              <w:rPr>
                <w:rFonts w:cs="Arial"/>
              </w:rPr>
              <w:t>I</w:t>
            </w:r>
          </w:p>
        </w:tc>
        <w:tc>
          <w:tcPr>
            <w:tcW w:w="2268" w:type="dxa"/>
          </w:tcPr>
          <w:p w14:paraId="4C0A59A1" w14:textId="77777777" w:rsidR="007775D6" w:rsidRPr="009D1F1B" w:rsidRDefault="007775D6" w:rsidP="003E47BB">
            <w:pPr>
              <w:spacing w:line="240" w:lineRule="auto"/>
              <w:rPr>
                <w:rFonts w:cs="Arial"/>
              </w:rPr>
            </w:pPr>
            <w:r w:rsidRPr="009D1F1B">
              <w:rPr>
                <w:rFonts w:cs="Arial"/>
              </w:rPr>
              <w:t>if not covered in specific documentation</w:t>
            </w:r>
          </w:p>
        </w:tc>
      </w:tr>
      <w:tr w:rsidR="007775D6" w:rsidRPr="009D1F1B" w14:paraId="52D46033" w14:textId="77777777" w:rsidTr="00B179F8">
        <w:tc>
          <w:tcPr>
            <w:tcW w:w="833" w:type="dxa"/>
          </w:tcPr>
          <w:p w14:paraId="356A64D1" w14:textId="77777777" w:rsidR="007775D6" w:rsidRPr="009D1F1B" w:rsidRDefault="007775D6" w:rsidP="003E47BB">
            <w:pPr>
              <w:spacing w:line="240" w:lineRule="auto"/>
              <w:rPr>
                <w:rFonts w:cs="Arial"/>
              </w:rPr>
            </w:pPr>
            <w:r w:rsidRPr="009D1F1B">
              <w:rPr>
                <w:rFonts w:cs="Arial"/>
              </w:rPr>
              <w:t>PM-09</w:t>
            </w:r>
          </w:p>
        </w:tc>
        <w:tc>
          <w:tcPr>
            <w:tcW w:w="2268" w:type="dxa"/>
          </w:tcPr>
          <w:p w14:paraId="4DAA68E9" w14:textId="77777777" w:rsidR="007775D6" w:rsidRPr="009D1F1B" w:rsidRDefault="007775D6" w:rsidP="003E47BB">
            <w:pPr>
              <w:spacing w:line="240" w:lineRule="auto"/>
              <w:rPr>
                <w:rFonts w:cs="Arial"/>
              </w:rPr>
            </w:pPr>
            <w:r>
              <w:rPr>
                <w:rFonts w:cs="Arial"/>
              </w:rPr>
              <w:t xml:space="preserve">Not applicable </w:t>
            </w:r>
          </w:p>
        </w:tc>
        <w:tc>
          <w:tcPr>
            <w:tcW w:w="284" w:type="dxa"/>
          </w:tcPr>
          <w:p w14:paraId="1D879B52" w14:textId="77777777" w:rsidR="007775D6" w:rsidRPr="009D1F1B" w:rsidRDefault="007775D6" w:rsidP="003E47BB">
            <w:pPr>
              <w:spacing w:line="240" w:lineRule="auto"/>
              <w:rPr>
                <w:rFonts w:cs="Arial"/>
              </w:rPr>
            </w:pPr>
          </w:p>
        </w:tc>
        <w:tc>
          <w:tcPr>
            <w:tcW w:w="284" w:type="dxa"/>
          </w:tcPr>
          <w:p w14:paraId="765E691C" w14:textId="77777777" w:rsidR="007775D6" w:rsidRPr="009D1F1B" w:rsidRDefault="007775D6" w:rsidP="003E47BB">
            <w:pPr>
              <w:spacing w:line="240" w:lineRule="auto"/>
              <w:rPr>
                <w:rFonts w:cs="Arial"/>
              </w:rPr>
            </w:pPr>
          </w:p>
        </w:tc>
        <w:tc>
          <w:tcPr>
            <w:tcW w:w="284" w:type="dxa"/>
          </w:tcPr>
          <w:p w14:paraId="1EF34C96" w14:textId="77777777" w:rsidR="007775D6" w:rsidRPr="009D1F1B" w:rsidRDefault="007775D6" w:rsidP="003E47BB">
            <w:pPr>
              <w:spacing w:line="240" w:lineRule="auto"/>
              <w:rPr>
                <w:rFonts w:cs="Arial"/>
              </w:rPr>
            </w:pPr>
          </w:p>
        </w:tc>
        <w:tc>
          <w:tcPr>
            <w:tcW w:w="284" w:type="dxa"/>
          </w:tcPr>
          <w:p w14:paraId="76CDE23E" w14:textId="77777777" w:rsidR="007775D6" w:rsidRPr="009D1F1B" w:rsidRDefault="007775D6" w:rsidP="003E47BB">
            <w:pPr>
              <w:spacing w:line="240" w:lineRule="auto"/>
              <w:rPr>
                <w:rFonts w:cs="Arial"/>
              </w:rPr>
            </w:pPr>
          </w:p>
        </w:tc>
        <w:tc>
          <w:tcPr>
            <w:tcW w:w="284" w:type="dxa"/>
          </w:tcPr>
          <w:p w14:paraId="536D56DD" w14:textId="77777777" w:rsidR="007775D6" w:rsidRPr="009D1F1B" w:rsidRDefault="007775D6" w:rsidP="003E47BB">
            <w:pPr>
              <w:spacing w:line="240" w:lineRule="auto"/>
              <w:rPr>
                <w:rFonts w:cs="Arial"/>
              </w:rPr>
            </w:pPr>
          </w:p>
        </w:tc>
        <w:tc>
          <w:tcPr>
            <w:tcW w:w="284" w:type="dxa"/>
          </w:tcPr>
          <w:p w14:paraId="24AA3D52" w14:textId="77777777" w:rsidR="007775D6" w:rsidRPr="009D1F1B" w:rsidRDefault="007775D6" w:rsidP="003E47BB">
            <w:pPr>
              <w:spacing w:line="240" w:lineRule="auto"/>
              <w:rPr>
                <w:rFonts w:cs="Arial"/>
              </w:rPr>
            </w:pPr>
          </w:p>
        </w:tc>
        <w:tc>
          <w:tcPr>
            <w:tcW w:w="284" w:type="dxa"/>
          </w:tcPr>
          <w:p w14:paraId="25B66181" w14:textId="77777777" w:rsidR="007775D6" w:rsidRPr="009D1F1B" w:rsidRDefault="007775D6" w:rsidP="003E47BB">
            <w:pPr>
              <w:spacing w:line="240" w:lineRule="auto"/>
              <w:rPr>
                <w:rFonts w:cs="Arial"/>
              </w:rPr>
            </w:pPr>
          </w:p>
        </w:tc>
        <w:tc>
          <w:tcPr>
            <w:tcW w:w="284" w:type="dxa"/>
          </w:tcPr>
          <w:p w14:paraId="60C75DB0" w14:textId="77777777" w:rsidR="007775D6" w:rsidRPr="009D1F1B" w:rsidRDefault="007775D6" w:rsidP="003E47BB">
            <w:pPr>
              <w:spacing w:line="240" w:lineRule="auto"/>
              <w:rPr>
                <w:rFonts w:cs="Arial"/>
              </w:rPr>
            </w:pPr>
          </w:p>
        </w:tc>
        <w:tc>
          <w:tcPr>
            <w:tcW w:w="284" w:type="dxa"/>
          </w:tcPr>
          <w:p w14:paraId="5B62223F" w14:textId="77777777" w:rsidR="007775D6" w:rsidRPr="009D1F1B" w:rsidRDefault="007775D6" w:rsidP="003E47BB">
            <w:pPr>
              <w:spacing w:line="240" w:lineRule="auto"/>
              <w:rPr>
                <w:rFonts w:cs="Arial"/>
              </w:rPr>
            </w:pPr>
          </w:p>
        </w:tc>
        <w:tc>
          <w:tcPr>
            <w:tcW w:w="2268" w:type="dxa"/>
          </w:tcPr>
          <w:p w14:paraId="5EC8A7A5" w14:textId="77777777" w:rsidR="007775D6" w:rsidRPr="009D1F1B" w:rsidRDefault="007775D6" w:rsidP="003E47BB">
            <w:pPr>
              <w:spacing w:line="240" w:lineRule="auto"/>
              <w:rPr>
                <w:rFonts w:cs="Arial"/>
              </w:rPr>
            </w:pPr>
          </w:p>
        </w:tc>
      </w:tr>
      <w:tr w:rsidR="007775D6" w:rsidRPr="009D1F1B" w14:paraId="5334177E" w14:textId="77777777" w:rsidTr="00B179F8">
        <w:tc>
          <w:tcPr>
            <w:tcW w:w="833" w:type="dxa"/>
          </w:tcPr>
          <w:p w14:paraId="387B56A6" w14:textId="77777777" w:rsidR="007775D6" w:rsidRPr="009D1F1B" w:rsidRDefault="007775D6" w:rsidP="003E47BB">
            <w:pPr>
              <w:spacing w:line="240" w:lineRule="auto"/>
              <w:rPr>
                <w:rFonts w:cs="Arial"/>
              </w:rPr>
            </w:pPr>
            <w:r w:rsidRPr="009D1F1B">
              <w:rPr>
                <w:rFonts w:cs="Arial"/>
              </w:rPr>
              <w:t>PM-10</w:t>
            </w:r>
          </w:p>
        </w:tc>
        <w:tc>
          <w:tcPr>
            <w:tcW w:w="2268" w:type="dxa"/>
          </w:tcPr>
          <w:p w14:paraId="6EB7FB23" w14:textId="77777777" w:rsidR="007775D6" w:rsidRPr="009D1F1B" w:rsidRDefault="007775D6" w:rsidP="003E47BB">
            <w:pPr>
              <w:spacing w:line="240" w:lineRule="auto"/>
              <w:rPr>
                <w:rFonts w:cs="Arial"/>
              </w:rPr>
            </w:pPr>
            <w:r w:rsidRPr="009D1F1B">
              <w:rPr>
                <w:rFonts w:cs="Arial"/>
              </w:rPr>
              <w:t>Configuration Item Data List</w:t>
            </w:r>
          </w:p>
        </w:tc>
        <w:tc>
          <w:tcPr>
            <w:tcW w:w="284" w:type="dxa"/>
          </w:tcPr>
          <w:p w14:paraId="232A6FF1" w14:textId="77777777" w:rsidR="007775D6" w:rsidRPr="009D1F1B" w:rsidRDefault="007775D6" w:rsidP="003E47BB">
            <w:pPr>
              <w:spacing w:line="240" w:lineRule="auto"/>
              <w:rPr>
                <w:rFonts w:cs="Arial"/>
              </w:rPr>
            </w:pPr>
          </w:p>
        </w:tc>
        <w:tc>
          <w:tcPr>
            <w:tcW w:w="284" w:type="dxa"/>
          </w:tcPr>
          <w:p w14:paraId="2E153EB4" w14:textId="77777777" w:rsidR="007775D6" w:rsidRPr="009D1F1B" w:rsidRDefault="007775D6" w:rsidP="003E47BB">
            <w:pPr>
              <w:spacing w:line="240" w:lineRule="auto"/>
              <w:rPr>
                <w:rFonts w:cs="Arial"/>
              </w:rPr>
            </w:pPr>
          </w:p>
        </w:tc>
        <w:tc>
          <w:tcPr>
            <w:tcW w:w="284" w:type="dxa"/>
          </w:tcPr>
          <w:p w14:paraId="0013442E" w14:textId="77777777" w:rsidR="007775D6" w:rsidRPr="009D1F1B" w:rsidRDefault="007775D6" w:rsidP="003E47BB">
            <w:pPr>
              <w:spacing w:line="240" w:lineRule="auto"/>
              <w:rPr>
                <w:rFonts w:cs="Arial"/>
              </w:rPr>
            </w:pPr>
          </w:p>
        </w:tc>
        <w:tc>
          <w:tcPr>
            <w:tcW w:w="284" w:type="dxa"/>
          </w:tcPr>
          <w:p w14:paraId="7E2B4271" w14:textId="77777777" w:rsidR="007775D6" w:rsidRPr="009D1F1B" w:rsidRDefault="007775D6" w:rsidP="003E47BB">
            <w:pPr>
              <w:spacing w:line="240" w:lineRule="auto"/>
              <w:rPr>
                <w:rFonts w:cs="Arial"/>
              </w:rPr>
            </w:pPr>
          </w:p>
        </w:tc>
        <w:tc>
          <w:tcPr>
            <w:tcW w:w="284" w:type="dxa"/>
          </w:tcPr>
          <w:p w14:paraId="5CA0EFEC" w14:textId="77777777" w:rsidR="007775D6" w:rsidRPr="009D1F1B" w:rsidRDefault="007775D6" w:rsidP="003E47BB">
            <w:pPr>
              <w:spacing w:line="240" w:lineRule="auto"/>
              <w:rPr>
                <w:rFonts w:cs="Arial"/>
              </w:rPr>
            </w:pPr>
            <w:r w:rsidRPr="009D1F1B">
              <w:rPr>
                <w:rFonts w:cs="Arial"/>
              </w:rPr>
              <w:t>x</w:t>
            </w:r>
          </w:p>
        </w:tc>
        <w:tc>
          <w:tcPr>
            <w:tcW w:w="284" w:type="dxa"/>
          </w:tcPr>
          <w:p w14:paraId="25211690" w14:textId="77777777" w:rsidR="007775D6" w:rsidRPr="009D1F1B" w:rsidRDefault="007775D6" w:rsidP="003E47BB">
            <w:pPr>
              <w:spacing w:line="240" w:lineRule="auto"/>
              <w:rPr>
                <w:rFonts w:cs="Arial"/>
              </w:rPr>
            </w:pPr>
            <w:r w:rsidRPr="009D1F1B">
              <w:rPr>
                <w:rFonts w:cs="Arial"/>
              </w:rPr>
              <w:t>x</w:t>
            </w:r>
          </w:p>
        </w:tc>
        <w:tc>
          <w:tcPr>
            <w:tcW w:w="284" w:type="dxa"/>
          </w:tcPr>
          <w:p w14:paraId="10438FCD" w14:textId="77777777" w:rsidR="007775D6" w:rsidRPr="009D1F1B" w:rsidRDefault="007775D6" w:rsidP="003E47BB">
            <w:pPr>
              <w:spacing w:line="240" w:lineRule="auto"/>
              <w:rPr>
                <w:rFonts w:cs="Arial"/>
              </w:rPr>
            </w:pPr>
            <w:r w:rsidRPr="009D1F1B">
              <w:rPr>
                <w:rFonts w:cs="Arial"/>
              </w:rPr>
              <w:t>x</w:t>
            </w:r>
          </w:p>
        </w:tc>
        <w:tc>
          <w:tcPr>
            <w:tcW w:w="284" w:type="dxa"/>
          </w:tcPr>
          <w:p w14:paraId="0AF068EB"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43F5BC40" w14:textId="77777777" w:rsidR="007775D6" w:rsidRPr="009D1F1B" w:rsidRDefault="007775D6" w:rsidP="003E47BB">
            <w:pPr>
              <w:spacing w:line="240" w:lineRule="auto"/>
              <w:rPr>
                <w:rFonts w:cs="Arial"/>
              </w:rPr>
            </w:pPr>
            <w:r w:rsidRPr="009D1F1B">
              <w:rPr>
                <w:rFonts w:cs="Arial"/>
              </w:rPr>
              <w:t>R</w:t>
            </w:r>
          </w:p>
        </w:tc>
        <w:tc>
          <w:tcPr>
            <w:tcW w:w="2268" w:type="dxa"/>
          </w:tcPr>
          <w:p w14:paraId="4543C046" w14:textId="77777777" w:rsidR="007775D6" w:rsidRPr="009D1F1B" w:rsidRDefault="007775D6" w:rsidP="003E47BB">
            <w:pPr>
              <w:spacing w:line="240" w:lineRule="auto"/>
              <w:rPr>
                <w:rFonts w:cs="Arial"/>
              </w:rPr>
            </w:pPr>
            <w:r w:rsidRPr="009D1F1B">
              <w:rPr>
                <w:rFonts w:cs="Arial"/>
              </w:rPr>
              <w:t>ECSS-M-ST-40C, Annex C</w:t>
            </w:r>
          </w:p>
        </w:tc>
      </w:tr>
      <w:tr w:rsidR="007775D6" w:rsidRPr="009D1F1B" w14:paraId="4271E73D" w14:textId="77777777" w:rsidTr="00B179F8">
        <w:tc>
          <w:tcPr>
            <w:tcW w:w="833" w:type="dxa"/>
          </w:tcPr>
          <w:p w14:paraId="1076235A" w14:textId="77777777" w:rsidR="007775D6" w:rsidRPr="009D1F1B" w:rsidRDefault="007775D6" w:rsidP="003E47BB">
            <w:pPr>
              <w:spacing w:line="240" w:lineRule="auto"/>
              <w:rPr>
                <w:rFonts w:cs="Arial"/>
              </w:rPr>
            </w:pPr>
            <w:r w:rsidRPr="009D1F1B">
              <w:rPr>
                <w:rFonts w:cs="Arial"/>
              </w:rPr>
              <w:t>PM-11</w:t>
            </w:r>
          </w:p>
        </w:tc>
        <w:tc>
          <w:tcPr>
            <w:tcW w:w="2268" w:type="dxa"/>
          </w:tcPr>
          <w:p w14:paraId="1F3700B9" w14:textId="77777777" w:rsidR="007775D6" w:rsidRPr="009D1F1B" w:rsidRDefault="007775D6" w:rsidP="003E47BB">
            <w:pPr>
              <w:spacing w:line="240" w:lineRule="auto"/>
              <w:rPr>
                <w:rFonts w:cs="Arial"/>
              </w:rPr>
            </w:pPr>
            <w:r w:rsidRPr="009D1F1B">
              <w:rPr>
                <w:rFonts w:cs="Arial"/>
              </w:rPr>
              <w:t>Export License</w:t>
            </w:r>
          </w:p>
        </w:tc>
        <w:tc>
          <w:tcPr>
            <w:tcW w:w="284" w:type="dxa"/>
          </w:tcPr>
          <w:p w14:paraId="1C23888F" w14:textId="77777777" w:rsidR="007775D6" w:rsidRPr="009D1F1B" w:rsidRDefault="007775D6" w:rsidP="003E47BB">
            <w:pPr>
              <w:spacing w:line="240" w:lineRule="auto"/>
              <w:rPr>
                <w:rFonts w:cs="Arial"/>
              </w:rPr>
            </w:pPr>
          </w:p>
        </w:tc>
        <w:tc>
          <w:tcPr>
            <w:tcW w:w="284" w:type="dxa"/>
          </w:tcPr>
          <w:p w14:paraId="1A3A9724" w14:textId="77777777" w:rsidR="007775D6" w:rsidRPr="009D1F1B" w:rsidRDefault="007775D6" w:rsidP="003E47BB">
            <w:pPr>
              <w:spacing w:line="240" w:lineRule="auto"/>
              <w:rPr>
                <w:rFonts w:cs="Arial"/>
              </w:rPr>
            </w:pPr>
          </w:p>
        </w:tc>
        <w:tc>
          <w:tcPr>
            <w:tcW w:w="284" w:type="dxa"/>
          </w:tcPr>
          <w:p w14:paraId="54C4F49A" w14:textId="77777777" w:rsidR="007775D6" w:rsidRPr="009D1F1B" w:rsidRDefault="007775D6" w:rsidP="003E47BB">
            <w:pPr>
              <w:spacing w:line="240" w:lineRule="auto"/>
              <w:rPr>
                <w:rFonts w:cs="Arial"/>
              </w:rPr>
            </w:pPr>
          </w:p>
        </w:tc>
        <w:tc>
          <w:tcPr>
            <w:tcW w:w="284" w:type="dxa"/>
          </w:tcPr>
          <w:p w14:paraId="22E89E73" w14:textId="77777777" w:rsidR="007775D6" w:rsidRPr="009D1F1B" w:rsidRDefault="007775D6" w:rsidP="003E47BB">
            <w:pPr>
              <w:spacing w:line="240" w:lineRule="auto"/>
              <w:rPr>
                <w:rFonts w:cs="Arial"/>
              </w:rPr>
            </w:pPr>
          </w:p>
        </w:tc>
        <w:tc>
          <w:tcPr>
            <w:tcW w:w="284" w:type="dxa"/>
          </w:tcPr>
          <w:p w14:paraId="511367D6" w14:textId="77777777" w:rsidR="007775D6" w:rsidRPr="009D1F1B" w:rsidRDefault="007775D6" w:rsidP="003E47BB">
            <w:pPr>
              <w:spacing w:line="240" w:lineRule="auto"/>
              <w:rPr>
                <w:rFonts w:cs="Arial"/>
              </w:rPr>
            </w:pPr>
          </w:p>
        </w:tc>
        <w:tc>
          <w:tcPr>
            <w:tcW w:w="284" w:type="dxa"/>
          </w:tcPr>
          <w:p w14:paraId="70835036" w14:textId="77777777" w:rsidR="007775D6" w:rsidRPr="009D1F1B" w:rsidRDefault="007775D6" w:rsidP="003E47BB">
            <w:pPr>
              <w:spacing w:line="240" w:lineRule="auto"/>
              <w:rPr>
                <w:rFonts w:cs="Arial"/>
              </w:rPr>
            </w:pPr>
          </w:p>
        </w:tc>
        <w:tc>
          <w:tcPr>
            <w:tcW w:w="284" w:type="dxa"/>
          </w:tcPr>
          <w:p w14:paraId="08A9603C" w14:textId="77777777" w:rsidR="007775D6" w:rsidRPr="009D1F1B" w:rsidRDefault="007775D6" w:rsidP="003E47BB">
            <w:pPr>
              <w:spacing w:line="240" w:lineRule="auto"/>
              <w:rPr>
                <w:rFonts w:cs="Arial"/>
              </w:rPr>
            </w:pPr>
            <w:r w:rsidRPr="009D1F1B">
              <w:rPr>
                <w:rFonts w:cs="Arial"/>
              </w:rPr>
              <w:t>x</w:t>
            </w:r>
          </w:p>
        </w:tc>
        <w:tc>
          <w:tcPr>
            <w:tcW w:w="284" w:type="dxa"/>
          </w:tcPr>
          <w:p w14:paraId="64DD9338" w14:textId="77777777" w:rsidR="007775D6" w:rsidRPr="009D1F1B" w:rsidRDefault="007775D6" w:rsidP="003E47BB">
            <w:pPr>
              <w:spacing w:line="240" w:lineRule="auto"/>
              <w:rPr>
                <w:rFonts w:cs="Arial"/>
              </w:rPr>
            </w:pPr>
          </w:p>
        </w:tc>
        <w:tc>
          <w:tcPr>
            <w:tcW w:w="284" w:type="dxa"/>
          </w:tcPr>
          <w:p w14:paraId="2365B8BE" w14:textId="77777777" w:rsidR="007775D6" w:rsidRPr="009D1F1B" w:rsidRDefault="007775D6" w:rsidP="003E47BB">
            <w:pPr>
              <w:spacing w:line="240" w:lineRule="auto"/>
              <w:rPr>
                <w:rFonts w:cs="Arial"/>
              </w:rPr>
            </w:pPr>
            <w:r w:rsidRPr="009D1F1B">
              <w:rPr>
                <w:rFonts w:cs="Arial"/>
              </w:rPr>
              <w:t>I</w:t>
            </w:r>
          </w:p>
        </w:tc>
        <w:tc>
          <w:tcPr>
            <w:tcW w:w="2268" w:type="dxa"/>
          </w:tcPr>
          <w:p w14:paraId="106D0BFF" w14:textId="77777777" w:rsidR="007775D6" w:rsidRPr="009D1F1B" w:rsidRDefault="007775D6" w:rsidP="003E47BB">
            <w:pPr>
              <w:spacing w:line="240" w:lineRule="auto"/>
              <w:rPr>
                <w:rFonts w:cs="Arial"/>
              </w:rPr>
            </w:pPr>
            <w:r>
              <w:rPr>
                <w:rFonts w:cs="Arial"/>
              </w:rPr>
              <w:t>See also Annex A</w:t>
            </w:r>
          </w:p>
        </w:tc>
      </w:tr>
      <w:tr w:rsidR="007775D6" w:rsidRPr="00123782" w14:paraId="34AF4AF1" w14:textId="77777777" w:rsidTr="00B179F8">
        <w:tc>
          <w:tcPr>
            <w:tcW w:w="833" w:type="dxa"/>
          </w:tcPr>
          <w:p w14:paraId="26C0F271" w14:textId="77777777" w:rsidR="007775D6" w:rsidRPr="009D1F1B" w:rsidRDefault="007775D6" w:rsidP="00063664">
            <w:pPr>
              <w:rPr>
                <w:rFonts w:cs="Arial"/>
              </w:rPr>
            </w:pPr>
            <w:r w:rsidRPr="009D1F1B">
              <w:rPr>
                <w:rFonts w:cs="Arial"/>
              </w:rPr>
              <w:t>PM-12</w:t>
            </w:r>
          </w:p>
        </w:tc>
        <w:tc>
          <w:tcPr>
            <w:tcW w:w="2268" w:type="dxa"/>
            <w:vAlign w:val="center"/>
          </w:tcPr>
          <w:p w14:paraId="5321A660" w14:textId="77777777" w:rsidR="007775D6" w:rsidRPr="009D1F1B" w:rsidRDefault="007775D6" w:rsidP="00063664">
            <w:pPr>
              <w:spacing w:line="240" w:lineRule="auto"/>
              <w:rPr>
                <w:rFonts w:cs="Arial"/>
              </w:rPr>
            </w:pPr>
            <w:proofErr w:type="spellStart"/>
            <w:r w:rsidRPr="009D1F1B">
              <w:rPr>
                <w:rFonts w:cs="Arial"/>
              </w:rPr>
              <w:t>REACh</w:t>
            </w:r>
            <w:proofErr w:type="spellEnd"/>
            <w:r w:rsidRPr="009D1F1B">
              <w:rPr>
                <w:rFonts w:cs="Arial"/>
              </w:rPr>
              <w:t xml:space="preserve"> Declaration Form</w:t>
            </w:r>
          </w:p>
        </w:tc>
        <w:tc>
          <w:tcPr>
            <w:tcW w:w="284" w:type="dxa"/>
          </w:tcPr>
          <w:p w14:paraId="4CF89C19" w14:textId="77777777" w:rsidR="007775D6" w:rsidRPr="009D1F1B" w:rsidRDefault="007775D6" w:rsidP="00063664">
            <w:pPr>
              <w:spacing w:line="240" w:lineRule="auto"/>
              <w:rPr>
                <w:rFonts w:cs="Arial"/>
              </w:rPr>
            </w:pPr>
          </w:p>
        </w:tc>
        <w:tc>
          <w:tcPr>
            <w:tcW w:w="284" w:type="dxa"/>
          </w:tcPr>
          <w:p w14:paraId="78894225" w14:textId="77777777" w:rsidR="007775D6" w:rsidRPr="009D1F1B" w:rsidRDefault="007775D6" w:rsidP="00063664">
            <w:pPr>
              <w:spacing w:line="240" w:lineRule="auto"/>
              <w:rPr>
                <w:rFonts w:cs="Arial"/>
              </w:rPr>
            </w:pPr>
          </w:p>
        </w:tc>
        <w:tc>
          <w:tcPr>
            <w:tcW w:w="284" w:type="dxa"/>
          </w:tcPr>
          <w:p w14:paraId="44BB8831" w14:textId="77777777" w:rsidR="007775D6" w:rsidRPr="009D1F1B" w:rsidRDefault="007775D6" w:rsidP="00063664">
            <w:pPr>
              <w:spacing w:line="240" w:lineRule="auto"/>
              <w:rPr>
                <w:rFonts w:cs="Arial"/>
              </w:rPr>
            </w:pPr>
          </w:p>
        </w:tc>
        <w:tc>
          <w:tcPr>
            <w:tcW w:w="284" w:type="dxa"/>
          </w:tcPr>
          <w:p w14:paraId="6964984A" w14:textId="77777777" w:rsidR="007775D6" w:rsidRPr="009D1F1B" w:rsidRDefault="007775D6" w:rsidP="00063664">
            <w:pPr>
              <w:spacing w:line="240" w:lineRule="auto"/>
              <w:rPr>
                <w:rFonts w:cs="Arial"/>
              </w:rPr>
            </w:pPr>
            <w:r w:rsidRPr="009D1F1B">
              <w:rPr>
                <w:rFonts w:cs="Arial"/>
              </w:rPr>
              <w:t>x</w:t>
            </w:r>
          </w:p>
        </w:tc>
        <w:tc>
          <w:tcPr>
            <w:tcW w:w="284" w:type="dxa"/>
          </w:tcPr>
          <w:p w14:paraId="53333C94" w14:textId="77777777" w:rsidR="007775D6" w:rsidRPr="009D1F1B" w:rsidRDefault="007775D6" w:rsidP="00063664">
            <w:pPr>
              <w:spacing w:line="240" w:lineRule="auto"/>
              <w:rPr>
                <w:rFonts w:cs="Arial"/>
              </w:rPr>
            </w:pPr>
          </w:p>
        </w:tc>
        <w:tc>
          <w:tcPr>
            <w:tcW w:w="284" w:type="dxa"/>
          </w:tcPr>
          <w:p w14:paraId="6FA7D09B" w14:textId="77777777" w:rsidR="007775D6" w:rsidRPr="009D1F1B" w:rsidRDefault="007775D6" w:rsidP="00063664">
            <w:pPr>
              <w:spacing w:line="240" w:lineRule="auto"/>
              <w:rPr>
                <w:rFonts w:cs="Arial"/>
              </w:rPr>
            </w:pPr>
          </w:p>
        </w:tc>
        <w:tc>
          <w:tcPr>
            <w:tcW w:w="284" w:type="dxa"/>
          </w:tcPr>
          <w:p w14:paraId="14779519" w14:textId="77777777" w:rsidR="007775D6" w:rsidRPr="009D1F1B" w:rsidRDefault="007775D6" w:rsidP="00063664">
            <w:pPr>
              <w:spacing w:line="240" w:lineRule="auto"/>
              <w:rPr>
                <w:rFonts w:cs="Arial"/>
              </w:rPr>
            </w:pPr>
            <w:r w:rsidRPr="009D1F1B">
              <w:rPr>
                <w:rFonts w:cs="Arial"/>
              </w:rPr>
              <w:t>x</w:t>
            </w:r>
          </w:p>
        </w:tc>
        <w:tc>
          <w:tcPr>
            <w:tcW w:w="284" w:type="dxa"/>
          </w:tcPr>
          <w:p w14:paraId="4A9FAD42" w14:textId="77777777" w:rsidR="007775D6" w:rsidRPr="009D1F1B" w:rsidRDefault="007775D6" w:rsidP="00063664">
            <w:pPr>
              <w:spacing w:line="240" w:lineRule="auto"/>
              <w:rPr>
                <w:rFonts w:cs="Arial"/>
              </w:rPr>
            </w:pPr>
          </w:p>
        </w:tc>
        <w:tc>
          <w:tcPr>
            <w:tcW w:w="284" w:type="dxa"/>
          </w:tcPr>
          <w:p w14:paraId="6AC69A43" w14:textId="77777777" w:rsidR="007775D6" w:rsidRPr="009D1F1B" w:rsidRDefault="007775D6" w:rsidP="00063664">
            <w:pPr>
              <w:spacing w:line="240" w:lineRule="auto"/>
              <w:rPr>
                <w:rFonts w:cs="Arial"/>
              </w:rPr>
            </w:pPr>
            <w:r w:rsidRPr="009D1F1B">
              <w:rPr>
                <w:rFonts w:cs="Arial"/>
              </w:rPr>
              <w:t>R</w:t>
            </w:r>
          </w:p>
        </w:tc>
        <w:tc>
          <w:tcPr>
            <w:tcW w:w="2268" w:type="dxa"/>
          </w:tcPr>
          <w:p w14:paraId="6018DBA6" w14:textId="7429081C" w:rsidR="007775D6" w:rsidRPr="00195903" w:rsidRDefault="007775D6" w:rsidP="00063664">
            <w:pPr>
              <w:spacing w:line="240" w:lineRule="auto"/>
              <w:rPr>
                <w:rFonts w:cs="Arial"/>
                <w:lang w:val="de-DE"/>
              </w:rPr>
            </w:pPr>
            <w:r>
              <w:rPr>
                <w:rFonts w:cs="Arial"/>
              </w:rPr>
              <w:t xml:space="preserve">see chapter </w:t>
            </w:r>
            <w:r w:rsidRPr="001C149D">
              <w:rPr>
                <w:rFonts w:cs="Arial"/>
              </w:rPr>
              <w:t>8.5.2</w:t>
            </w:r>
          </w:p>
        </w:tc>
      </w:tr>
      <w:tr w:rsidR="007775D6" w:rsidRPr="00123782" w14:paraId="47FD9AB0" w14:textId="77777777" w:rsidTr="00B179F8">
        <w:tc>
          <w:tcPr>
            <w:tcW w:w="833" w:type="dxa"/>
          </w:tcPr>
          <w:p w14:paraId="43DADF02" w14:textId="77777777" w:rsidR="007775D6" w:rsidRPr="009D1F1B" w:rsidRDefault="007775D6" w:rsidP="00063664">
            <w:pPr>
              <w:rPr>
                <w:rFonts w:cs="Arial"/>
              </w:rPr>
            </w:pPr>
            <w:r w:rsidRPr="009D1F1B">
              <w:rPr>
                <w:rFonts w:cs="Arial"/>
              </w:rPr>
              <w:t>PM-13</w:t>
            </w:r>
          </w:p>
        </w:tc>
        <w:tc>
          <w:tcPr>
            <w:tcW w:w="2268" w:type="dxa"/>
            <w:vAlign w:val="center"/>
          </w:tcPr>
          <w:p w14:paraId="3EAA394D" w14:textId="77777777" w:rsidR="007775D6" w:rsidRPr="009D1F1B" w:rsidRDefault="007775D6" w:rsidP="00063664">
            <w:pPr>
              <w:spacing w:line="240" w:lineRule="auto"/>
              <w:rPr>
                <w:rFonts w:cs="Arial"/>
              </w:rPr>
            </w:pPr>
            <w:proofErr w:type="spellStart"/>
            <w:r w:rsidRPr="009D1F1B">
              <w:rPr>
                <w:rFonts w:cs="Arial"/>
              </w:rPr>
              <w:t>REACh</w:t>
            </w:r>
            <w:proofErr w:type="spellEnd"/>
            <w:r w:rsidRPr="009D1F1B">
              <w:rPr>
                <w:rFonts w:cs="Arial"/>
              </w:rPr>
              <w:t xml:space="preserve"> Safe Use Instruction</w:t>
            </w:r>
          </w:p>
        </w:tc>
        <w:tc>
          <w:tcPr>
            <w:tcW w:w="284" w:type="dxa"/>
          </w:tcPr>
          <w:p w14:paraId="23651631" w14:textId="77777777" w:rsidR="007775D6" w:rsidRPr="009D1F1B" w:rsidRDefault="007775D6" w:rsidP="00063664">
            <w:pPr>
              <w:spacing w:line="240" w:lineRule="auto"/>
              <w:rPr>
                <w:rFonts w:cs="Arial"/>
              </w:rPr>
            </w:pPr>
          </w:p>
        </w:tc>
        <w:tc>
          <w:tcPr>
            <w:tcW w:w="284" w:type="dxa"/>
          </w:tcPr>
          <w:p w14:paraId="781119C2" w14:textId="77777777" w:rsidR="007775D6" w:rsidRPr="009D1F1B" w:rsidRDefault="007775D6" w:rsidP="00063664">
            <w:pPr>
              <w:spacing w:line="240" w:lineRule="auto"/>
              <w:rPr>
                <w:rFonts w:cs="Arial"/>
              </w:rPr>
            </w:pPr>
          </w:p>
        </w:tc>
        <w:tc>
          <w:tcPr>
            <w:tcW w:w="284" w:type="dxa"/>
          </w:tcPr>
          <w:p w14:paraId="43161E03" w14:textId="77777777" w:rsidR="007775D6" w:rsidRPr="009D1F1B" w:rsidRDefault="007775D6" w:rsidP="00063664">
            <w:pPr>
              <w:spacing w:line="240" w:lineRule="auto"/>
              <w:rPr>
                <w:rFonts w:cs="Arial"/>
              </w:rPr>
            </w:pPr>
          </w:p>
        </w:tc>
        <w:tc>
          <w:tcPr>
            <w:tcW w:w="284" w:type="dxa"/>
          </w:tcPr>
          <w:p w14:paraId="428A40B7" w14:textId="77777777" w:rsidR="007775D6" w:rsidRPr="009D1F1B" w:rsidRDefault="007775D6" w:rsidP="00063664">
            <w:pPr>
              <w:spacing w:line="240" w:lineRule="auto"/>
              <w:rPr>
                <w:rFonts w:cs="Arial"/>
              </w:rPr>
            </w:pPr>
          </w:p>
        </w:tc>
        <w:tc>
          <w:tcPr>
            <w:tcW w:w="284" w:type="dxa"/>
          </w:tcPr>
          <w:p w14:paraId="4CE18E56" w14:textId="77777777" w:rsidR="007775D6" w:rsidRPr="009D1F1B" w:rsidRDefault="007775D6" w:rsidP="00063664">
            <w:pPr>
              <w:spacing w:line="240" w:lineRule="auto"/>
              <w:rPr>
                <w:rFonts w:cs="Arial"/>
              </w:rPr>
            </w:pPr>
          </w:p>
        </w:tc>
        <w:tc>
          <w:tcPr>
            <w:tcW w:w="284" w:type="dxa"/>
          </w:tcPr>
          <w:p w14:paraId="041E5BA1" w14:textId="77777777" w:rsidR="007775D6" w:rsidRPr="009D1F1B" w:rsidRDefault="007775D6" w:rsidP="00063664">
            <w:pPr>
              <w:spacing w:line="240" w:lineRule="auto"/>
              <w:rPr>
                <w:rFonts w:cs="Arial"/>
              </w:rPr>
            </w:pPr>
          </w:p>
        </w:tc>
        <w:tc>
          <w:tcPr>
            <w:tcW w:w="284" w:type="dxa"/>
          </w:tcPr>
          <w:p w14:paraId="760070E5" w14:textId="77777777" w:rsidR="007775D6" w:rsidRPr="009D1F1B" w:rsidRDefault="007775D6" w:rsidP="00063664">
            <w:pPr>
              <w:spacing w:line="240" w:lineRule="auto"/>
              <w:rPr>
                <w:rFonts w:cs="Arial"/>
              </w:rPr>
            </w:pPr>
            <w:r w:rsidRPr="009D1F1B">
              <w:rPr>
                <w:rFonts w:cs="Arial"/>
              </w:rPr>
              <w:t>x</w:t>
            </w:r>
          </w:p>
        </w:tc>
        <w:tc>
          <w:tcPr>
            <w:tcW w:w="284" w:type="dxa"/>
          </w:tcPr>
          <w:p w14:paraId="09F7FA21" w14:textId="77777777" w:rsidR="007775D6" w:rsidRPr="009D1F1B" w:rsidRDefault="007775D6" w:rsidP="00063664">
            <w:pPr>
              <w:spacing w:line="240" w:lineRule="auto"/>
              <w:rPr>
                <w:rFonts w:cs="Arial"/>
              </w:rPr>
            </w:pPr>
          </w:p>
        </w:tc>
        <w:tc>
          <w:tcPr>
            <w:tcW w:w="284" w:type="dxa"/>
          </w:tcPr>
          <w:p w14:paraId="09437E10" w14:textId="77777777" w:rsidR="007775D6" w:rsidRPr="009D1F1B" w:rsidRDefault="007775D6" w:rsidP="00063664">
            <w:pPr>
              <w:spacing w:line="240" w:lineRule="auto"/>
              <w:rPr>
                <w:rFonts w:cs="Arial"/>
              </w:rPr>
            </w:pPr>
            <w:r w:rsidRPr="009D1F1B">
              <w:rPr>
                <w:rFonts w:cs="Arial"/>
              </w:rPr>
              <w:t>R</w:t>
            </w:r>
          </w:p>
        </w:tc>
        <w:tc>
          <w:tcPr>
            <w:tcW w:w="2268" w:type="dxa"/>
          </w:tcPr>
          <w:p w14:paraId="7D47D685" w14:textId="747B4B7B" w:rsidR="007775D6" w:rsidRPr="00195903" w:rsidRDefault="007775D6" w:rsidP="00063664">
            <w:pPr>
              <w:spacing w:line="240" w:lineRule="auto"/>
              <w:rPr>
                <w:rFonts w:cs="Arial"/>
                <w:lang w:val="de-DE"/>
              </w:rPr>
            </w:pPr>
            <w:r>
              <w:rPr>
                <w:rFonts w:cs="Arial"/>
              </w:rPr>
              <w:t xml:space="preserve">see chapter </w:t>
            </w:r>
            <w:r w:rsidRPr="001C149D">
              <w:rPr>
                <w:rFonts w:cs="Arial"/>
              </w:rPr>
              <w:t>8.5.2</w:t>
            </w:r>
          </w:p>
        </w:tc>
      </w:tr>
      <w:tr w:rsidR="007775D6" w:rsidRPr="009D1F1B" w14:paraId="4D7CA6D1" w14:textId="77777777" w:rsidTr="00B179F8">
        <w:tc>
          <w:tcPr>
            <w:tcW w:w="833" w:type="dxa"/>
          </w:tcPr>
          <w:p w14:paraId="67241AD7" w14:textId="77777777" w:rsidR="007775D6" w:rsidRPr="009D1F1B" w:rsidRDefault="007775D6" w:rsidP="003E47BB">
            <w:pPr>
              <w:spacing w:line="240" w:lineRule="auto"/>
              <w:rPr>
                <w:rFonts w:cs="Arial"/>
              </w:rPr>
            </w:pPr>
            <w:r w:rsidRPr="009D1F1B">
              <w:rPr>
                <w:rFonts w:cs="Arial"/>
              </w:rPr>
              <w:t>PM-14</w:t>
            </w:r>
          </w:p>
        </w:tc>
        <w:tc>
          <w:tcPr>
            <w:tcW w:w="2268" w:type="dxa"/>
            <w:vAlign w:val="center"/>
          </w:tcPr>
          <w:p w14:paraId="6F26A031" w14:textId="77777777" w:rsidR="007775D6" w:rsidRPr="009D1F1B" w:rsidRDefault="007775D6" w:rsidP="003E47BB">
            <w:pPr>
              <w:spacing w:line="240" w:lineRule="auto"/>
              <w:rPr>
                <w:rFonts w:cs="Arial"/>
              </w:rPr>
            </w:pPr>
            <w:r w:rsidRPr="009D1F1B">
              <w:rPr>
                <w:rFonts w:cs="Arial"/>
              </w:rPr>
              <w:t>Inventory Record</w:t>
            </w:r>
          </w:p>
        </w:tc>
        <w:tc>
          <w:tcPr>
            <w:tcW w:w="284" w:type="dxa"/>
          </w:tcPr>
          <w:p w14:paraId="37DC5BD5" w14:textId="77777777" w:rsidR="007775D6" w:rsidRPr="009D1F1B" w:rsidRDefault="007775D6" w:rsidP="003E47BB">
            <w:pPr>
              <w:spacing w:line="240" w:lineRule="auto"/>
              <w:rPr>
                <w:rFonts w:cs="Arial"/>
              </w:rPr>
            </w:pPr>
          </w:p>
        </w:tc>
        <w:tc>
          <w:tcPr>
            <w:tcW w:w="284" w:type="dxa"/>
          </w:tcPr>
          <w:p w14:paraId="1BBBC0BD" w14:textId="77777777" w:rsidR="007775D6" w:rsidRPr="009D1F1B" w:rsidRDefault="007775D6" w:rsidP="003E47BB">
            <w:pPr>
              <w:spacing w:line="240" w:lineRule="auto"/>
              <w:rPr>
                <w:rFonts w:cs="Arial"/>
              </w:rPr>
            </w:pPr>
          </w:p>
        </w:tc>
        <w:tc>
          <w:tcPr>
            <w:tcW w:w="284" w:type="dxa"/>
          </w:tcPr>
          <w:p w14:paraId="0CDDDBA5" w14:textId="77777777" w:rsidR="007775D6" w:rsidRPr="009D1F1B" w:rsidRDefault="007775D6" w:rsidP="003E47BB">
            <w:pPr>
              <w:spacing w:line="240" w:lineRule="auto"/>
              <w:rPr>
                <w:rFonts w:cs="Arial"/>
              </w:rPr>
            </w:pPr>
          </w:p>
        </w:tc>
        <w:tc>
          <w:tcPr>
            <w:tcW w:w="284" w:type="dxa"/>
          </w:tcPr>
          <w:p w14:paraId="363FF945" w14:textId="77777777" w:rsidR="007775D6" w:rsidRPr="009D1F1B" w:rsidRDefault="007775D6" w:rsidP="003E47BB">
            <w:pPr>
              <w:spacing w:line="240" w:lineRule="auto"/>
              <w:rPr>
                <w:rFonts w:cs="Arial"/>
              </w:rPr>
            </w:pPr>
          </w:p>
        </w:tc>
        <w:tc>
          <w:tcPr>
            <w:tcW w:w="284" w:type="dxa"/>
          </w:tcPr>
          <w:p w14:paraId="4F4AABF9" w14:textId="77777777" w:rsidR="007775D6" w:rsidRPr="009D1F1B" w:rsidRDefault="007775D6" w:rsidP="003E47BB">
            <w:pPr>
              <w:spacing w:line="240" w:lineRule="auto"/>
              <w:rPr>
                <w:rFonts w:cs="Arial"/>
              </w:rPr>
            </w:pPr>
          </w:p>
        </w:tc>
        <w:tc>
          <w:tcPr>
            <w:tcW w:w="284" w:type="dxa"/>
          </w:tcPr>
          <w:p w14:paraId="7EB45C79" w14:textId="77777777" w:rsidR="007775D6" w:rsidRPr="009D1F1B" w:rsidRDefault="007775D6" w:rsidP="003E47BB">
            <w:pPr>
              <w:spacing w:line="240" w:lineRule="auto"/>
              <w:rPr>
                <w:rFonts w:cs="Arial"/>
              </w:rPr>
            </w:pPr>
          </w:p>
        </w:tc>
        <w:tc>
          <w:tcPr>
            <w:tcW w:w="284" w:type="dxa"/>
          </w:tcPr>
          <w:p w14:paraId="5D9D19B4" w14:textId="77777777" w:rsidR="007775D6" w:rsidRPr="009D1F1B" w:rsidRDefault="007775D6" w:rsidP="003E47BB">
            <w:pPr>
              <w:spacing w:line="240" w:lineRule="auto"/>
              <w:rPr>
                <w:rFonts w:cs="Arial"/>
              </w:rPr>
            </w:pPr>
            <w:r w:rsidRPr="009D1F1B">
              <w:rPr>
                <w:rFonts w:cs="Arial"/>
              </w:rPr>
              <w:t>x</w:t>
            </w:r>
          </w:p>
        </w:tc>
        <w:tc>
          <w:tcPr>
            <w:tcW w:w="284" w:type="dxa"/>
          </w:tcPr>
          <w:p w14:paraId="6EEFFDBB" w14:textId="77777777" w:rsidR="007775D6" w:rsidRPr="009D1F1B" w:rsidRDefault="007775D6" w:rsidP="003E47BB">
            <w:pPr>
              <w:spacing w:line="240" w:lineRule="auto"/>
              <w:rPr>
                <w:rFonts w:cs="Arial"/>
              </w:rPr>
            </w:pPr>
          </w:p>
        </w:tc>
        <w:tc>
          <w:tcPr>
            <w:tcW w:w="284" w:type="dxa"/>
          </w:tcPr>
          <w:p w14:paraId="07E5EBFE" w14:textId="77777777" w:rsidR="007775D6" w:rsidRPr="009D1F1B" w:rsidRDefault="007775D6" w:rsidP="003E47BB">
            <w:pPr>
              <w:spacing w:line="240" w:lineRule="auto"/>
              <w:rPr>
                <w:rFonts w:cs="Arial"/>
              </w:rPr>
            </w:pPr>
            <w:r w:rsidRPr="009D1F1B">
              <w:rPr>
                <w:rFonts w:cs="Arial"/>
              </w:rPr>
              <w:t>R</w:t>
            </w:r>
          </w:p>
        </w:tc>
        <w:tc>
          <w:tcPr>
            <w:tcW w:w="2268" w:type="dxa"/>
          </w:tcPr>
          <w:p w14:paraId="1A9B28E5" w14:textId="77777777" w:rsidR="007775D6" w:rsidRPr="009D1F1B" w:rsidRDefault="007775D6" w:rsidP="003E47BB">
            <w:pPr>
              <w:spacing w:line="240" w:lineRule="auto"/>
              <w:rPr>
                <w:rFonts w:cs="Arial"/>
              </w:rPr>
            </w:pPr>
            <w:r w:rsidRPr="00C04D8E">
              <w:rPr>
                <w:rFonts w:cs="Arial"/>
              </w:rPr>
              <w:t>As per Annex I of ECSS-M-ST-60C</w:t>
            </w:r>
          </w:p>
        </w:tc>
      </w:tr>
      <w:tr w:rsidR="007775D6" w:rsidRPr="009D1F1B" w14:paraId="1FE41C36" w14:textId="77777777" w:rsidTr="00B179F8">
        <w:tc>
          <w:tcPr>
            <w:tcW w:w="833" w:type="dxa"/>
          </w:tcPr>
          <w:p w14:paraId="421880A9" w14:textId="77777777" w:rsidR="007775D6" w:rsidRPr="009D1F1B" w:rsidRDefault="007775D6" w:rsidP="003E47BB">
            <w:pPr>
              <w:spacing w:line="240" w:lineRule="auto"/>
              <w:rPr>
                <w:rFonts w:cs="Arial"/>
              </w:rPr>
            </w:pPr>
            <w:r w:rsidRPr="009D1F1B">
              <w:rPr>
                <w:rFonts w:cs="Arial"/>
              </w:rPr>
              <w:t>PM-15</w:t>
            </w:r>
          </w:p>
        </w:tc>
        <w:tc>
          <w:tcPr>
            <w:tcW w:w="2268" w:type="dxa"/>
          </w:tcPr>
          <w:p w14:paraId="410C99FA" w14:textId="77777777" w:rsidR="007775D6" w:rsidRPr="009D1F1B" w:rsidRDefault="007775D6" w:rsidP="003E47BB">
            <w:pPr>
              <w:spacing w:line="240" w:lineRule="auto"/>
              <w:rPr>
                <w:rFonts w:cs="Arial"/>
              </w:rPr>
            </w:pPr>
            <w:r w:rsidRPr="009D1F1B">
              <w:rPr>
                <w:rFonts w:cs="Arial"/>
              </w:rPr>
              <w:t>Export Control List</w:t>
            </w:r>
          </w:p>
        </w:tc>
        <w:tc>
          <w:tcPr>
            <w:tcW w:w="284" w:type="dxa"/>
          </w:tcPr>
          <w:p w14:paraId="1B7BE9B5" w14:textId="77777777" w:rsidR="007775D6" w:rsidRPr="009D1F1B" w:rsidRDefault="007775D6" w:rsidP="003E47BB">
            <w:pPr>
              <w:spacing w:line="240" w:lineRule="auto"/>
              <w:rPr>
                <w:rFonts w:cs="Arial"/>
              </w:rPr>
            </w:pPr>
            <w:r w:rsidRPr="009D1F1B">
              <w:rPr>
                <w:rFonts w:cs="Arial"/>
              </w:rPr>
              <w:t>x</w:t>
            </w:r>
          </w:p>
        </w:tc>
        <w:tc>
          <w:tcPr>
            <w:tcW w:w="284" w:type="dxa"/>
          </w:tcPr>
          <w:p w14:paraId="7BC18F14" w14:textId="058BAD63" w:rsidR="007775D6" w:rsidRPr="009D1F1B" w:rsidRDefault="007775D6" w:rsidP="003E47BB">
            <w:pPr>
              <w:spacing w:line="240" w:lineRule="auto"/>
              <w:rPr>
                <w:rFonts w:cs="Arial"/>
              </w:rPr>
            </w:pPr>
          </w:p>
        </w:tc>
        <w:tc>
          <w:tcPr>
            <w:tcW w:w="284" w:type="dxa"/>
          </w:tcPr>
          <w:p w14:paraId="4B9AF9A9" w14:textId="77777777" w:rsidR="007775D6" w:rsidRPr="009D1F1B" w:rsidRDefault="007775D6" w:rsidP="003E47BB">
            <w:pPr>
              <w:spacing w:line="240" w:lineRule="auto"/>
              <w:rPr>
                <w:rFonts w:cs="Arial"/>
              </w:rPr>
            </w:pPr>
            <w:r w:rsidRPr="009D1F1B">
              <w:rPr>
                <w:rFonts w:cs="Arial"/>
              </w:rPr>
              <w:t>x</w:t>
            </w:r>
          </w:p>
        </w:tc>
        <w:tc>
          <w:tcPr>
            <w:tcW w:w="284" w:type="dxa"/>
          </w:tcPr>
          <w:p w14:paraId="1368AAEE" w14:textId="77777777" w:rsidR="007775D6" w:rsidRPr="009D1F1B" w:rsidRDefault="007775D6" w:rsidP="003E47BB">
            <w:pPr>
              <w:spacing w:line="240" w:lineRule="auto"/>
              <w:rPr>
                <w:rFonts w:cs="Arial"/>
              </w:rPr>
            </w:pPr>
            <w:r w:rsidRPr="009D1F1B">
              <w:rPr>
                <w:rFonts w:cs="Arial"/>
              </w:rPr>
              <w:t>x</w:t>
            </w:r>
          </w:p>
        </w:tc>
        <w:tc>
          <w:tcPr>
            <w:tcW w:w="284" w:type="dxa"/>
          </w:tcPr>
          <w:p w14:paraId="31721A78" w14:textId="77777777" w:rsidR="007775D6" w:rsidRPr="009D1F1B" w:rsidRDefault="007775D6" w:rsidP="003E47BB">
            <w:pPr>
              <w:spacing w:line="240" w:lineRule="auto"/>
              <w:rPr>
                <w:rFonts w:cs="Arial"/>
              </w:rPr>
            </w:pPr>
          </w:p>
        </w:tc>
        <w:tc>
          <w:tcPr>
            <w:tcW w:w="284" w:type="dxa"/>
          </w:tcPr>
          <w:p w14:paraId="016E354E" w14:textId="77777777" w:rsidR="007775D6" w:rsidRPr="009D1F1B" w:rsidRDefault="007775D6" w:rsidP="003E47BB">
            <w:pPr>
              <w:spacing w:line="240" w:lineRule="auto"/>
              <w:rPr>
                <w:rFonts w:cs="Arial"/>
              </w:rPr>
            </w:pPr>
          </w:p>
        </w:tc>
        <w:tc>
          <w:tcPr>
            <w:tcW w:w="284" w:type="dxa"/>
          </w:tcPr>
          <w:p w14:paraId="18687C7D" w14:textId="77777777" w:rsidR="007775D6" w:rsidRPr="009D1F1B" w:rsidRDefault="007775D6" w:rsidP="003E47BB">
            <w:pPr>
              <w:spacing w:line="240" w:lineRule="auto"/>
              <w:rPr>
                <w:rFonts w:cs="Arial"/>
              </w:rPr>
            </w:pPr>
            <w:r w:rsidRPr="009D1F1B">
              <w:rPr>
                <w:rFonts w:cs="Arial"/>
              </w:rPr>
              <w:t>x</w:t>
            </w:r>
          </w:p>
        </w:tc>
        <w:tc>
          <w:tcPr>
            <w:tcW w:w="284" w:type="dxa"/>
          </w:tcPr>
          <w:p w14:paraId="7B7C934F"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284" w:type="dxa"/>
          </w:tcPr>
          <w:p w14:paraId="752C3DF9" w14:textId="77777777" w:rsidR="007775D6" w:rsidRPr="009D1F1B" w:rsidRDefault="007775D6" w:rsidP="003E47BB">
            <w:pPr>
              <w:spacing w:line="240" w:lineRule="auto"/>
              <w:rPr>
                <w:rFonts w:cs="Arial"/>
              </w:rPr>
            </w:pPr>
            <w:r w:rsidRPr="009D1F1B">
              <w:rPr>
                <w:rFonts w:cs="Arial"/>
              </w:rPr>
              <w:t>R</w:t>
            </w:r>
          </w:p>
        </w:tc>
        <w:tc>
          <w:tcPr>
            <w:tcW w:w="2268" w:type="dxa"/>
          </w:tcPr>
          <w:p w14:paraId="3D527876" w14:textId="77777777" w:rsidR="007775D6" w:rsidRPr="009D1F1B" w:rsidRDefault="007775D6" w:rsidP="003E47BB">
            <w:pPr>
              <w:spacing w:line="240" w:lineRule="auto"/>
              <w:rPr>
                <w:rFonts w:cs="Arial"/>
              </w:rPr>
            </w:pPr>
            <w:r>
              <w:rPr>
                <w:rFonts w:cs="Arial"/>
              </w:rPr>
              <w:t>See also Annex A</w:t>
            </w:r>
          </w:p>
        </w:tc>
      </w:tr>
      <w:tr w:rsidR="007775D6" w:rsidRPr="009D1F1B" w14:paraId="0D826F4F" w14:textId="77777777" w:rsidTr="00B179F8">
        <w:tc>
          <w:tcPr>
            <w:tcW w:w="833" w:type="dxa"/>
            <w:tcBorders>
              <w:top w:val="single" w:sz="4" w:space="0" w:color="auto"/>
              <w:left w:val="single" w:sz="4" w:space="0" w:color="auto"/>
              <w:bottom w:val="single" w:sz="4" w:space="0" w:color="auto"/>
              <w:right w:val="single" w:sz="4" w:space="0" w:color="auto"/>
            </w:tcBorders>
          </w:tcPr>
          <w:p w14:paraId="0D1B1930" w14:textId="77777777" w:rsidR="007775D6" w:rsidRPr="009D1F1B" w:rsidRDefault="007775D6" w:rsidP="003E47BB">
            <w:pPr>
              <w:spacing w:line="240" w:lineRule="auto"/>
              <w:rPr>
                <w:rFonts w:cs="Arial"/>
              </w:rPr>
            </w:pPr>
            <w:r w:rsidRPr="009D1F1B">
              <w:rPr>
                <w:rFonts w:cs="Arial"/>
              </w:rPr>
              <w:t>PM-16</w:t>
            </w:r>
          </w:p>
        </w:tc>
        <w:tc>
          <w:tcPr>
            <w:tcW w:w="2268" w:type="dxa"/>
            <w:tcBorders>
              <w:top w:val="single" w:sz="4" w:space="0" w:color="auto"/>
              <w:left w:val="single" w:sz="4" w:space="0" w:color="auto"/>
              <w:bottom w:val="single" w:sz="4" w:space="0" w:color="auto"/>
              <w:right w:val="single" w:sz="4" w:space="0" w:color="auto"/>
            </w:tcBorders>
          </w:tcPr>
          <w:p w14:paraId="63A20A8C" w14:textId="77777777" w:rsidR="007775D6" w:rsidRPr="009D1F1B" w:rsidRDefault="007775D6" w:rsidP="003E47BB">
            <w:pPr>
              <w:spacing w:line="240" w:lineRule="auto"/>
              <w:rPr>
                <w:rFonts w:cs="Arial"/>
              </w:rPr>
            </w:pPr>
            <w:r w:rsidRPr="009D1F1B">
              <w:rPr>
                <w:rFonts w:cs="Arial"/>
              </w:rPr>
              <w:t>Configuration Management Plan</w:t>
            </w:r>
          </w:p>
        </w:tc>
        <w:tc>
          <w:tcPr>
            <w:tcW w:w="284" w:type="dxa"/>
            <w:tcBorders>
              <w:top w:val="single" w:sz="4" w:space="0" w:color="auto"/>
              <w:left w:val="single" w:sz="4" w:space="0" w:color="auto"/>
              <w:bottom w:val="single" w:sz="4" w:space="0" w:color="auto"/>
              <w:right w:val="single" w:sz="4" w:space="0" w:color="auto"/>
            </w:tcBorders>
          </w:tcPr>
          <w:p w14:paraId="5A7B7AF8" w14:textId="5A875720"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4E295B54" w14:textId="15264E41"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3A17A30"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4D940A8"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D922FDF"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C433264"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AAFA7B5"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5FC19D79"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1C3192E"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54A9B49B" w14:textId="77777777" w:rsidR="007775D6" w:rsidRPr="009D1F1B" w:rsidRDefault="007775D6" w:rsidP="003E47BB">
            <w:pPr>
              <w:spacing w:line="240" w:lineRule="auto"/>
              <w:rPr>
                <w:rFonts w:cs="Arial"/>
              </w:rPr>
            </w:pPr>
            <w:r w:rsidRPr="009D1F1B">
              <w:rPr>
                <w:rFonts w:cs="Arial"/>
              </w:rPr>
              <w:t>According to ECSS-M-ST-40C, Annex A. or included in PM-01</w:t>
            </w:r>
          </w:p>
        </w:tc>
      </w:tr>
      <w:tr w:rsidR="007775D6" w:rsidRPr="009D1F1B" w14:paraId="7E5A924F" w14:textId="77777777" w:rsidTr="00B179F8">
        <w:tc>
          <w:tcPr>
            <w:tcW w:w="833" w:type="dxa"/>
            <w:tcBorders>
              <w:top w:val="single" w:sz="4" w:space="0" w:color="auto"/>
              <w:left w:val="single" w:sz="4" w:space="0" w:color="auto"/>
              <w:bottom w:val="single" w:sz="4" w:space="0" w:color="auto"/>
              <w:right w:val="single" w:sz="4" w:space="0" w:color="auto"/>
            </w:tcBorders>
          </w:tcPr>
          <w:p w14:paraId="5FF4EABC" w14:textId="77777777" w:rsidR="007775D6" w:rsidRPr="009D1F1B" w:rsidRDefault="007775D6" w:rsidP="003E47BB">
            <w:pPr>
              <w:spacing w:line="240" w:lineRule="auto"/>
              <w:rPr>
                <w:rFonts w:cs="Arial"/>
              </w:rPr>
            </w:pPr>
            <w:r w:rsidRPr="009D1F1B">
              <w:rPr>
                <w:rFonts w:cs="Arial"/>
              </w:rPr>
              <w:t>PM-17</w:t>
            </w:r>
          </w:p>
        </w:tc>
        <w:tc>
          <w:tcPr>
            <w:tcW w:w="2268" w:type="dxa"/>
            <w:tcBorders>
              <w:top w:val="single" w:sz="4" w:space="0" w:color="auto"/>
              <w:left w:val="single" w:sz="4" w:space="0" w:color="auto"/>
              <w:bottom w:val="single" w:sz="4" w:space="0" w:color="auto"/>
              <w:right w:val="single" w:sz="4" w:space="0" w:color="auto"/>
            </w:tcBorders>
          </w:tcPr>
          <w:p w14:paraId="51DE219C" w14:textId="77777777" w:rsidR="007775D6" w:rsidRPr="009D1F1B" w:rsidRDefault="007775D6" w:rsidP="003E47BB">
            <w:pPr>
              <w:spacing w:line="240" w:lineRule="auto"/>
              <w:rPr>
                <w:rFonts w:cs="Arial"/>
              </w:rPr>
            </w:pPr>
            <w:r w:rsidRPr="009D1F1B">
              <w:rPr>
                <w:rFonts w:cs="Arial"/>
              </w:rPr>
              <w:t>Risk Management Plan</w:t>
            </w:r>
          </w:p>
        </w:tc>
        <w:tc>
          <w:tcPr>
            <w:tcW w:w="284" w:type="dxa"/>
            <w:tcBorders>
              <w:top w:val="single" w:sz="4" w:space="0" w:color="auto"/>
              <w:left w:val="single" w:sz="4" w:space="0" w:color="auto"/>
              <w:bottom w:val="single" w:sz="4" w:space="0" w:color="auto"/>
              <w:right w:val="single" w:sz="4" w:space="0" w:color="auto"/>
            </w:tcBorders>
          </w:tcPr>
          <w:p w14:paraId="51BC4C6A" w14:textId="7994CF1A"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3FCC6A2E" w14:textId="5CDA2130"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012413A"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75D11BA"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487E0D99"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6DC7855"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AA4717C"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1A247E2"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9AC9EE4"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5E5858FC" w14:textId="77777777" w:rsidR="007775D6" w:rsidRPr="009D1F1B" w:rsidRDefault="007775D6" w:rsidP="003E47BB">
            <w:pPr>
              <w:spacing w:line="240" w:lineRule="auto"/>
              <w:rPr>
                <w:rFonts w:cs="Arial"/>
              </w:rPr>
            </w:pPr>
            <w:proofErr w:type="spellStart"/>
            <w:r w:rsidRPr="009D1F1B">
              <w:rPr>
                <w:rFonts w:cs="Arial"/>
              </w:rPr>
              <w:t>Selfstanding</w:t>
            </w:r>
            <w:proofErr w:type="spellEnd"/>
            <w:r w:rsidRPr="009D1F1B">
              <w:rPr>
                <w:rFonts w:cs="Arial"/>
              </w:rPr>
              <w:t xml:space="preserve"> </w:t>
            </w:r>
            <w:proofErr w:type="gramStart"/>
            <w:r w:rsidRPr="009D1F1B">
              <w:rPr>
                <w:rFonts w:cs="Arial"/>
              </w:rPr>
              <w:t>document  or</w:t>
            </w:r>
            <w:proofErr w:type="gramEnd"/>
            <w:r w:rsidRPr="009D1F1B">
              <w:rPr>
                <w:rFonts w:cs="Arial"/>
              </w:rPr>
              <w:t xml:space="preserve"> included in PM-01</w:t>
            </w:r>
          </w:p>
        </w:tc>
      </w:tr>
      <w:tr w:rsidR="007775D6" w:rsidRPr="009D1F1B" w14:paraId="4E783986" w14:textId="77777777" w:rsidTr="00B179F8">
        <w:tc>
          <w:tcPr>
            <w:tcW w:w="833" w:type="dxa"/>
            <w:tcBorders>
              <w:top w:val="single" w:sz="4" w:space="0" w:color="auto"/>
              <w:left w:val="single" w:sz="4" w:space="0" w:color="auto"/>
              <w:bottom w:val="single" w:sz="4" w:space="0" w:color="auto"/>
              <w:right w:val="single" w:sz="4" w:space="0" w:color="auto"/>
            </w:tcBorders>
          </w:tcPr>
          <w:p w14:paraId="73ABEDF0" w14:textId="77777777" w:rsidR="007775D6" w:rsidRPr="009D1F1B" w:rsidRDefault="007775D6" w:rsidP="003E47BB">
            <w:pPr>
              <w:spacing w:line="240" w:lineRule="auto"/>
              <w:rPr>
                <w:rFonts w:cs="Arial"/>
              </w:rPr>
            </w:pPr>
            <w:r w:rsidRPr="009D1F1B">
              <w:rPr>
                <w:rFonts w:cs="Arial"/>
              </w:rPr>
              <w:t>PM-18</w:t>
            </w:r>
          </w:p>
        </w:tc>
        <w:tc>
          <w:tcPr>
            <w:tcW w:w="2268" w:type="dxa"/>
            <w:tcBorders>
              <w:top w:val="single" w:sz="4" w:space="0" w:color="auto"/>
              <w:left w:val="single" w:sz="4" w:space="0" w:color="auto"/>
              <w:bottom w:val="single" w:sz="4" w:space="0" w:color="auto"/>
              <w:right w:val="single" w:sz="4" w:space="0" w:color="auto"/>
            </w:tcBorders>
          </w:tcPr>
          <w:p w14:paraId="25D3F92A" w14:textId="77777777" w:rsidR="007775D6" w:rsidRPr="009D1F1B" w:rsidRDefault="007775D6" w:rsidP="003E47BB">
            <w:pPr>
              <w:spacing w:line="240" w:lineRule="auto"/>
              <w:rPr>
                <w:rFonts w:cs="Arial"/>
              </w:rPr>
            </w:pPr>
            <w:r w:rsidRPr="009D1F1B">
              <w:rPr>
                <w:rFonts w:cs="Arial"/>
              </w:rPr>
              <w:t>Work Breakdown Structure</w:t>
            </w:r>
          </w:p>
        </w:tc>
        <w:tc>
          <w:tcPr>
            <w:tcW w:w="284" w:type="dxa"/>
            <w:tcBorders>
              <w:top w:val="single" w:sz="4" w:space="0" w:color="auto"/>
              <w:left w:val="single" w:sz="4" w:space="0" w:color="auto"/>
              <w:bottom w:val="single" w:sz="4" w:space="0" w:color="auto"/>
              <w:right w:val="single" w:sz="4" w:space="0" w:color="auto"/>
            </w:tcBorders>
          </w:tcPr>
          <w:p w14:paraId="500A862A" w14:textId="37381B4F"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3EC9E528"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268F896"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0157026"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17C63F6"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C13751D"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DD9504E"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4EA8C48"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35144A03"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6668187C" w14:textId="77777777" w:rsidR="007775D6" w:rsidRDefault="007775D6" w:rsidP="003E47BB">
            <w:pPr>
              <w:spacing w:line="240" w:lineRule="auto"/>
              <w:rPr>
                <w:rFonts w:cs="Arial"/>
              </w:rPr>
            </w:pPr>
            <w:r w:rsidRPr="00C04D8E">
              <w:rPr>
                <w:rFonts w:cs="Arial"/>
              </w:rPr>
              <w:t>As per Annex C of ECSS-M-ST-10C</w:t>
            </w:r>
          </w:p>
          <w:p w14:paraId="428048DE" w14:textId="77777777" w:rsidR="007775D6" w:rsidRPr="009D1F1B" w:rsidRDefault="007775D6" w:rsidP="003E47BB">
            <w:pPr>
              <w:spacing w:line="240" w:lineRule="auto"/>
              <w:rPr>
                <w:rFonts w:cs="Arial"/>
              </w:rPr>
            </w:pPr>
          </w:p>
        </w:tc>
      </w:tr>
      <w:tr w:rsidR="007775D6" w:rsidRPr="009D1F1B" w14:paraId="3234B028" w14:textId="77777777" w:rsidTr="00B179F8">
        <w:tc>
          <w:tcPr>
            <w:tcW w:w="833" w:type="dxa"/>
            <w:tcBorders>
              <w:top w:val="single" w:sz="4" w:space="0" w:color="auto"/>
              <w:left w:val="single" w:sz="4" w:space="0" w:color="auto"/>
              <w:bottom w:val="single" w:sz="4" w:space="0" w:color="auto"/>
              <w:right w:val="single" w:sz="4" w:space="0" w:color="auto"/>
            </w:tcBorders>
          </w:tcPr>
          <w:p w14:paraId="7543B174" w14:textId="77777777" w:rsidR="007775D6" w:rsidRPr="009D1F1B" w:rsidRDefault="007775D6" w:rsidP="003E47BB">
            <w:pPr>
              <w:spacing w:line="240" w:lineRule="auto"/>
              <w:rPr>
                <w:rFonts w:cs="Arial"/>
              </w:rPr>
            </w:pPr>
            <w:r w:rsidRPr="009D1F1B">
              <w:rPr>
                <w:rFonts w:cs="Arial"/>
              </w:rPr>
              <w:t>PM-19</w:t>
            </w:r>
          </w:p>
        </w:tc>
        <w:tc>
          <w:tcPr>
            <w:tcW w:w="2268" w:type="dxa"/>
            <w:tcBorders>
              <w:top w:val="single" w:sz="4" w:space="0" w:color="auto"/>
              <w:left w:val="single" w:sz="4" w:space="0" w:color="auto"/>
              <w:bottom w:val="single" w:sz="4" w:space="0" w:color="auto"/>
              <w:right w:val="single" w:sz="4" w:space="0" w:color="auto"/>
            </w:tcBorders>
          </w:tcPr>
          <w:p w14:paraId="40FB9EEF" w14:textId="77777777" w:rsidR="007775D6" w:rsidRPr="009D1F1B" w:rsidRDefault="007775D6" w:rsidP="003E47BB">
            <w:pPr>
              <w:spacing w:line="240" w:lineRule="auto"/>
              <w:rPr>
                <w:rFonts w:cs="Arial"/>
              </w:rPr>
            </w:pPr>
            <w:r w:rsidRPr="009D1F1B">
              <w:rPr>
                <w:rFonts w:cs="Arial"/>
              </w:rPr>
              <w:t>Work Package Description</w:t>
            </w:r>
          </w:p>
        </w:tc>
        <w:tc>
          <w:tcPr>
            <w:tcW w:w="284" w:type="dxa"/>
            <w:tcBorders>
              <w:top w:val="single" w:sz="4" w:space="0" w:color="auto"/>
              <w:left w:val="single" w:sz="4" w:space="0" w:color="auto"/>
              <w:bottom w:val="single" w:sz="4" w:space="0" w:color="auto"/>
              <w:right w:val="single" w:sz="4" w:space="0" w:color="auto"/>
            </w:tcBorders>
          </w:tcPr>
          <w:p w14:paraId="100D10F7" w14:textId="7E7C7C9D"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0509AE9"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F53CBEB"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CC29FBC"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176ACF6"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0D64603"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E6B74DB"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B6EFA2F"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5B80A408"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7121A144" w14:textId="77777777" w:rsidR="007775D6" w:rsidRPr="009D1F1B" w:rsidRDefault="007775D6" w:rsidP="003E47BB">
            <w:pPr>
              <w:spacing w:line="240" w:lineRule="auto"/>
              <w:rPr>
                <w:rFonts w:cs="Arial"/>
              </w:rPr>
            </w:pPr>
            <w:r w:rsidRPr="00C04D8E">
              <w:rPr>
                <w:rFonts w:cs="Arial"/>
              </w:rPr>
              <w:t>As per Annex C of ECSS-M-ST-10C</w:t>
            </w:r>
          </w:p>
        </w:tc>
      </w:tr>
      <w:tr w:rsidR="007775D6" w:rsidRPr="009D1F1B" w14:paraId="3C084561" w14:textId="77777777" w:rsidTr="00B179F8">
        <w:tc>
          <w:tcPr>
            <w:tcW w:w="833" w:type="dxa"/>
            <w:tcBorders>
              <w:top w:val="single" w:sz="4" w:space="0" w:color="auto"/>
              <w:left w:val="single" w:sz="4" w:space="0" w:color="auto"/>
              <w:bottom w:val="single" w:sz="4" w:space="0" w:color="auto"/>
              <w:right w:val="single" w:sz="4" w:space="0" w:color="auto"/>
            </w:tcBorders>
          </w:tcPr>
          <w:p w14:paraId="2A56AB26" w14:textId="77777777" w:rsidR="007775D6" w:rsidRPr="009D1F1B" w:rsidRDefault="007775D6" w:rsidP="003E47BB">
            <w:pPr>
              <w:spacing w:line="240" w:lineRule="auto"/>
              <w:rPr>
                <w:rFonts w:cs="Arial"/>
              </w:rPr>
            </w:pPr>
            <w:r w:rsidRPr="009D1F1B">
              <w:rPr>
                <w:rFonts w:cs="Arial"/>
              </w:rPr>
              <w:lastRenderedPageBreak/>
              <w:t>PM-20</w:t>
            </w:r>
          </w:p>
        </w:tc>
        <w:tc>
          <w:tcPr>
            <w:tcW w:w="2268" w:type="dxa"/>
            <w:tcBorders>
              <w:top w:val="single" w:sz="4" w:space="0" w:color="auto"/>
              <w:left w:val="single" w:sz="4" w:space="0" w:color="auto"/>
              <w:bottom w:val="single" w:sz="4" w:space="0" w:color="auto"/>
              <w:right w:val="single" w:sz="4" w:space="0" w:color="auto"/>
            </w:tcBorders>
          </w:tcPr>
          <w:p w14:paraId="59F0A89F" w14:textId="77777777" w:rsidR="007775D6" w:rsidRPr="009D1F1B" w:rsidRDefault="007775D6" w:rsidP="003E47BB">
            <w:pPr>
              <w:spacing w:line="240" w:lineRule="auto"/>
              <w:rPr>
                <w:rFonts w:cs="Arial"/>
              </w:rPr>
            </w:pPr>
            <w:r w:rsidRPr="009D1F1B">
              <w:rPr>
                <w:rFonts w:cs="Arial"/>
              </w:rPr>
              <w:t>Milestone Payment Plan (MPP)</w:t>
            </w:r>
          </w:p>
        </w:tc>
        <w:tc>
          <w:tcPr>
            <w:tcW w:w="284" w:type="dxa"/>
            <w:tcBorders>
              <w:top w:val="single" w:sz="4" w:space="0" w:color="auto"/>
              <w:left w:val="single" w:sz="4" w:space="0" w:color="auto"/>
              <w:bottom w:val="single" w:sz="4" w:space="0" w:color="auto"/>
              <w:right w:val="single" w:sz="4" w:space="0" w:color="auto"/>
            </w:tcBorders>
          </w:tcPr>
          <w:p w14:paraId="0081B11C"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0A742E61"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624035A"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4EA156F1"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E91496F"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46BAFC71"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B8669BC"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E9354A5"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52327D1"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50BB49BA" w14:textId="77777777" w:rsidR="007775D6" w:rsidRPr="009D1F1B" w:rsidRDefault="007775D6" w:rsidP="003E47BB">
            <w:pPr>
              <w:spacing w:line="240" w:lineRule="auto"/>
              <w:rPr>
                <w:rFonts w:cs="Arial"/>
              </w:rPr>
            </w:pPr>
            <w:r w:rsidRPr="00C04D8E">
              <w:rPr>
                <w:rFonts w:cs="Arial"/>
              </w:rPr>
              <w:t xml:space="preserve">As per Annex </w:t>
            </w:r>
            <w:r>
              <w:rPr>
                <w:rFonts w:cs="Arial"/>
              </w:rPr>
              <w:t>H</w:t>
            </w:r>
            <w:r w:rsidRPr="00C04D8E">
              <w:rPr>
                <w:rFonts w:cs="Arial"/>
              </w:rPr>
              <w:t xml:space="preserve"> of ECSS-M-ST-60C</w:t>
            </w:r>
          </w:p>
        </w:tc>
      </w:tr>
      <w:tr w:rsidR="007775D6" w:rsidRPr="009D1F1B" w14:paraId="5835C50B" w14:textId="77777777" w:rsidTr="00B179F8">
        <w:tc>
          <w:tcPr>
            <w:tcW w:w="833" w:type="dxa"/>
            <w:tcBorders>
              <w:top w:val="single" w:sz="4" w:space="0" w:color="auto"/>
              <w:left w:val="single" w:sz="4" w:space="0" w:color="auto"/>
              <w:bottom w:val="single" w:sz="4" w:space="0" w:color="auto"/>
              <w:right w:val="single" w:sz="4" w:space="0" w:color="auto"/>
            </w:tcBorders>
          </w:tcPr>
          <w:p w14:paraId="245A67CB" w14:textId="77777777" w:rsidR="007775D6" w:rsidRPr="009D1F1B" w:rsidRDefault="007775D6" w:rsidP="003E47BB">
            <w:pPr>
              <w:spacing w:line="240" w:lineRule="auto"/>
              <w:rPr>
                <w:rFonts w:cs="Arial"/>
              </w:rPr>
            </w:pPr>
            <w:r w:rsidRPr="009D1F1B">
              <w:rPr>
                <w:rFonts w:cs="Arial"/>
              </w:rPr>
              <w:t>PM-21</w:t>
            </w:r>
          </w:p>
        </w:tc>
        <w:tc>
          <w:tcPr>
            <w:tcW w:w="2268" w:type="dxa"/>
            <w:tcBorders>
              <w:top w:val="single" w:sz="4" w:space="0" w:color="auto"/>
              <w:left w:val="single" w:sz="4" w:space="0" w:color="auto"/>
              <w:bottom w:val="single" w:sz="4" w:space="0" w:color="auto"/>
              <w:right w:val="single" w:sz="4" w:space="0" w:color="auto"/>
            </w:tcBorders>
          </w:tcPr>
          <w:p w14:paraId="3B4C8A26" w14:textId="77777777" w:rsidR="007775D6" w:rsidRPr="009D1F1B" w:rsidRDefault="007775D6" w:rsidP="003E47BB">
            <w:pPr>
              <w:spacing w:line="240" w:lineRule="auto"/>
              <w:rPr>
                <w:rFonts w:cs="Arial"/>
              </w:rPr>
            </w:pPr>
            <w:r w:rsidRPr="009D1F1B">
              <w:rPr>
                <w:rFonts w:cs="Arial"/>
              </w:rPr>
              <w:t>Compliance Matrix to SOW</w:t>
            </w:r>
          </w:p>
        </w:tc>
        <w:tc>
          <w:tcPr>
            <w:tcW w:w="284" w:type="dxa"/>
            <w:tcBorders>
              <w:top w:val="single" w:sz="4" w:space="0" w:color="auto"/>
              <w:left w:val="single" w:sz="4" w:space="0" w:color="auto"/>
              <w:bottom w:val="single" w:sz="4" w:space="0" w:color="auto"/>
              <w:right w:val="single" w:sz="4" w:space="0" w:color="auto"/>
            </w:tcBorders>
          </w:tcPr>
          <w:p w14:paraId="025C9E83"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3639BEBD" w14:textId="08C587DA"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60572683"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A6D55DF"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F83FD2B"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5941418"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D242AC2"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F891A50"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9C32DA1" w14:textId="77777777" w:rsidR="007775D6" w:rsidRPr="009D1F1B" w:rsidRDefault="007775D6" w:rsidP="003E47BB">
            <w:pPr>
              <w:spacing w:line="240" w:lineRule="auto"/>
              <w:rPr>
                <w:rFonts w:cs="Arial"/>
              </w:rPr>
            </w:pPr>
            <w:r w:rsidRPr="009D1F1B">
              <w:rPr>
                <w:rFonts w:cs="Arial"/>
              </w:rPr>
              <w:t>A</w:t>
            </w:r>
          </w:p>
        </w:tc>
        <w:tc>
          <w:tcPr>
            <w:tcW w:w="2268" w:type="dxa"/>
            <w:tcBorders>
              <w:top w:val="single" w:sz="4" w:space="0" w:color="auto"/>
              <w:left w:val="single" w:sz="4" w:space="0" w:color="auto"/>
              <w:bottom w:val="single" w:sz="4" w:space="0" w:color="auto"/>
              <w:right w:val="single" w:sz="4" w:space="0" w:color="auto"/>
            </w:tcBorders>
          </w:tcPr>
          <w:p w14:paraId="6FBA46A9" w14:textId="77777777" w:rsidR="007775D6" w:rsidRPr="009D1F1B" w:rsidRDefault="007775D6" w:rsidP="003E47BB">
            <w:pPr>
              <w:spacing w:line="240" w:lineRule="auto"/>
              <w:rPr>
                <w:rFonts w:cs="Arial"/>
              </w:rPr>
            </w:pPr>
          </w:p>
        </w:tc>
      </w:tr>
      <w:tr w:rsidR="007775D6" w:rsidRPr="009D1F1B" w14:paraId="2A9F1CEE" w14:textId="77777777" w:rsidTr="00B179F8">
        <w:tc>
          <w:tcPr>
            <w:tcW w:w="833" w:type="dxa"/>
            <w:tcBorders>
              <w:top w:val="single" w:sz="4" w:space="0" w:color="auto"/>
              <w:left w:val="single" w:sz="4" w:space="0" w:color="auto"/>
              <w:bottom w:val="single" w:sz="4" w:space="0" w:color="auto"/>
              <w:right w:val="single" w:sz="4" w:space="0" w:color="auto"/>
            </w:tcBorders>
          </w:tcPr>
          <w:p w14:paraId="21D51662" w14:textId="77777777" w:rsidR="007775D6" w:rsidRPr="009D1F1B" w:rsidRDefault="007775D6" w:rsidP="003E47BB">
            <w:pPr>
              <w:spacing w:line="240" w:lineRule="auto"/>
              <w:rPr>
                <w:rFonts w:cs="Arial"/>
              </w:rPr>
            </w:pPr>
            <w:r w:rsidRPr="009D1F1B">
              <w:rPr>
                <w:rFonts w:cs="Arial"/>
              </w:rPr>
              <w:t>PM-22</w:t>
            </w:r>
          </w:p>
        </w:tc>
        <w:tc>
          <w:tcPr>
            <w:tcW w:w="2268" w:type="dxa"/>
            <w:tcBorders>
              <w:top w:val="single" w:sz="4" w:space="0" w:color="auto"/>
              <w:left w:val="single" w:sz="4" w:space="0" w:color="auto"/>
              <w:bottom w:val="single" w:sz="4" w:space="0" w:color="auto"/>
              <w:right w:val="single" w:sz="4" w:space="0" w:color="auto"/>
            </w:tcBorders>
          </w:tcPr>
          <w:p w14:paraId="06C869D9" w14:textId="77777777" w:rsidR="007775D6" w:rsidRPr="009D1F1B" w:rsidRDefault="007775D6" w:rsidP="003E47BB">
            <w:pPr>
              <w:spacing w:line="240" w:lineRule="auto"/>
              <w:rPr>
                <w:rFonts w:cs="Arial"/>
              </w:rPr>
            </w:pPr>
            <w:r w:rsidRPr="009D1F1B">
              <w:rPr>
                <w:rFonts w:cs="Arial"/>
              </w:rPr>
              <w:t>RFD/RFW Status List</w:t>
            </w:r>
          </w:p>
        </w:tc>
        <w:tc>
          <w:tcPr>
            <w:tcW w:w="284" w:type="dxa"/>
            <w:tcBorders>
              <w:top w:val="single" w:sz="4" w:space="0" w:color="auto"/>
              <w:left w:val="single" w:sz="4" w:space="0" w:color="auto"/>
              <w:bottom w:val="single" w:sz="4" w:space="0" w:color="auto"/>
              <w:right w:val="single" w:sz="4" w:space="0" w:color="auto"/>
            </w:tcBorders>
          </w:tcPr>
          <w:p w14:paraId="51915ECE"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50EEEEC9"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794B68B6"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5CFD0A32"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727D1892"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44249545"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12677818" w14:textId="77777777" w:rsidR="007775D6" w:rsidRPr="009D1F1B" w:rsidRDefault="007775D6" w:rsidP="003E47BB">
            <w:pPr>
              <w:spacing w:line="240" w:lineRule="auto"/>
              <w:rPr>
                <w:rFonts w:cs="Arial"/>
              </w:rPr>
            </w:pPr>
            <w:r w:rsidRPr="009D1F1B">
              <w:rPr>
                <w:rFonts w:cs="Arial"/>
              </w:rPr>
              <w:t>x</w:t>
            </w:r>
          </w:p>
        </w:tc>
        <w:tc>
          <w:tcPr>
            <w:tcW w:w="284" w:type="dxa"/>
            <w:tcBorders>
              <w:top w:val="single" w:sz="4" w:space="0" w:color="auto"/>
              <w:left w:val="single" w:sz="4" w:space="0" w:color="auto"/>
              <w:bottom w:val="single" w:sz="4" w:space="0" w:color="auto"/>
              <w:right w:val="single" w:sz="4" w:space="0" w:color="auto"/>
            </w:tcBorders>
          </w:tcPr>
          <w:p w14:paraId="2676E2D9" w14:textId="77777777" w:rsidR="007775D6" w:rsidRPr="009D1F1B" w:rsidRDefault="007775D6" w:rsidP="003E47BB">
            <w:pPr>
              <w:spacing w:line="240"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39E9662A" w14:textId="77777777" w:rsidR="007775D6" w:rsidRPr="009D1F1B" w:rsidRDefault="007775D6" w:rsidP="003E47BB">
            <w:pPr>
              <w:spacing w:line="240" w:lineRule="auto"/>
              <w:rPr>
                <w:rFonts w:cs="Arial"/>
              </w:rPr>
            </w:pPr>
            <w:r w:rsidRPr="009D1F1B">
              <w:rPr>
                <w:rFonts w:cs="Arial"/>
              </w:rPr>
              <w:t>I</w:t>
            </w:r>
          </w:p>
        </w:tc>
        <w:tc>
          <w:tcPr>
            <w:tcW w:w="2268" w:type="dxa"/>
            <w:tcBorders>
              <w:top w:val="single" w:sz="4" w:space="0" w:color="auto"/>
              <w:left w:val="single" w:sz="4" w:space="0" w:color="auto"/>
              <w:bottom w:val="single" w:sz="4" w:space="0" w:color="auto"/>
              <w:right w:val="single" w:sz="4" w:space="0" w:color="auto"/>
            </w:tcBorders>
          </w:tcPr>
          <w:p w14:paraId="4A013019" w14:textId="77777777" w:rsidR="007775D6" w:rsidRPr="009D1F1B" w:rsidRDefault="007775D6" w:rsidP="003E47BB">
            <w:pPr>
              <w:spacing w:line="240" w:lineRule="auto"/>
              <w:rPr>
                <w:rFonts w:cs="Arial"/>
              </w:rPr>
            </w:pPr>
            <w:r>
              <w:rPr>
                <w:rFonts w:cs="Arial"/>
              </w:rPr>
              <w:t>As per Annex I</w:t>
            </w:r>
            <w:r w:rsidRPr="00D455BE">
              <w:rPr>
                <w:rFonts w:cs="Arial"/>
              </w:rPr>
              <w:t xml:space="preserve"> of ECSS-M-ST-</w:t>
            </w:r>
            <w:r>
              <w:rPr>
                <w:rFonts w:cs="Arial"/>
              </w:rPr>
              <w:t>4</w:t>
            </w:r>
            <w:r w:rsidRPr="00D455BE">
              <w:rPr>
                <w:rFonts w:cs="Arial"/>
              </w:rPr>
              <w:t>0C</w:t>
            </w:r>
          </w:p>
        </w:tc>
      </w:tr>
    </w:tbl>
    <w:p w14:paraId="352594E1" w14:textId="77777777" w:rsidR="00DC73C7" w:rsidRPr="009D1F1B" w:rsidRDefault="00DC73C7" w:rsidP="00DC73C7">
      <w:pPr>
        <w:rPr>
          <w:b/>
          <w:u w:val="single"/>
        </w:rPr>
      </w:pPr>
      <w:r w:rsidRPr="009D1F1B">
        <w:rPr>
          <w:b/>
        </w:rPr>
        <w:br w:type="page"/>
      </w:r>
      <w:r w:rsidRPr="009D1F1B">
        <w:rPr>
          <w:b/>
          <w:u w:val="single"/>
        </w:rPr>
        <w:lastRenderedPageBreak/>
        <w:t>Technical Documents</w:t>
      </w:r>
    </w:p>
    <w:p w14:paraId="7DCD3AF9" w14:textId="77777777" w:rsidR="00DC73C7" w:rsidRPr="009D1F1B" w:rsidRDefault="00DC73C7" w:rsidP="00DC73C7">
      <w:pPr>
        <w:pStyle w:val="ASG-Normal"/>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2525"/>
        <w:gridCol w:w="378"/>
        <w:gridCol w:w="378"/>
        <w:gridCol w:w="379"/>
        <w:gridCol w:w="379"/>
        <w:gridCol w:w="379"/>
        <w:gridCol w:w="379"/>
        <w:gridCol w:w="379"/>
        <w:gridCol w:w="379"/>
        <w:gridCol w:w="379"/>
        <w:gridCol w:w="2624"/>
      </w:tblGrid>
      <w:tr w:rsidR="00B179F8" w:rsidRPr="009D1F1B" w14:paraId="2E094C10" w14:textId="77777777" w:rsidTr="00B179F8">
        <w:trPr>
          <w:cantSplit/>
          <w:trHeight w:val="1538"/>
          <w:tblHeader/>
        </w:trPr>
        <w:tc>
          <w:tcPr>
            <w:tcW w:w="967" w:type="dxa"/>
            <w:shd w:val="clear" w:color="auto" w:fill="E0E0E0"/>
          </w:tcPr>
          <w:p w14:paraId="455C6E59" w14:textId="77777777" w:rsidR="007775D6" w:rsidRPr="009D1F1B" w:rsidRDefault="007775D6" w:rsidP="003E47BB">
            <w:pPr>
              <w:rPr>
                <w:rFonts w:cs="Arial"/>
              </w:rPr>
            </w:pPr>
            <w:r w:rsidRPr="009D1F1B">
              <w:rPr>
                <w:rFonts w:cs="Arial"/>
              </w:rPr>
              <w:t>DRL Ref.</w:t>
            </w:r>
          </w:p>
        </w:tc>
        <w:tc>
          <w:tcPr>
            <w:tcW w:w="2268" w:type="dxa"/>
            <w:shd w:val="clear" w:color="auto" w:fill="E0E0E0"/>
          </w:tcPr>
          <w:p w14:paraId="06022AF8" w14:textId="77777777" w:rsidR="007775D6" w:rsidRPr="009D1F1B" w:rsidRDefault="007775D6" w:rsidP="003E47BB">
            <w:pPr>
              <w:rPr>
                <w:rFonts w:cs="Arial"/>
              </w:rPr>
            </w:pPr>
            <w:r w:rsidRPr="009D1F1B">
              <w:rPr>
                <w:rFonts w:cs="Arial"/>
              </w:rPr>
              <w:t>Title</w:t>
            </w:r>
          </w:p>
        </w:tc>
        <w:tc>
          <w:tcPr>
            <w:tcW w:w="340" w:type="dxa"/>
            <w:shd w:val="clear" w:color="auto" w:fill="E0E0E0"/>
            <w:textDirection w:val="btLr"/>
            <w:vAlign w:val="center"/>
          </w:tcPr>
          <w:p w14:paraId="1C372F62" w14:textId="77777777" w:rsidR="007775D6" w:rsidRPr="009D1F1B" w:rsidRDefault="007775D6" w:rsidP="00B179F8">
            <w:pPr>
              <w:ind w:left="113" w:right="113"/>
              <w:jc w:val="left"/>
              <w:rPr>
                <w:rFonts w:cs="Arial"/>
              </w:rPr>
            </w:pPr>
            <w:r w:rsidRPr="009D1F1B">
              <w:rPr>
                <w:rFonts w:cs="Arial"/>
              </w:rPr>
              <w:t>Proposal</w:t>
            </w:r>
          </w:p>
        </w:tc>
        <w:tc>
          <w:tcPr>
            <w:tcW w:w="340" w:type="dxa"/>
            <w:shd w:val="clear" w:color="auto" w:fill="E0E0E0"/>
            <w:textDirection w:val="btLr"/>
            <w:vAlign w:val="center"/>
          </w:tcPr>
          <w:p w14:paraId="0C217A6D" w14:textId="68615591" w:rsidR="007775D6" w:rsidRPr="009D1F1B" w:rsidRDefault="007775D6" w:rsidP="00B179F8">
            <w:pPr>
              <w:ind w:left="113" w:right="113"/>
              <w:jc w:val="left"/>
              <w:rPr>
                <w:rFonts w:cs="Arial"/>
              </w:rPr>
            </w:pPr>
            <w:r w:rsidRPr="009D1F1B">
              <w:rPr>
                <w:rFonts w:cs="Arial"/>
              </w:rPr>
              <w:t>KO</w:t>
            </w:r>
          </w:p>
        </w:tc>
        <w:tc>
          <w:tcPr>
            <w:tcW w:w="340" w:type="dxa"/>
            <w:shd w:val="clear" w:color="auto" w:fill="E0E0E0"/>
            <w:textDirection w:val="btLr"/>
            <w:vAlign w:val="center"/>
          </w:tcPr>
          <w:p w14:paraId="7B62676F" w14:textId="63FB71B8" w:rsidR="007775D6" w:rsidRPr="009D1F1B" w:rsidRDefault="007775D6" w:rsidP="00B179F8">
            <w:pPr>
              <w:ind w:left="113" w:right="113"/>
              <w:jc w:val="left"/>
              <w:rPr>
                <w:rFonts w:cs="Arial"/>
              </w:rPr>
            </w:pPr>
            <w:r>
              <w:rPr>
                <w:rFonts w:cs="Arial"/>
              </w:rPr>
              <w:t>Design freeze</w:t>
            </w:r>
          </w:p>
        </w:tc>
        <w:tc>
          <w:tcPr>
            <w:tcW w:w="340" w:type="dxa"/>
            <w:shd w:val="clear" w:color="auto" w:fill="E0E0E0"/>
            <w:textDirection w:val="btLr"/>
            <w:vAlign w:val="center"/>
          </w:tcPr>
          <w:p w14:paraId="0927043D" w14:textId="77777777" w:rsidR="007775D6" w:rsidRPr="009D1F1B" w:rsidRDefault="007775D6" w:rsidP="00B179F8">
            <w:pPr>
              <w:ind w:left="113" w:right="113"/>
              <w:jc w:val="left"/>
              <w:rPr>
                <w:rFonts w:cs="Arial"/>
              </w:rPr>
            </w:pPr>
            <w:r w:rsidRPr="009D1F1B">
              <w:rPr>
                <w:rFonts w:cs="Arial"/>
              </w:rPr>
              <w:t>CDR</w:t>
            </w:r>
          </w:p>
        </w:tc>
        <w:tc>
          <w:tcPr>
            <w:tcW w:w="340" w:type="dxa"/>
            <w:shd w:val="clear" w:color="auto" w:fill="E0E0E0"/>
            <w:textDirection w:val="btLr"/>
            <w:vAlign w:val="center"/>
          </w:tcPr>
          <w:p w14:paraId="38DA55D4" w14:textId="77777777" w:rsidR="007775D6" w:rsidRPr="009D1F1B" w:rsidRDefault="007775D6" w:rsidP="00B179F8">
            <w:pPr>
              <w:ind w:left="113" w:right="113"/>
              <w:jc w:val="left"/>
              <w:rPr>
                <w:rFonts w:cs="Arial"/>
              </w:rPr>
            </w:pPr>
            <w:r w:rsidRPr="009D1F1B">
              <w:rPr>
                <w:rFonts w:cs="Arial"/>
              </w:rPr>
              <w:t>QR</w:t>
            </w:r>
          </w:p>
        </w:tc>
        <w:tc>
          <w:tcPr>
            <w:tcW w:w="340" w:type="dxa"/>
            <w:shd w:val="clear" w:color="auto" w:fill="E0E0E0"/>
            <w:textDirection w:val="btLr"/>
          </w:tcPr>
          <w:p w14:paraId="2B1B6C4D" w14:textId="77777777" w:rsidR="007775D6" w:rsidRPr="009D1F1B" w:rsidRDefault="007775D6" w:rsidP="00B179F8">
            <w:pPr>
              <w:ind w:left="113" w:right="113"/>
              <w:jc w:val="left"/>
              <w:rPr>
                <w:rFonts w:cs="Arial"/>
              </w:rPr>
            </w:pPr>
            <w:r w:rsidRPr="009D1F1B">
              <w:rPr>
                <w:rFonts w:cs="Arial"/>
              </w:rPr>
              <w:t>MRR</w:t>
            </w:r>
          </w:p>
        </w:tc>
        <w:tc>
          <w:tcPr>
            <w:tcW w:w="340" w:type="dxa"/>
            <w:shd w:val="clear" w:color="auto" w:fill="E0E0E0"/>
            <w:textDirection w:val="btLr"/>
            <w:vAlign w:val="center"/>
          </w:tcPr>
          <w:p w14:paraId="396BA95C" w14:textId="77777777" w:rsidR="007775D6" w:rsidRPr="009D1F1B" w:rsidRDefault="007775D6" w:rsidP="00B179F8">
            <w:pPr>
              <w:ind w:left="113" w:right="113"/>
              <w:jc w:val="left"/>
              <w:rPr>
                <w:rFonts w:cs="Arial"/>
              </w:rPr>
            </w:pPr>
            <w:r w:rsidRPr="009D1F1B">
              <w:rPr>
                <w:rFonts w:cs="Arial"/>
              </w:rPr>
              <w:t>DRB</w:t>
            </w:r>
          </w:p>
        </w:tc>
        <w:tc>
          <w:tcPr>
            <w:tcW w:w="340" w:type="dxa"/>
            <w:shd w:val="clear" w:color="auto" w:fill="E0E0E0"/>
            <w:textDirection w:val="btLr"/>
            <w:vAlign w:val="center"/>
          </w:tcPr>
          <w:p w14:paraId="724D0DF4" w14:textId="77777777" w:rsidR="007775D6" w:rsidRPr="009D1F1B" w:rsidRDefault="007775D6" w:rsidP="00B179F8">
            <w:pPr>
              <w:ind w:left="113"/>
              <w:jc w:val="left"/>
              <w:rPr>
                <w:rFonts w:cs="Arial"/>
              </w:rPr>
            </w:pPr>
            <w:r w:rsidRPr="009D1F1B">
              <w:rPr>
                <w:rFonts w:cs="Arial"/>
              </w:rPr>
              <w:t>Submittal</w:t>
            </w:r>
          </w:p>
        </w:tc>
        <w:tc>
          <w:tcPr>
            <w:tcW w:w="340" w:type="dxa"/>
            <w:shd w:val="clear" w:color="auto" w:fill="E0E0E0"/>
            <w:textDirection w:val="btLr"/>
            <w:vAlign w:val="center"/>
          </w:tcPr>
          <w:p w14:paraId="111D3A30" w14:textId="77777777" w:rsidR="007775D6" w:rsidRPr="009D1F1B" w:rsidRDefault="007775D6" w:rsidP="00B179F8">
            <w:pPr>
              <w:ind w:left="113" w:right="113"/>
              <w:jc w:val="left"/>
              <w:rPr>
                <w:rFonts w:cs="Arial"/>
              </w:rPr>
            </w:pPr>
            <w:r w:rsidRPr="009D1F1B">
              <w:rPr>
                <w:rFonts w:cs="Arial"/>
              </w:rPr>
              <w:t>Classification</w:t>
            </w:r>
          </w:p>
        </w:tc>
        <w:tc>
          <w:tcPr>
            <w:tcW w:w="2356" w:type="dxa"/>
            <w:shd w:val="clear" w:color="auto" w:fill="E0E0E0"/>
          </w:tcPr>
          <w:p w14:paraId="294DF052" w14:textId="77777777" w:rsidR="007775D6" w:rsidRPr="009D1F1B" w:rsidRDefault="007775D6" w:rsidP="003E47BB">
            <w:pPr>
              <w:ind w:left="113" w:right="113"/>
              <w:rPr>
                <w:rFonts w:cs="Arial"/>
              </w:rPr>
            </w:pPr>
            <w:r w:rsidRPr="009D1F1B">
              <w:rPr>
                <w:rFonts w:cs="Arial"/>
              </w:rPr>
              <w:t>Remark</w:t>
            </w:r>
          </w:p>
        </w:tc>
      </w:tr>
      <w:tr w:rsidR="007775D6" w:rsidRPr="009D1F1B" w14:paraId="6C2EE7D7" w14:textId="77777777" w:rsidTr="00B179F8">
        <w:tc>
          <w:tcPr>
            <w:tcW w:w="967" w:type="dxa"/>
          </w:tcPr>
          <w:p w14:paraId="35B7C639" w14:textId="77777777" w:rsidR="007775D6" w:rsidRPr="009D1F1B" w:rsidRDefault="007775D6" w:rsidP="003E47BB">
            <w:pPr>
              <w:spacing w:line="240" w:lineRule="auto"/>
              <w:rPr>
                <w:rFonts w:cs="Arial"/>
              </w:rPr>
            </w:pPr>
            <w:r w:rsidRPr="009D1F1B">
              <w:rPr>
                <w:rFonts w:cs="Arial"/>
              </w:rPr>
              <w:t>TD-01</w:t>
            </w:r>
          </w:p>
        </w:tc>
        <w:tc>
          <w:tcPr>
            <w:tcW w:w="2268" w:type="dxa"/>
          </w:tcPr>
          <w:p w14:paraId="663C4C53" w14:textId="77777777" w:rsidR="007775D6" w:rsidRPr="009D1F1B" w:rsidRDefault="007775D6" w:rsidP="003E47BB">
            <w:pPr>
              <w:spacing w:line="240" w:lineRule="auto"/>
              <w:rPr>
                <w:rFonts w:cs="Arial"/>
              </w:rPr>
            </w:pPr>
            <w:r w:rsidRPr="009D1F1B">
              <w:rPr>
                <w:rFonts w:cs="Arial"/>
              </w:rPr>
              <w:t xml:space="preserve">Design Description &amp; Performance </w:t>
            </w:r>
            <w:r>
              <w:rPr>
                <w:rFonts w:cs="Arial"/>
              </w:rPr>
              <w:t>Justification</w:t>
            </w:r>
          </w:p>
        </w:tc>
        <w:tc>
          <w:tcPr>
            <w:tcW w:w="340" w:type="dxa"/>
          </w:tcPr>
          <w:p w14:paraId="32490144" w14:textId="77777777" w:rsidR="007775D6" w:rsidRPr="009D1F1B" w:rsidRDefault="007775D6" w:rsidP="003E47BB">
            <w:pPr>
              <w:spacing w:line="240" w:lineRule="auto"/>
              <w:rPr>
                <w:rFonts w:cs="Arial"/>
              </w:rPr>
            </w:pPr>
            <w:r w:rsidRPr="009D1F1B">
              <w:rPr>
                <w:rFonts w:cs="Arial"/>
              </w:rPr>
              <w:t>x</w:t>
            </w:r>
          </w:p>
        </w:tc>
        <w:tc>
          <w:tcPr>
            <w:tcW w:w="340" w:type="dxa"/>
            <w:tcMar>
              <w:left w:w="57" w:type="dxa"/>
              <w:right w:w="57" w:type="dxa"/>
            </w:tcMar>
          </w:tcPr>
          <w:p w14:paraId="35C263DF" w14:textId="428733C3" w:rsidR="007775D6" w:rsidRPr="009D1F1B" w:rsidRDefault="007775D6" w:rsidP="003E47BB">
            <w:pPr>
              <w:spacing w:line="240" w:lineRule="auto"/>
              <w:rPr>
                <w:rFonts w:cs="Arial"/>
                <w:vertAlign w:val="superscript"/>
              </w:rPr>
            </w:pPr>
          </w:p>
        </w:tc>
        <w:tc>
          <w:tcPr>
            <w:tcW w:w="340" w:type="dxa"/>
          </w:tcPr>
          <w:p w14:paraId="7D7E3780" w14:textId="77777777" w:rsidR="007775D6" w:rsidRPr="009D1F1B" w:rsidRDefault="007775D6" w:rsidP="003E47BB">
            <w:pPr>
              <w:spacing w:line="240" w:lineRule="auto"/>
              <w:rPr>
                <w:rFonts w:cs="Arial"/>
              </w:rPr>
            </w:pPr>
            <w:r w:rsidRPr="009D1F1B">
              <w:rPr>
                <w:rFonts w:cs="Arial"/>
              </w:rPr>
              <w:t>x</w:t>
            </w:r>
          </w:p>
        </w:tc>
        <w:tc>
          <w:tcPr>
            <w:tcW w:w="340" w:type="dxa"/>
          </w:tcPr>
          <w:p w14:paraId="6E24335E" w14:textId="77777777" w:rsidR="007775D6" w:rsidRPr="009D1F1B" w:rsidRDefault="007775D6" w:rsidP="003E47BB">
            <w:pPr>
              <w:spacing w:line="240" w:lineRule="auto"/>
              <w:rPr>
                <w:rFonts w:cs="Arial"/>
              </w:rPr>
            </w:pPr>
            <w:r w:rsidRPr="009D1F1B">
              <w:rPr>
                <w:rFonts w:cs="Arial"/>
              </w:rPr>
              <w:t>x</w:t>
            </w:r>
          </w:p>
        </w:tc>
        <w:tc>
          <w:tcPr>
            <w:tcW w:w="340" w:type="dxa"/>
          </w:tcPr>
          <w:p w14:paraId="7DD37F60" w14:textId="77777777" w:rsidR="007775D6" w:rsidRPr="009D1F1B" w:rsidRDefault="007775D6" w:rsidP="003E47BB">
            <w:pPr>
              <w:spacing w:line="240" w:lineRule="auto"/>
              <w:rPr>
                <w:rFonts w:cs="Arial"/>
              </w:rPr>
            </w:pPr>
            <w:r w:rsidRPr="009D1F1B">
              <w:rPr>
                <w:rFonts w:cs="Arial"/>
              </w:rPr>
              <w:t>x</w:t>
            </w:r>
          </w:p>
        </w:tc>
        <w:tc>
          <w:tcPr>
            <w:tcW w:w="340" w:type="dxa"/>
          </w:tcPr>
          <w:p w14:paraId="35CA8B2C" w14:textId="77777777" w:rsidR="007775D6" w:rsidRPr="009D1F1B" w:rsidRDefault="007775D6" w:rsidP="003E47BB">
            <w:pPr>
              <w:spacing w:line="240" w:lineRule="auto"/>
              <w:rPr>
                <w:rFonts w:cs="Arial"/>
              </w:rPr>
            </w:pPr>
          </w:p>
        </w:tc>
        <w:tc>
          <w:tcPr>
            <w:tcW w:w="340" w:type="dxa"/>
          </w:tcPr>
          <w:p w14:paraId="4E779703" w14:textId="77777777" w:rsidR="007775D6" w:rsidRPr="009D1F1B" w:rsidRDefault="007775D6" w:rsidP="003E47BB">
            <w:pPr>
              <w:spacing w:line="240" w:lineRule="auto"/>
              <w:rPr>
                <w:rFonts w:cs="Arial"/>
              </w:rPr>
            </w:pPr>
            <w:r w:rsidRPr="009D1F1B">
              <w:rPr>
                <w:rFonts w:cs="Arial"/>
              </w:rPr>
              <w:t>x</w:t>
            </w:r>
          </w:p>
        </w:tc>
        <w:tc>
          <w:tcPr>
            <w:tcW w:w="340" w:type="dxa"/>
          </w:tcPr>
          <w:p w14:paraId="5CE931AB" w14:textId="77777777" w:rsidR="007775D6" w:rsidRPr="009D1F1B" w:rsidRDefault="007775D6" w:rsidP="003E47BB">
            <w:pPr>
              <w:spacing w:line="240" w:lineRule="auto"/>
              <w:rPr>
                <w:rFonts w:cs="Arial"/>
              </w:rPr>
            </w:pPr>
          </w:p>
        </w:tc>
        <w:tc>
          <w:tcPr>
            <w:tcW w:w="340" w:type="dxa"/>
          </w:tcPr>
          <w:p w14:paraId="79235651" w14:textId="77777777" w:rsidR="007775D6" w:rsidRPr="009D1F1B" w:rsidRDefault="007775D6" w:rsidP="003E47BB">
            <w:pPr>
              <w:spacing w:line="240" w:lineRule="auto"/>
              <w:rPr>
                <w:rFonts w:cs="Arial"/>
              </w:rPr>
            </w:pPr>
            <w:r w:rsidRPr="009D1F1B">
              <w:rPr>
                <w:rFonts w:cs="Arial"/>
              </w:rPr>
              <w:t>R</w:t>
            </w:r>
          </w:p>
        </w:tc>
        <w:tc>
          <w:tcPr>
            <w:tcW w:w="2356" w:type="dxa"/>
          </w:tcPr>
          <w:p w14:paraId="5BB36287" w14:textId="77777777" w:rsidR="007775D6" w:rsidRPr="009D1F1B" w:rsidRDefault="007775D6" w:rsidP="00981AE2">
            <w:pPr>
              <w:numPr>
                <w:ilvl w:val="0"/>
                <w:numId w:val="11"/>
              </w:numPr>
              <w:spacing w:line="240" w:lineRule="auto"/>
              <w:jc w:val="left"/>
              <w:rPr>
                <w:rFonts w:cs="Arial"/>
              </w:rPr>
            </w:pPr>
            <w:r w:rsidRPr="009D1F1B">
              <w:rPr>
                <w:rFonts w:cs="Arial"/>
              </w:rPr>
              <w:t>Design Description</w:t>
            </w:r>
          </w:p>
          <w:p w14:paraId="0BD7ADB0" w14:textId="77777777" w:rsidR="007775D6" w:rsidRPr="000420EF" w:rsidRDefault="007775D6" w:rsidP="003E47BB">
            <w:pPr>
              <w:spacing w:line="240" w:lineRule="auto"/>
              <w:rPr>
                <w:rFonts w:cs="Arial"/>
              </w:rPr>
            </w:pPr>
            <w:r w:rsidRPr="009D1F1B">
              <w:rPr>
                <w:rFonts w:cs="Arial"/>
              </w:rPr>
              <w:t>Design Performance and Function</w:t>
            </w:r>
            <w:r>
              <w:rPr>
                <w:rFonts w:cs="Arial"/>
              </w:rPr>
              <w:t xml:space="preserve"> a</w:t>
            </w:r>
            <w:r w:rsidRPr="000420EF">
              <w:rPr>
                <w:rFonts w:cs="Arial"/>
              </w:rPr>
              <w:t>s per Annex G of ECSS-E-ST-10C</w:t>
            </w:r>
          </w:p>
        </w:tc>
      </w:tr>
      <w:tr w:rsidR="007775D6" w:rsidRPr="009D1F1B" w14:paraId="479AB2E0" w14:textId="77777777" w:rsidTr="00B179F8">
        <w:tc>
          <w:tcPr>
            <w:tcW w:w="967" w:type="dxa"/>
          </w:tcPr>
          <w:p w14:paraId="5E811811" w14:textId="77777777" w:rsidR="007775D6" w:rsidRPr="009D1F1B" w:rsidRDefault="007775D6" w:rsidP="003E47BB">
            <w:pPr>
              <w:spacing w:line="240" w:lineRule="auto"/>
              <w:rPr>
                <w:rFonts w:cs="Arial"/>
              </w:rPr>
            </w:pPr>
            <w:r w:rsidRPr="009D1F1B">
              <w:rPr>
                <w:rFonts w:cs="Arial"/>
              </w:rPr>
              <w:t>TD-02</w:t>
            </w:r>
          </w:p>
        </w:tc>
        <w:tc>
          <w:tcPr>
            <w:tcW w:w="2268" w:type="dxa"/>
          </w:tcPr>
          <w:p w14:paraId="198532D9" w14:textId="77777777" w:rsidR="007775D6" w:rsidRPr="009D1F1B" w:rsidRDefault="007775D6" w:rsidP="003E47BB">
            <w:pPr>
              <w:spacing w:line="240" w:lineRule="auto"/>
              <w:rPr>
                <w:rFonts w:cs="Arial"/>
              </w:rPr>
            </w:pPr>
            <w:r w:rsidRPr="009D1F1B">
              <w:rPr>
                <w:rFonts w:cs="Arial"/>
              </w:rPr>
              <w:t>Interface Control Document(s)</w:t>
            </w:r>
          </w:p>
        </w:tc>
        <w:tc>
          <w:tcPr>
            <w:tcW w:w="340" w:type="dxa"/>
          </w:tcPr>
          <w:p w14:paraId="25FC6D2D" w14:textId="77777777" w:rsidR="007775D6" w:rsidRPr="009D1F1B" w:rsidRDefault="007775D6" w:rsidP="003E47BB">
            <w:pPr>
              <w:spacing w:line="240" w:lineRule="auto"/>
              <w:rPr>
                <w:rFonts w:cs="Arial"/>
              </w:rPr>
            </w:pPr>
            <w:r w:rsidRPr="009D1F1B">
              <w:rPr>
                <w:rFonts w:cs="Arial"/>
              </w:rPr>
              <w:t>x</w:t>
            </w:r>
          </w:p>
        </w:tc>
        <w:tc>
          <w:tcPr>
            <w:tcW w:w="340" w:type="dxa"/>
            <w:tcMar>
              <w:left w:w="57" w:type="dxa"/>
              <w:right w:w="57" w:type="dxa"/>
            </w:tcMar>
          </w:tcPr>
          <w:p w14:paraId="5FF50F9E" w14:textId="12466814" w:rsidR="007775D6" w:rsidRPr="009D1F1B" w:rsidRDefault="007775D6" w:rsidP="003E47BB">
            <w:pPr>
              <w:spacing w:line="240" w:lineRule="auto"/>
              <w:rPr>
                <w:rFonts w:cs="Arial"/>
              </w:rPr>
            </w:pPr>
          </w:p>
        </w:tc>
        <w:tc>
          <w:tcPr>
            <w:tcW w:w="340" w:type="dxa"/>
          </w:tcPr>
          <w:p w14:paraId="57650A0C" w14:textId="77777777" w:rsidR="007775D6" w:rsidRPr="009D1F1B" w:rsidRDefault="007775D6" w:rsidP="003E47BB">
            <w:pPr>
              <w:spacing w:line="240" w:lineRule="auto"/>
              <w:rPr>
                <w:rFonts w:cs="Arial"/>
              </w:rPr>
            </w:pPr>
            <w:r w:rsidRPr="009D1F1B">
              <w:rPr>
                <w:rFonts w:cs="Arial"/>
              </w:rPr>
              <w:t>x</w:t>
            </w:r>
          </w:p>
        </w:tc>
        <w:tc>
          <w:tcPr>
            <w:tcW w:w="340" w:type="dxa"/>
          </w:tcPr>
          <w:p w14:paraId="5A3F4C8B" w14:textId="77777777" w:rsidR="007775D6" w:rsidRPr="009D1F1B" w:rsidRDefault="007775D6" w:rsidP="003E47BB">
            <w:pPr>
              <w:spacing w:line="240" w:lineRule="auto"/>
              <w:rPr>
                <w:rFonts w:cs="Arial"/>
              </w:rPr>
            </w:pPr>
            <w:r w:rsidRPr="009D1F1B">
              <w:rPr>
                <w:rFonts w:cs="Arial"/>
              </w:rPr>
              <w:t>x</w:t>
            </w:r>
          </w:p>
        </w:tc>
        <w:tc>
          <w:tcPr>
            <w:tcW w:w="340" w:type="dxa"/>
          </w:tcPr>
          <w:p w14:paraId="496856B3" w14:textId="77777777" w:rsidR="007775D6" w:rsidRPr="009D1F1B" w:rsidRDefault="007775D6" w:rsidP="003E47BB">
            <w:pPr>
              <w:spacing w:line="240" w:lineRule="auto"/>
              <w:rPr>
                <w:rFonts w:cs="Arial"/>
              </w:rPr>
            </w:pPr>
            <w:r w:rsidRPr="009D1F1B">
              <w:rPr>
                <w:rFonts w:cs="Arial"/>
              </w:rPr>
              <w:t>x</w:t>
            </w:r>
          </w:p>
        </w:tc>
        <w:tc>
          <w:tcPr>
            <w:tcW w:w="340" w:type="dxa"/>
          </w:tcPr>
          <w:p w14:paraId="42D2E193" w14:textId="77777777" w:rsidR="007775D6" w:rsidRPr="009D1F1B" w:rsidRDefault="007775D6" w:rsidP="003E47BB">
            <w:pPr>
              <w:spacing w:line="240" w:lineRule="auto"/>
              <w:rPr>
                <w:rFonts w:cs="Arial"/>
              </w:rPr>
            </w:pPr>
            <w:r w:rsidRPr="009D1F1B">
              <w:rPr>
                <w:rFonts w:cs="Arial"/>
              </w:rPr>
              <w:t>x</w:t>
            </w:r>
          </w:p>
        </w:tc>
        <w:tc>
          <w:tcPr>
            <w:tcW w:w="340" w:type="dxa"/>
          </w:tcPr>
          <w:p w14:paraId="2C5B90BD" w14:textId="77777777" w:rsidR="007775D6" w:rsidRPr="009D1F1B" w:rsidRDefault="007775D6" w:rsidP="003E47BB">
            <w:pPr>
              <w:spacing w:line="240" w:lineRule="auto"/>
              <w:rPr>
                <w:rFonts w:cs="Arial"/>
              </w:rPr>
            </w:pPr>
            <w:r w:rsidRPr="009D1F1B">
              <w:rPr>
                <w:rFonts w:cs="Arial"/>
              </w:rPr>
              <w:t>x</w:t>
            </w:r>
          </w:p>
        </w:tc>
        <w:tc>
          <w:tcPr>
            <w:tcW w:w="340" w:type="dxa"/>
          </w:tcPr>
          <w:p w14:paraId="4FCC68CB"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0" w:type="dxa"/>
          </w:tcPr>
          <w:p w14:paraId="6FDD0E2F" w14:textId="77777777" w:rsidR="007775D6" w:rsidRPr="009D1F1B" w:rsidRDefault="007775D6" w:rsidP="003E47BB">
            <w:pPr>
              <w:spacing w:line="240" w:lineRule="auto"/>
              <w:rPr>
                <w:rFonts w:cs="Arial"/>
              </w:rPr>
            </w:pPr>
            <w:r w:rsidRPr="009D1F1B">
              <w:rPr>
                <w:rFonts w:cs="Arial"/>
              </w:rPr>
              <w:t>A</w:t>
            </w:r>
          </w:p>
        </w:tc>
        <w:tc>
          <w:tcPr>
            <w:tcW w:w="2356" w:type="dxa"/>
          </w:tcPr>
          <w:p w14:paraId="0E760422" w14:textId="77777777" w:rsidR="007775D6" w:rsidRPr="009D1F1B" w:rsidRDefault="007775D6" w:rsidP="00981AE2">
            <w:pPr>
              <w:numPr>
                <w:ilvl w:val="0"/>
                <w:numId w:val="11"/>
              </w:numPr>
              <w:spacing w:line="240" w:lineRule="auto"/>
              <w:jc w:val="left"/>
              <w:rPr>
                <w:rFonts w:cs="Arial"/>
              </w:rPr>
            </w:pPr>
            <w:r w:rsidRPr="009D1F1B">
              <w:rPr>
                <w:rFonts w:cs="Arial"/>
              </w:rPr>
              <w:t xml:space="preserve">MICD </w:t>
            </w:r>
          </w:p>
          <w:p w14:paraId="608944EC" w14:textId="77777777" w:rsidR="007775D6" w:rsidRPr="009D1F1B" w:rsidRDefault="007775D6" w:rsidP="00981AE2">
            <w:pPr>
              <w:numPr>
                <w:ilvl w:val="0"/>
                <w:numId w:val="11"/>
              </w:numPr>
              <w:spacing w:line="240" w:lineRule="auto"/>
              <w:jc w:val="left"/>
              <w:rPr>
                <w:rFonts w:cs="Arial"/>
              </w:rPr>
            </w:pPr>
            <w:r w:rsidRPr="009D1F1B">
              <w:rPr>
                <w:rFonts w:cs="Arial"/>
              </w:rPr>
              <w:t xml:space="preserve">TICD </w:t>
            </w:r>
          </w:p>
          <w:p w14:paraId="788D81E8" w14:textId="77777777" w:rsidR="007775D6" w:rsidRDefault="007775D6" w:rsidP="00981AE2">
            <w:pPr>
              <w:pStyle w:val="ListParagraph"/>
              <w:numPr>
                <w:ilvl w:val="0"/>
                <w:numId w:val="11"/>
              </w:numPr>
              <w:spacing w:line="240" w:lineRule="auto"/>
              <w:contextualSpacing/>
              <w:jc w:val="left"/>
              <w:rPr>
                <w:rFonts w:cs="Arial"/>
              </w:rPr>
            </w:pPr>
            <w:r w:rsidRPr="009D1F1B">
              <w:rPr>
                <w:rFonts w:cs="Arial"/>
              </w:rPr>
              <w:t xml:space="preserve">Budgets </w:t>
            </w:r>
          </w:p>
          <w:p w14:paraId="6E0EC4A4" w14:textId="77777777" w:rsidR="007775D6" w:rsidRPr="009D1F1B" w:rsidRDefault="007775D6" w:rsidP="003E47BB">
            <w:pPr>
              <w:spacing w:line="240" w:lineRule="auto"/>
              <w:rPr>
                <w:rFonts w:cs="Arial"/>
              </w:rPr>
            </w:pPr>
            <w:r>
              <w:rPr>
                <w:rFonts w:cs="Arial"/>
              </w:rPr>
              <w:t>As per Annex E of ECSS-E</w:t>
            </w:r>
            <w:r w:rsidRPr="00C04D8E">
              <w:rPr>
                <w:rFonts w:cs="Arial"/>
              </w:rPr>
              <w:t>-ST-10C</w:t>
            </w:r>
          </w:p>
        </w:tc>
      </w:tr>
      <w:tr w:rsidR="007775D6" w:rsidRPr="009D1F1B" w14:paraId="03FD357C" w14:textId="77777777" w:rsidTr="00B179F8">
        <w:tc>
          <w:tcPr>
            <w:tcW w:w="967" w:type="dxa"/>
          </w:tcPr>
          <w:p w14:paraId="14CD196A" w14:textId="77777777" w:rsidR="007775D6" w:rsidRPr="009D1F1B" w:rsidRDefault="007775D6" w:rsidP="003E47BB">
            <w:pPr>
              <w:spacing w:line="240" w:lineRule="auto"/>
              <w:rPr>
                <w:rFonts w:cs="Arial"/>
              </w:rPr>
            </w:pPr>
            <w:r w:rsidRPr="009D1F1B">
              <w:rPr>
                <w:rFonts w:cs="Arial"/>
              </w:rPr>
              <w:t>TD-03</w:t>
            </w:r>
          </w:p>
        </w:tc>
        <w:tc>
          <w:tcPr>
            <w:tcW w:w="2268" w:type="dxa"/>
          </w:tcPr>
          <w:p w14:paraId="1B54A96A" w14:textId="77777777" w:rsidR="007775D6" w:rsidRPr="009D1F1B" w:rsidRDefault="007775D6" w:rsidP="003E47BB">
            <w:pPr>
              <w:spacing w:line="240" w:lineRule="auto"/>
              <w:rPr>
                <w:rFonts w:cs="Arial"/>
              </w:rPr>
            </w:pPr>
            <w:r w:rsidRPr="009D1F1B">
              <w:rPr>
                <w:rFonts w:cs="Arial"/>
              </w:rPr>
              <w:t xml:space="preserve">Design, Development &amp; Verification Plan </w:t>
            </w:r>
          </w:p>
        </w:tc>
        <w:tc>
          <w:tcPr>
            <w:tcW w:w="340" w:type="dxa"/>
          </w:tcPr>
          <w:p w14:paraId="19F3F9F0" w14:textId="77777777" w:rsidR="007775D6" w:rsidRPr="009D1F1B" w:rsidRDefault="007775D6" w:rsidP="003E47BB">
            <w:pPr>
              <w:spacing w:line="240" w:lineRule="auto"/>
              <w:rPr>
                <w:rFonts w:cs="Arial"/>
              </w:rPr>
            </w:pPr>
            <w:r w:rsidRPr="009D1F1B">
              <w:rPr>
                <w:rFonts w:cs="Arial"/>
              </w:rPr>
              <w:t>x</w:t>
            </w:r>
          </w:p>
        </w:tc>
        <w:tc>
          <w:tcPr>
            <w:tcW w:w="340" w:type="dxa"/>
          </w:tcPr>
          <w:p w14:paraId="3FC82908" w14:textId="2816DCC6" w:rsidR="007775D6" w:rsidRPr="009D1F1B" w:rsidRDefault="007775D6" w:rsidP="003E47BB">
            <w:pPr>
              <w:spacing w:line="240" w:lineRule="auto"/>
              <w:rPr>
                <w:rFonts w:cs="Arial"/>
              </w:rPr>
            </w:pPr>
          </w:p>
        </w:tc>
        <w:tc>
          <w:tcPr>
            <w:tcW w:w="340" w:type="dxa"/>
          </w:tcPr>
          <w:p w14:paraId="7CDADE43" w14:textId="77777777" w:rsidR="007775D6" w:rsidRPr="009D1F1B" w:rsidRDefault="007775D6" w:rsidP="003E47BB">
            <w:pPr>
              <w:spacing w:line="240" w:lineRule="auto"/>
              <w:rPr>
                <w:rFonts w:cs="Arial"/>
              </w:rPr>
            </w:pPr>
            <w:r w:rsidRPr="009D1F1B">
              <w:rPr>
                <w:rFonts w:cs="Arial"/>
              </w:rPr>
              <w:t>x</w:t>
            </w:r>
          </w:p>
        </w:tc>
        <w:tc>
          <w:tcPr>
            <w:tcW w:w="340" w:type="dxa"/>
          </w:tcPr>
          <w:p w14:paraId="738D9FAE" w14:textId="77777777" w:rsidR="007775D6" w:rsidRPr="009D1F1B" w:rsidRDefault="007775D6" w:rsidP="003E47BB">
            <w:pPr>
              <w:spacing w:line="240" w:lineRule="auto"/>
              <w:rPr>
                <w:rFonts w:cs="Arial"/>
              </w:rPr>
            </w:pPr>
            <w:r w:rsidRPr="009D1F1B">
              <w:rPr>
                <w:rFonts w:cs="Arial"/>
              </w:rPr>
              <w:t>x</w:t>
            </w:r>
          </w:p>
        </w:tc>
        <w:tc>
          <w:tcPr>
            <w:tcW w:w="340" w:type="dxa"/>
          </w:tcPr>
          <w:p w14:paraId="1B33D36B" w14:textId="77777777" w:rsidR="007775D6" w:rsidRPr="009D1F1B" w:rsidRDefault="007775D6" w:rsidP="003E47BB">
            <w:pPr>
              <w:spacing w:line="240" w:lineRule="auto"/>
              <w:rPr>
                <w:rFonts w:cs="Arial"/>
              </w:rPr>
            </w:pPr>
          </w:p>
        </w:tc>
        <w:tc>
          <w:tcPr>
            <w:tcW w:w="340" w:type="dxa"/>
          </w:tcPr>
          <w:p w14:paraId="2E42776E" w14:textId="77777777" w:rsidR="007775D6" w:rsidRPr="009D1F1B" w:rsidRDefault="007775D6" w:rsidP="003E47BB">
            <w:pPr>
              <w:spacing w:line="240" w:lineRule="auto"/>
              <w:rPr>
                <w:rFonts w:cs="Arial"/>
              </w:rPr>
            </w:pPr>
          </w:p>
        </w:tc>
        <w:tc>
          <w:tcPr>
            <w:tcW w:w="340" w:type="dxa"/>
          </w:tcPr>
          <w:p w14:paraId="796B1D73" w14:textId="77777777" w:rsidR="007775D6" w:rsidRPr="009D1F1B" w:rsidRDefault="007775D6" w:rsidP="003E47BB">
            <w:pPr>
              <w:spacing w:line="240" w:lineRule="auto"/>
              <w:rPr>
                <w:rFonts w:cs="Arial"/>
              </w:rPr>
            </w:pPr>
          </w:p>
        </w:tc>
        <w:tc>
          <w:tcPr>
            <w:tcW w:w="340" w:type="dxa"/>
          </w:tcPr>
          <w:p w14:paraId="1D55AAAF" w14:textId="77777777" w:rsidR="007775D6" w:rsidRPr="009D1F1B" w:rsidRDefault="007775D6" w:rsidP="003E47BB">
            <w:pPr>
              <w:spacing w:line="240" w:lineRule="auto"/>
              <w:rPr>
                <w:rFonts w:cs="Arial"/>
              </w:rPr>
            </w:pPr>
          </w:p>
        </w:tc>
        <w:tc>
          <w:tcPr>
            <w:tcW w:w="340" w:type="dxa"/>
          </w:tcPr>
          <w:p w14:paraId="7A81B03F" w14:textId="77777777" w:rsidR="007775D6" w:rsidRPr="009D1F1B" w:rsidRDefault="007775D6" w:rsidP="003E47BB">
            <w:pPr>
              <w:spacing w:line="240" w:lineRule="auto"/>
              <w:rPr>
                <w:rFonts w:cs="Arial"/>
              </w:rPr>
            </w:pPr>
            <w:r w:rsidRPr="009D1F1B">
              <w:rPr>
                <w:rFonts w:cs="Arial"/>
              </w:rPr>
              <w:t>A</w:t>
            </w:r>
          </w:p>
        </w:tc>
        <w:tc>
          <w:tcPr>
            <w:tcW w:w="2356" w:type="dxa"/>
          </w:tcPr>
          <w:p w14:paraId="5C535553" w14:textId="77777777" w:rsidR="007775D6" w:rsidRPr="009D1F1B" w:rsidRDefault="007775D6" w:rsidP="003E47BB">
            <w:pPr>
              <w:spacing w:line="240" w:lineRule="auto"/>
              <w:rPr>
                <w:sz w:val="18"/>
              </w:rPr>
            </w:pPr>
            <w:r>
              <w:rPr>
                <w:rFonts w:cs="Arial"/>
              </w:rPr>
              <w:t>As per Annex A of ECSS-E</w:t>
            </w:r>
            <w:r w:rsidRPr="00C04D8E">
              <w:rPr>
                <w:rFonts w:cs="Arial"/>
              </w:rPr>
              <w:t>-ST-10</w:t>
            </w:r>
            <w:r>
              <w:rPr>
                <w:rFonts w:cs="Arial"/>
              </w:rPr>
              <w:t>-02</w:t>
            </w:r>
            <w:r w:rsidRPr="00C04D8E">
              <w:rPr>
                <w:rFonts w:cs="Arial"/>
              </w:rPr>
              <w:t>C</w:t>
            </w:r>
            <w:r>
              <w:rPr>
                <w:rFonts w:cs="Arial"/>
              </w:rPr>
              <w:t xml:space="preserve"> and Annex F of ECSS-Q-ST-6</w:t>
            </w:r>
            <w:r w:rsidRPr="00C04D8E">
              <w:rPr>
                <w:rFonts w:cs="Arial"/>
              </w:rPr>
              <w:t>0</w:t>
            </w:r>
            <w:r>
              <w:rPr>
                <w:rFonts w:cs="Arial"/>
              </w:rPr>
              <w:t>-02</w:t>
            </w:r>
            <w:r w:rsidRPr="00C04D8E">
              <w:rPr>
                <w:rFonts w:cs="Arial"/>
              </w:rPr>
              <w:t>C</w:t>
            </w:r>
          </w:p>
        </w:tc>
      </w:tr>
      <w:tr w:rsidR="007775D6" w:rsidRPr="009D1F1B" w14:paraId="185B3A54" w14:textId="77777777" w:rsidTr="00B179F8">
        <w:tc>
          <w:tcPr>
            <w:tcW w:w="967" w:type="dxa"/>
          </w:tcPr>
          <w:p w14:paraId="23F991D7" w14:textId="77777777" w:rsidR="007775D6" w:rsidRPr="009D1F1B" w:rsidRDefault="007775D6" w:rsidP="003E47BB">
            <w:pPr>
              <w:spacing w:line="240" w:lineRule="auto"/>
              <w:rPr>
                <w:rFonts w:cs="Arial"/>
              </w:rPr>
            </w:pPr>
            <w:r w:rsidRPr="009D1F1B">
              <w:rPr>
                <w:rFonts w:cs="Arial"/>
              </w:rPr>
              <w:t>TD-04</w:t>
            </w:r>
          </w:p>
        </w:tc>
        <w:tc>
          <w:tcPr>
            <w:tcW w:w="2268" w:type="dxa"/>
          </w:tcPr>
          <w:p w14:paraId="385CBCFF" w14:textId="77777777" w:rsidR="007775D6" w:rsidRPr="009D1F1B" w:rsidRDefault="007775D6" w:rsidP="003E47BB">
            <w:pPr>
              <w:spacing w:line="240" w:lineRule="auto"/>
              <w:rPr>
                <w:rFonts w:cs="Arial"/>
              </w:rPr>
            </w:pPr>
            <w:proofErr w:type="gramStart"/>
            <w:r w:rsidRPr="009D1F1B">
              <w:rPr>
                <w:rFonts w:cs="Arial"/>
              </w:rPr>
              <w:t>Lower Level</w:t>
            </w:r>
            <w:proofErr w:type="gramEnd"/>
            <w:r w:rsidRPr="009D1F1B">
              <w:rPr>
                <w:rFonts w:cs="Arial"/>
              </w:rPr>
              <w:t xml:space="preserve"> Requirements Specifications</w:t>
            </w:r>
          </w:p>
        </w:tc>
        <w:tc>
          <w:tcPr>
            <w:tcW w:w="340" w:type="dxa"/>
          </w:tcPr>
          <w:p w14:paraId="58CB5EF2" w14:textId="77777777" w:rsidR="007775D6" w:rsidRPr="009D1F1B" w:rsidRDefault="007775D6" w:rsidP="003E47BB">
            <w:pPr>
              <w:spacing w:line="240" w:lineRule="auto"/>
              <w:rPr>
                <w:rFonts w:cs="Arial"/>
              </w:rPr>
            </w:pPr>
          </w:p>
        </w:tc>
        <w:tc>
          <w:tcPr>
            <w:tcW w:w="340" w:type="dxa"/>
          </w:tcPr>
          <w:p w14:paraId="0D0661BA" w14:textId="77777777" w:rsidR="007775D6" w:rsidRPr="009D1F1B" w:rsidRDefault="007775D6" w:rsidP="003E47BB">
            <w:pPr>
              <w:spacing w:line="240" w:lineRule="auto"/>
              <w:rPr>
                <w:rFonts w:cs="Arial"/>
              </w:rPr>
            </w:pPr>
          </w:p>
        </w:tc>
        <w:tc>
          <w:tcPr>
            <w:tcW w:w="340" w:type="dxa"/>
          </w:tcPr>
          <w:p w14:paraId="48DFE10E" w14:textId="77777777" w:rsidR="007775D6" w:rsidRPr="009D1F1B" w:rsidRDefault="007775D6" w:rsidP="003E47BB">
            <w:pPr>
              <w:spacing w:line="240" w:lineRule="auto"/>
              <w:rPr>
                <w:rFonts w:cs="Arial"/>
              </w:rPr>
            </w:pPr>
            <w:r w:rsidRPr="009D1F1B">
              <w:rPr>
                <w:rFonts w:cs="Arial"/>
              </w:rPr>
              <w:t>x</w:t>
            </w:r>
          </w:p>
        </w:tc>
        <w:tc>
          <w:tcPr>
            <w:tcW w:w="340" w:type="dxa"/>
          </w:tcPr>
          <w:p w14:paraId="4FC9B0AC" w14:textId="77777777" w:rsidR="007775D6" w:rsidRPr="009D1F1B" w:rsidRDefault="007775D6" w:rsidP="003E47BB">
            <w:pPr>
              <w:spacing w:line="240" w:lineRule="auto"/>
              <w:rPr>
                <w:rFonts w:cs="Arial"/>
              </w:rPr>
            </w:pPr>
            <w:r w:rsidRPr="009D1F1B">
              <w:rPr>
                <w:rFonts w:cs="Arial"/>
              </w:rPr>
              <w:t>x</w:t>
            </w:r>
          </w:p>
        </w:tc>
        <w:tc>
          <w:tcPr>
            <w:tcW w:w="340" w:type="dxa"/>
          </w:tcPr>
          <w:p w14:paraId="078BA77B" w14:textId="77777777" w:rsidR="007775D6" w:rsidRPr="009D1F1B" w:rsidRDefault="007775D6" w:rsidP="003E47BB">
            <w:pPr>
              <w:spacing w:line="240" w:lineRule="auto"/>
              <w:rPr>
                <w:rFonts w:cs="Arial"/>
              </w:rPr>
            </w:pPr>
          </w:p>
        </w:tc>
        <w:tc>
          <w:tcPr>
            <w:tcW w:w="340" w:type="dxa"/>
          </w:tcPr>
          <w:p w14:paraId="13A4C9DE" w14:textId="77777777" w:rsidR="007775D6" w:rsidRPr="009D1F1B" w:rsidRDefault="007775D6" w:rsidP="003E47BB">
            <w:pPr>
              <w:spacing w:line="240" w:lineRule="auto"/>
              <w:rPr>
                <w:rFonts w:cs="Arial"/>
              </w:rPr>
            </w:pPr>
          </w:p>
        </w:tc>
        <w:tc>
          <w:tcPr>
            <w:tcW w:w="340" w:type="dxa"/>
          </w:tcPr>
          <w:p w14:paraId="582DB3E0" w14:textId="77777777" w:rsidR="007775D6" w:rsidRPr="009D1F1B" w:rsidRDefault="007775D6" w:rsidP="003E47BB">
            <w:pPr>
              <w:spacing w:line="240" w:lineRule="auto"/>
              <w:rPr>
                <w:rFonts w:cs="Arial"/>
              </w:rPr>
            </w:pPr>
          </w:p>
        </w:tc>
        <w:tc>
          <w:tcPr>
            <w:tcW w:w="340" w:type="dxa"/>
          </w:tcPr>
          <w:p w14:paraId="6C5A7C7A" w14:textId="77777777" w:rsidR="007775D6" w:rsidRPr="009D1F1B" w:rsidRDefault="007775D6" w:rsidP="003E47BB">
            <w:pPr>
              <w:spacing w:line="240" w:lineRule="auto"/>
              <w:rPr>
                <w:rFonts w:cs="Arial"/>
              </w:rPr>
            </w:pPr>
          </w:p>
        </w:tc>
        <w:tc>
          <w:tcPr>
            <w:tcW w:w="340" w:type="dxa"/>
          </w:tcPr>
          <w:p w14:paraId="666647EF" w14:textId="77777777" w:rsidR="007775D6" w:rsidRPr="009D1F1B" w:rsidRDefault="007775D6" w:rsidP="003E47BB">
            <w:pPr>
              <w:spacing w:line="240" w:lineRule="auto"/>
              <w:rPr>
                <w:rFonts w:cs="Arial"/>
              </w:rPr>
            </w:pPr>
            <w:r w:rsidRPr="009D1F1B">
              <w:rPr>
                <w:rFonts w:cs="Arial"/>
              </w:rPr>
              <w:t>R</w:t>
            </w:r>
          </w:p>
        </w:tc>
        <w:tc>
          <w:tcPr>
            <w:tcW w:w="2356" w:type="dxa"/>
          </w:tcPr>
          <w:p w14:paraId="7CE28026" w14:textId="77777777" w:rsidR="007775D6" w:rsidRPr="009D1F1B" w:rsidRDefault="007775D6" w:rsidP="003E47BB">
            <w:pPr>
              <w:spacing w:line="240" w:lineRule="auto"/>
              <w:rPr>
                <w:sz w:val="18"/>
              </w:rPr>
            </w:pPr>
            <w:r>
              <w:rPr>
                <w:rFonts w:cs="Arial"/>
              </w:rPr>
              <w:t>As per Annex A of ECSS-E</w:t>
            </w:r>
            <w:r w:rsidRPr="00C04D8E">
              <w:rPr>
                <w:rFonts w:cs="Arial"/>
              </w:rPr>
              <w:t>-ST-10</w:t>
            </w:r>
            <w:r>
              <w:rPr>
                <w:rFonts w:cs="Arial"/>
              </w:rPr>
              <w:t>-06</w:t>
            </w:r>
            <w:r w:rsidRPr="00C04D8E">
              <w:rPr>
                <w:rFonts w:cs="Arial"/>
              </w:rPr>
              <w:t>C</w:t>
            </w:r>
          </w:p>
        </w:tc>
      </w:tr>
      <w:tr w:rsidR="007775D6" w:rsidRPr="009D1F1B" w14:paraId="3C26F155" w14:textId="77777777" w:rsidTr="00B179F8">
        <w:tc>
          <w:tcPr>
            <w:tcW w:w="967" w:type="dxa"/>
          </w:tcPr>
          <w:p w14:paraId="7ED95A31" w14:textId="77777777" w:rsidR="007775D6" w:rsidRPr="009D1F1B" w:rsidRDefault="007775D6" w:rsidP="003E47BB">
            <w:pPr>
              <w:spacing w:line="240" w:lineRule="auto"/>
              <w:rPr>
                <w:rFonts w:cs="Arial"/>
              </w:rPr>
            </w:pPr>
            <w:r w:rsidRPr="009D1F1B">
              <w:rPr>
                <w:rFonts w:cs="Arial"/>
              </w:rPr>
              <w:t>TD-05</w:t>
            </w:r>
          </w:p>
        </w:tc>
        <w:tc>
          <w:tcPr>
            <w:tcW w:w="2268" w:type="dxa"/>
          </w:tcPr>
          <w:p w14:paraId="7365F40C" w14:textId="77777777" w:rsidR="007775D6" w:rsidRPr="009D1F1B" w:rsidRDefault="007775D6" w:rsidP="003E47BB">
            <w:pPr>
              <w:spacing w:line="240" w:lineRule="auto"/>
              <w:rPr>
                <w:rFonts w:cs="Arial"/>
              </w:rPr>
            </w:pPr>
            <w:r w:rsidRPr="009D1F1B">
              <w:rPr>
                <w:rFonts w:cs="Arial"/>
              </w:rPr>
              <w:t>Verification Control Document</w:t>
            </w:r>
          </w:p>
        </w:tc>
        <w:tc>
          <w:tcPr>
            <w:tcW w:w="340" w:type="dxa"/>
          </w:tcPr>
          <w:p w14:paraId="29506014" w14:textId="77777777" w:rsidR="007775D6" w:rsidRPr="009D1F1B" w:rsidRDefault="007775D6" w:rsidP="003E47BB">
            <w:pPr>
              <w:spacing w:line="240" w:lineRule="auto"/>
              <w:rPr>
                <w:rFonts w:cs="Arial"/>
              </w:rPr>
            </w:pPr>
          </w:p>
        </w:tc>
        <w:tc>
          <w:tcPr>
            <w:tcW w:w="340" w:type="dxa"/>
          </w:tcPr>
          <w:p w14:paraId="0B82B284" w14:textId="10206329" w:rsidR="007775D6" w:rsidRPr="009D1F1B" w:rsidRDefault="007775D6" w:rsidP="003E47BB">
            <w:pPr>
              <w:spacing w:line="240" w:lineRule="auto"/>
              <w:rPr>
                <w:rFonts w:cs="Arial"/>
              </w:rPr>
            </w:pPr>
          </w:p>
        </w:tc>
        <w:tc>
          <w:tcPr>
            <w:tcW w:w="340" w:type="dxa"/>
          </w:tcPr>
          <w:p w14:paraId="30071DDD" w14:textId="77777777" w:rsidR="007775D6" w:rsidRPr="009D1F1B" w:rsidRDefault="007775D6" w:rsidP="003E47BB">
            <w:pPr>
              <w:spacing w:line="240" w:lineRule="auto"/>
              <w:rPr>
                <w:rFonts w:cs="Arial"/>
              </w:rPr>
            </w:pPr>
            <w:r w:rsidRPr="009D1F1B">
              <w:rPr>
                <w:rFonts w:cs="Arial"/>
              </w:rPr>
              <w:t>x</w:t>
            </w:r>
          </w:p>
        </w:tc>
        <w:tc>
          <w:tcPr>
            <w:tcW w:w="340" w:type="dxa"/>
          </w:tcPr>
          <w:p w14:paraId="1C116BB2" w14:textId="77777777" w:rsidR="007775D6" w:rsidRPr="009D1F1B" w:rsidRDefault="007775D6" w:rsidP="003E47BB">
            <w:pPr>
              <w:spacing w:line="240" w:lineRule="auto"/>
              <w:rPr>
                <w:rFonts w:cs="Arial"/>
              </w:rPr>
            </w:pPr>
            <w:r w:rsidRPr="009D1F1B">
              <w:rPr>
                <w:rFonts w:cs="Arial"/>
              </w:rPr>
              <w:t>x</w:t>
            </w:r>
          </w:p>
        </w:tc>
        <w:tc>
          <w:tcPr>
            <w:tcW w:w="340" w:type="dxa"/>
          </w:tcPr>
          <w:p w14:paraId="635D5F48" w14:textId="77777777" w:rsidR="007775D6" w:rsidRPr="009D1F1B" w:rsidRDefault="007775D6" w:rsidP="003E47BB">
            <w:pPr>
              <w:spacing w:line="240" w:lineRule="auto"/>
              <w:rPr>
                <w:rFonts w:cs="Arial"/>
              </w:rPr>
            </w:pPr>
            <w:r w:rsidRPr="009D1F1B">
              <w:rPr>
                <w:rFonts w:cs="Arial"/>
              </w:rPr>
              <w:t>x</w:t>
            </w:r>
          </w:p>
        </w:tc>
        <w:tc>
          <w:tcPr>
            <w:tcW w:w="340" w:type="dxa"/>
          </w:tcPr>
          <w:p w14:paraId="101D4246" w14:textId="77777777" w:rsidR="007775D6" w:rsidRPr="009D1F1B" w:rsidRDefault="007775D6" w:rsidP="003E47BB">
            <w:pPr>
              <w:spacing w:line="240" w:lineRule="auto"/>
              <w:rPr>
                <w:rFonts w:cs="Arial"/>
              </w:rPr>
            </w:pPr>
          </w:p>
        </w:tc>
        <w:tc>
          <w:tcPr>
            <w:tcW w:w="340" w:type="dxa"/>
          </w:tcPr>
          <w:p w14:paraId="61E1FE4A" w14:textId="77777777" w:rsidR="007775D6" w:rsidRPr="009D1F1B" w:rsidRDefault="007775D6" w:rsidP="003E47BB">
            <w:pPr>
              <w:spacing w:line="240" w:lineRule="auto"/>
              <w:rPr>
                <w:rFonts w:cs="Arial"/>
              </w:rPr>
            </w:pPr>
            <w:r w:rsidRPr="009D1F1B">
              <w:rPr>
                <w:rFonts w:cs="Arial"/>
              </w:rPr>
              <w:t>x</w:t>
            </w:r>
          </w:p>
        </w:tc>
        <w:tc>
          <w:tcPr>
            <w:tcW w:w="340" w:type="dxa"/>
          </w:tcPr>
          <w:p w14:paraId="35E54063" w14:textId="77777777" w:rsidR="007775D6" w:rsidRPr="009D1F1B" w:rsidRDefault="007775D6" w:rsidP="003E47BB">
            <w:pPr>
              <w:spacing w:line="240" w:lineRule="auto"/>
              <w:rPr>
                <w:rFonts w:cs="Arial"/>
              </w:rPr>
            </w:pPr>
          </w:p>
        </w:tc>
        <w:tc>
          <w:tcPr>
            <w:tcW w:w="340" w:type="dxa"/>
          </w:tcPr>
          <w:p w14:paraId="36E3F832" w14:textId="77777777" w:rsidR="007775D6" w:rsidRPr="009D1F1B" w:rsidRDefault="007775D6" w:rsidP="003E47BB">
            <w:pPr>
              <w:spacing w:line="240" w:lineRule="auto"/>
              <w:rPr>
                <w:rFonts w:cs="Arial"/>
              </w:rPr>
            </w:pPr>
            <w:r w:rsidRPr="009D1F1B">
              <w:rPr>
                <w:rFonts w:cs="Arial"/>
              </w:rPr>
              <w:t>R</w:t>
            </w:r>
          </w:p>
        </w:tc>
        <w:tc>
          <w:tcPr>
            <w:tcW w:w="2356" w:type="dxa"/>
          </w:tcPr>
          <w:p w14:paraId="62B57506" w14:textId="77777777" w:rsidR="007775D6" w:rsidRPr="009D1F1B" w:rsidRDefault="007775D6" w:rsidP="003E47BB">
            <w:pPr>
              <w:spacing w:line="240" w:lineRule="auto"/>
              <w:rPr>
                <w:rFonts w:cs="Arial"/>
              </w:rPr>
            </w:pPr>
            <w:r w:rsidRPr="009D1F1B">
              <w:rPr>
                <w:rFonts w:cs="Arial"/>
              </w:rPr>
              <w:t>Reference between requirements given in the specification and their verification - in line with ECSS-E-ST10-02C Annex B.</w:t>
            </w:r>
          </w:p>
          <w:p w14:paraId="66573F5E" w14:textId="77777777" w:rsidR="007775D6" w:rsidRPr="009D1F1B" w:rsidRDefault="007775D6" w:rsidP="003E47BB">
            <w:pPr>
              <w:spacing w:line="240" w:lineRule="auto"/>
              <w:rPr>
                <w:rFonts w:cs="Arial"/>
              </w:rPr>
            </w:pPr>
            <w:r w:rsidRPr="009D1F1B">
              <w:rPr>
                <w:rFonts w:cs="Arial"/>
              </w:rPr>
              <w:t>Including compliance matrix</w:t>
            </w:r>
          </w:p>
        </w:tc>
      </w:tr>
      <w:tr w:rsidR="007775D6" w:rsidRPr="009D1F1B" w14:paraId="3CEBF8E1" w14:textId="77777777" w:rsidTr="00B179F8">
        <w:tc>
          <w:tcPr>
            <w:tcW w:w="967" w:type="dxa"/>
          </w:tcPr>
          <w:p w14:paraId="3D053135" w14:textId="77777777" w:rsidR="007775D6" w:rsidRPr="009D1F1B" w:rsidRDefault="007775D6" w:rsidP="003E47BB">
            <w:pPr>
              <w:spacing w:line="240" w:lineRule="auto"/>
              <w:rPr>
                <w:rFonts w:cs="Arial"/>
              </w:rPr>
            </w:pPr>
            <w:r w:rsidRPr="009D1F1B">
              <w:rPr>
                <w:rFonts w:cs="Arial"/>
              </w:rPr>
              <w:t>TD-06</w:t>
            </w:r>
          </w:p>
        </w:tc>
        <w:tc>
          <w:tcPr>
            <w:tcW w:w="2268" w:type="dxa"/>
          </w:tcPr>
          <w:p w14:paraId="0B3D843E" w14:textId="77777777" w:rsidR="007775D6" w:rsidRPr="009D1F1B" w:rsidRDefault="007775D6" w:rsidP="003E47BB">
            <w:pPr>
              <w:spacing w:line="240" w:lineRule="auto"/>
              <w:rPr>
                <w:rFonts w:cs="Arial"/>
              </w:rPr>
            </w:pPr>
            <w:r w:rsidRPr="009D1F1B">
              <w:rPr>
                <w:rFonts w:cs="Arial"/>
              </w:rPr>
              <w:t>Test Plan (including test matrix)</w:t>
            </w:r>
          </w:p>
        </w:tc>
        <w:tc>
          <w:tcPr>
            <w:tcW w:w="340" w:type="dxa"/>
          </w:tcPr>
          <w:p w14:paraId="5206E4A9" w14:textId="77777777" w:rsidR="007775D6" w:rsidRPr="009D1F1B" w:rsidRDefault="007775D6" w:rsidP="003E47BB">
            <w:pPr>
              <w:spacing w:line="240" w:lineRule="auto"/>
              <w:rPr>
                <w:rFonts w:cs="Arial"/>
              </w:rPr>
            </w:pPr>
          </w:p>
        </w:tc>
        <w:tc>
          <w:tcPr>
            <w:tcW w:w="340" w:type="dxa"/>
          </w:tcPr>
          <w:p w14:paraId="6D7F12B0" w14:textId="77777777" w:rsidR="007775D6" w:rsidRPr="009D1F1B" w:rsidRDefault="007775D6" w:rsidP="003E47BB">
            <w:pPr>
              <w:spacing w:line="240" w:lineRule="auto"/>
              <w:rPr>
                <w:rFonts w:cs="Arial"/>
              </w:rPr>
            </w:pPr>
          </w:p>
        </w:tc>
        <w:tc>
          <w:tcPr>
            <w:tcW w:w="340" w:type="dxa"/>
          </w:tcPr>
          <w:p w14:paraId="3EFCEE56" w14:textId="77777777" w:rsidR="007775D6" w:rsidRPr="009D1F1B" w:rsidRDefault="007775D6" w:rsidP="003E47BB">
            <w:pPr>
              <w:spacing w:line="240" w:lineRule="auto"/>
              <w:rPr>
                <w:rFonts w:cs="Arial"/>
              </w:rPr>
            </w:pPr>
            <w:r w:rsidRPr="009D1F1B">
              <w:rPr>
                <w:rFonts w:cs="Arial"/>
              </w:rPr>
              <w:t>x</w:t>
            </w:r>
          </w:p>
        </w:tc>
        <w:tc>
          <w:tcPr>
            <w:tcW w:w="340" w:type="dxa"/>
          </w:tcPr>
          <w:p w14:paraId="08503196" w14:textId="77777777" w:rsidR="007775D6" w:rsidRPr="009D1F1B" w:rsidRDefault="007775D6" w:rsidP="003E47BB">
            <w:pPr>
              <w:spacing w:line="240" w:lineRule="auto"/>
              <w:rPr>
                <w:rFonts w:cs="Arial"/>
              </w:rPr>
            </w:pPr>
            <w:r w:rsidRPr="009D1F1B">
              <w:rPr>
                <w:rFonts w:cs="Arial"/>
              </w:rPr>
              <w:t>x</w:t>
            </w:r>
          </w:p>
        </w:tc>
        <w:tc>
          <w:tcPr>
            <w:tcW w:w="340" w:type="dxa"/>
          </w:tcPr>
          <w:p w14:paraId="078B00E4" w14:textId="77777777" w:rsidR="007775D6" w:rsidRPr="009D1F1B" w:rsidRDefault="007775D6" w:rsidP="003E47BB">
            <w:pPr>
              <w:spacing w:line="240" w:lineRule="auto"/>
              <w:rPr>
                <w:rFonts w:cs="Arial"/>
              </w:rPr>
            </w:pPr>
            <w:r w:rsidRPr="009D1F1B">
              <w:rPr>
                <w:rFonts w:cs="Arial"/>
              </w:rPr>
              <w:t>x</w:t>
            </w:r>
          </w:p>
        </w:tc>
        <w:tc>
          <w:tcPr>
            <w:tcW w:w="340" w:type="dxa"/>
          </w:tcPr>
          <w:p w14:paraId="7AADE38C" w14:textId="77777777" w:rsidR="007775D6" w:rsidRPr="009D1F1B" w:rsidRDefault="007775D6" w:rsidP="003E47BB">
            <w:pPr>
              <w:spacing w:line="240" w:lineRule="auto"/>
              <w:rPr>
                <w:rFonts w:cs="Arial"/>
              </w:rPr>
            </w:pPr>
          </w:p>
        </w:tc>
        <w:tc>
          <w:tcPr>
            <w:tcW w:w="340" w:type="dxa"/>
          </w:tcPr>
          <w:p w14:paraId="0EEAA277" w14:textId="77777777" w:rsidR="007775D6" w:rsidRPr="009D1F1B" w:rsidRDefault="007775D6" w:rsidP="003E47BB">
            <w:pPr>
              <w:spacing w:line="240" w:lineRule="auto"/>
              <w:rPr>
                <w:rFonts w:cs="Arial"/>
              </w:rPr>
            </w:pPr>
          </w:p>
        </w:tc>
        <w:tc>
          <w:tcPr>
            <w:tcW w:w="340" w:type="dxa"/>
          </w:tcPr>
          <w:p w14:paraId="5A677164" w14:textId="77777777" w:rsidR="007775D6" w:rsidRPr="009D1F1B" w:rsidRDefault="007775D6" w:rsidP="003E47BB">
            <w:pPr>
              <w:spacing w:line="240" w:lineRule="auto"/>
              <w:rPr>
                <w:rFonts w:cs="Arial"/>
              </w:rPr>
            </w:pPr>
          </w:p>
        </w:tc>
        <w:tc>
          <w:tcPr>
            <w:tcW w:w="340" w:type="dxa"/>
          </w:tcPr>
          <w:p w14:paraId="4D75F214" w14:textId="77777777" w:rsidR="007775D6" w:rsidRPr="009D1F1B" w:rsidRDefault="007775D6" w:rsidP="003E47BB">
            <w:pPr>
              <w:spacing w:line="240" w:lineRule="auto"/>
              <w:rPr>
                <w:rFonts w:cs="Arial"/>
              </w:rPr>
            </w:pPr>
            <w:r w:rsidRPr="009D1F1B">
              <w:rPr>
                <w:rFonts w:cs="Arial"/>
              </w:rPr>
              <w:t>A</w:t>
            </w:r>
          </w:p>
        </w:tc>
        <w:tc>
          <w:tcPr>
            <w:tcW w:w="2356" w:type="dxa"/>
          </w:tcPr>
          <w:p w14:paraId="40D4C08F" w14:textId="77777777" w:rsidR="007775D6" w:rsidRPr="009D1F1B" w:rsidRDefault="007775D6" w:rsidP="003E47BB">
            <w:pPr>
              <w:spacing w:line="240" w:lineRule="auto"/>
              <w:rPr>
                <w:rFonts w:cs="Arial"/>
              </w:rPr>
            </w:pPr>
            <w:r>
              <w:rPr>
                <w:rFonts w:cs="Arial"/>
              </w:rPr>
              <w:t>As per Annex A of ECSS-E</w:t>
            </w:r>
            <w:r w:rsidRPr="00C04D8E">
              <w:rPr>
                <w:rFonts w:cs="Arial"/>
              </w:rPr>
              <w:t>-ST-10</w:t>
            </w:r>
            <w:r>
              <w:rPr>
                <w:rFonts w:cs="Arial"/>
              </w:rPr>
              <w:t>-03</w:t>
            </w:r>
            <w:r w:rsidRPr="00C04D8E">
              <w:rPr>
                <w:rFonts w:cs="Arial"/>
              </w:rPr>
              <w:t>C</w:t>
            </w:r>
          </w:p>
        </w:tc>
      </w:tr>
      <w:tr w:rsidR="007775D6" w:rsidRPr="009D1F1B" w14:paraId="69C149B8" w14:textId="77777777" w:rsidTr="00B179F8">
        <w:tc>
          <w:tcPr>
            <w:tcW w:w="967" w:type="dxa"/>
          </w:tcPr>
          <w:p w14:paraId="43B79BCA" w14:textId="7B2FA49D" w:rsidR="007775D6" w:rsidRPr="009D1F1B" w:rsidRDefault="007775D6" w:rsidP="003E47BB">
            <w:pPr>
              <w:spacing w:line="240" w:lineRule="auto"/>
              <w:rPr>
                <w:rFonts w:cs="Arial"/>
              </w:rPr>
            </w:pPr>
            <w:del w:id="7432" w:author="Legrand, Maxime" w:date="2025-04-10T13:34:00Z">
              <w:r w:rsidRPr="009D1F1B" w:rsidDel="00187278">
                <w:rPr>
                  <w:rFonts w:cs="Arial"/>
                </w:rPr>
                <w:delText>TD-07</w:delText>
              </w:r>
            </w:del>
          </w:p>
        </w:tc>
        <w:tc>
          <w:tcPr>
            <w:tcW w:w="2268" w:type="dxa"/>
          </w:tcPr>
          <w:p w14:paraId="75E07C3B" w14:textId="48262A40" w:rsidR="007775D6" w:rsidRPr="009D1F1B" w:rsidRDefault="007775D6" w:rsidP="003E47BB">
            <w:pPr>
              <w:spacing w:line="240" w:lineRule="auto"/>
              <w:rPr>
                <w:rFonts w:cs="Arial"/>
              </w:rPr>
            </w:pPr>
            <w:del w:id="7433" w:author="Legrand, Maxime" w:date="2025-04-10T13:34:00Z">
              <w:r w:rsidRPr="009D1F1B" w:rsidDel="00187278">
                <w:rPr>
                  <w:rFonts w:cs="Arial"/>
                </w:rPr>
                <w:delText>Mechanical/Structural Analysis</w:delText>
              </w:r>
            </w:del>
          </w:p>
        </w:tc>
        <w:tc>
          <w:tcPr>
            <w:tcW w:w="340" w:type="dxa"/>
          </w:tcPr>
          <w:p w14:paraId="400ADA32" w14:textId="77777777" w:rsidR="007775D6" w:rsidRPr="009D1F1B" w:rsidRDefault="007775D6" w:rsidP="003E47BB">
            <w:pPr>
              <w:spacing w:line="240" w:lineRule="auto"/>
              <w:rPr>
                <w:rFonts w:cs="Arial"/>
              </w:rPr>
            </w:pPr>
          </w:p>
        </w:tc>
        <w:tc>
          <w:tcPr>
            <w:tcW w:w="340" w:type="dxa"/>
          </w:tcPr>
          <w:p w14:paraId="7B618641" w14:textId="77777777" w:rsidR="007775D6" w:rsidRPr="009D1F1B" w:rsidRDefault="007775D6" w:rsidP="003E47BB">
            <w:pPr>
              <w:spacing w:line="240" w:lineRule="auto"/>
              <w:rPr>
                <w:rFonts w:cs="Arial"/>
              </w:rPr>
            </w:pPr>
          </w:p>
        </w:tc>
        <w:tc>
          <w:tcPr>
            <w:tcW w:w="340" w:type="dxa"/>
          </w:tcPr>
          <w:p w14:paraId="67686080" w14:textId="05DE9C7D" w:rsidR="007775D6" w:rsidRPr="009D1F1B" w:rsidRDefault="007775D6" w:rsidP="003E47BB">
            <w:pPr>
              <w:spacing w:line="240" w:lineRule="auto"/>
              <w:rPr>
                <w:rFonts w:cs="Arial"/>
              </w:rPr>
            </w:pPr>
            <w:del w:id="7434" w:author="Legrand, Maxime" w:date="2025-04-10T13:34:00Z">
              <w:r w:rsidRPr="009D1F1B" w:rsidDel="00187278">
                <w:rPr>
                  <w:rFonts w:cs="Arial"/>
                </w:rPr>
                <w:delText>x</w:delText>
              </w:r>
            </w:del>
          </w:p>
        </w:tc>
        <w:tc>
          <w:tcPr>
            <w:tcW w:w="340" w:type="dxa"/>
          </w:tcPr>
          <w:p w14:paraId="2A4AF621" w14:textId="033E3E09" w:rsidR="007775D6" w:rsidRPr="009D1F1B" w:rsidRDefault="007775D6" w:rsidP="003E47BB">
            <w:pPr>
              <w:spacing w:line="240" w:lineRule="auto"/>
              <w:rPr>
                <w:rFonts w:cs="Arial"/>
              </w:rPr>
            </w:pPr>
            <w:del w:id="7435" w:author="Legrand, Maxime" w:date="2025-04-10T13:34:00Z">
              <w:r w:rsidRPr="009D1F1B" w:rsidDel="00187278">
                <w:rPr>
                  <w:rFonts w:cs="Arial"/>
                </w:rPr>
                <w:delText>x</w:delText>
              </w:r>
            </w:del>
          </w:p>
        </w:tc>
        <w:tc>
          <w:tcPr>
            <w:tcW w:w="340" w:type="dxa"/>
          </w:tcPr>
          <w:p w14:paraId="18D10B7C" w14:textId="7DD22E11" w:rsidR="007775D6" w:rsidRPr="009D1F1B" w:rsidRDefault="007775D6" w:rsidP="003E47BB">
            <w:pPr>
              <w:spacing w:line="240" w:lineRule="auto"/>
              <w:rPr>
                <w:rFonts w:cs="Arial"/>
              </w:rPr>
            </w:pPr>
            <w:del w:id="7436" w:author="Legrand, Maxime" w:date="2025-04-10T13:34:00Z">
              <w:r w:rsidRPr="009D1F1B" w:rsidDel="00187278">
                <w:rPr>
                  <w:rFonts w:cs="Arial"/>
                </w:rPr>
                <w:delText>x</w:delText>
              </w:r>
            </w:del>
          </w:p>
        </w:tc>
        <w:tc>
          <w:tcPr>
            <w:tcW w:w="340" w:type="dxa"/>
          </w:tcPr>
          <w:p w14:paraId="26B25011" w14:textId="77777777" w:rsidR="007775D6" w:rsidRPr="009D1F1B" w:rsidRDefault="007775D6" w:rsidP="003E47BB">
            <w:pPr>
              <w:spacing w:line="240" w:lineRule="auto"/>
              <w:rPr>
                <w:rFonts w:cs="Arial"/>
              </w:rPr>
            </w:pPr>
          </w:p>
        </w:tc>
        <w:tc>
          <w:tcPr>
            <w:tcW w:w="340" w:type="dxa"/>
          </w:tcPr>
          <w:p w14:paraId="6CF1CA9E" w14:textId="77777777" w:rsidR="007775D6" w:rsidRPr="009D1F1B" w:rsidRDefault="007775D6" w:rsidP="003E47BB">
            <w:pPr>
              <w:spacing w:line="240" w:lineRule="auto"/>
              <w:rPr>
                <w:rFonts w:cs="Arial"/>
              </w:rPr>
            </w:pPr>
          </w:p>
        </w:tc>
        <w:tc>
          <w:tcPr>
            <w:tcW w:w="340" w:type="dxa"/>
          </w:tcPr>
          <w:p w14:paraId="12F70856" w14:textId="77777777" w:rsidR="007775D6" w:rsidRPr="009D1F1B" w:rsidRDefault="007775D6" w:rsidP="003E47BB">
            <w:pPr>
              <w:spacing w:line="240" w:lineRule="auto"/>
              <w:rPr>
                <w:rFonts w:cs="Arial"/>
              </w:rPr>
            </w:pPr>
          </w:p>
        </w:tc>
        <w:tc>
          <w:tcPr>
            <w:tcW w:w="340" w:type="dxa"/>
          </w:tcPr>
          <w:p w14:paraId="2A078550" w14:textId="0AC68B14" w:rsidR="007775D6" w:rsidRPr="009D1F1B" w:rsidRDefault="007775D6" w:rsidP="003E47BB">
            <w:pPr>
              <w:spacing w:line="240" w:lineRule="auto"/>
              <w:rPr>
                <w:rFonts w:cs="Arial"/>
              </w:rPr>
            </w:pPr>
            <w:del w:id="7437" w:author="Legrand, Maxime" w:date="2025-04-10T13:34:00Z">
              <w:r w:rsidRPr="009D1F1B" w:rsidDel="00187278">
                <w:rPr>
                  <w:rFonts w:cs="Arial"/>
                </w:rPr>
                <w:delText>R</w:delText>
              </w:r>
            </w:del>
          </w:p>
        </w:tc>
        <w:tc>
          <w:tcPr>
            <w:tcW w:w="2356" w:type="dxa"/>
          </w:tcPr>
          <w:p w14:paraId="7D921F22" w14:textId="3247E26F" w:rsidR="007775D6" w:rsidRPr="009D1F1B" w:rsidRDefault="007775D6" w:rsidP="003E47BB">
            <w:pPr>
              <w:spacing w:line="240" w:lineRule="auto"/>
              <w:rPr>
                <w:rFonts w:cs="Arial"/>
              </w:rPr>
            </w:pPr>
            <w:del w:id="7438" w:author="Legrand, Maxime" w:date="2025-04-10T13:34:00Z">
              <w:r w:rsidDel="00187278">
                <w:rPr>
                  <w:rFonts w:cs="Arial"/>
                </w:rPr>
                <w:delText>As per annex Q of ECSS-E-ST-10C</w:delText>
              </w:r>
            </w:del>
          </w:p>
        </w:tc>
      </w:tr>
      <w:tr w:rsidR="007775D6" w:rsidRPr="009D1F1B" w14:paraId="3ADC84A8" w14:textId="77777777" w:rsidTr="00B179F8">
        <w:tc>
          <w:tcPr>
            <w:tcW w:w="967" w:type="dxa"/>
          </w:tcPr>
          <w:p w14:paraId="3736071D" w14:textId="44383500" w:rsidR="007775D6" w:rsidRPr="009D1F1B" w:rsidRDefault="007775D6" w:rsidP="003E47BB">
            <w:pPr>
              <w:spacing w:line="240" w:lineRule="auto"/>
              <w:rPr>
                <w:rFonts w:cs="Arial"/>
              </w:rPr>
            </w:pPr>
            <w:del w:id="7439" w:author="Legrand, Maxime" w:date="2025-04-10T13:34:00Z">
              <w:r w:rsidRPr="009D1F1B" w:rsidDel="00187278">
                <w:rPr>
                  <w:rFonts w:cs="Arial"/>
                </w:rPr>
                <w:delText>TD-08</w:delText>
              </w:r>
            </w:del>
          </w:p>
        </w:tc>
        <w:tc>
          <w:tcPr>
            <w:tcW w:w="2268" w:type="dxa"/>
          </w:tcPr>
          <w:p w14:paraId="2EBBB343" w14:textId="28CC647F" w:rsidR="007775D6" w:rsidRPr="009D1F1B" w:rsidRDefault="007775D6" w:rsidP="003E47BB">
            <w:pPr>
              <w:spacing w:line="240" w:lineRule="auto"/>
              <w:rPr>
                <w:rFonts w:cs="Arial"/>
              </w:rPr>
            </w:pPr>
            <w:del w:id="7440" w:author="Legrand, Maxime" w:date="2025-04-10T13:34:00Z">
              <w:r w:rsidRPr="009D1F1B" w:rsidDel="00187278">
                <w:rPr>
                  <w:rFonts w:cs="Arial"/>
                </w:rPr>
                <w:delText>Thermal Analysis Report</w:delText>
              </w:r>
            </w:del>
          </w:p>
        </w:tc>
        <w:tc>
          <w:tcPr>
            <w:tcW w:w="340" w:type="dxa"/>
          </w:tcPr>
          <w:p w14:paraId="71D8CF01" w14:textId="77777777" w:rsidR="007775D6" w:rsidRPr="009D1F1B" w:rsidRDefault="007775D6" w:rsidP="003E47BB">
            <w:pPr>
              <w:spacing w:line="240" w:lineRule="auto"/>
              <w:rPr>
                <w:rFonts w:cs="Arial"/>
              </w:rPr>
            </w:pPr>
          </w:p>
        </w:tc>
        <w:tc>
          <w:tcPr>
            <w:tcW w:w="340" w:type="dxa"/>
          </w:tcPr>
          <w:p w14:paraId="258A4603" w14:textId="77777777" w:rsidR="007775D6" w:rsidRPr="009D1F1B" w:rsidRDefault="007775D6" w:rsidP="003E47BB">
            <w:pPr>
              <w:spacing w:line="240" w:lineRule="auto"/>
              <w:rPr>
                <w:rFonts w:cs="Arial"/>
              </w:rPr>
            </w:pPr>
          </w:p>
        </w:tc>
        <w:tc>
          <w:tcPr>
            <w:tcW w:w="340" w:type="dxa"/>
          </w:tcPr>
          <w:p w14:paraId="44ACA340" w14:textId="08651467" w:rsidR="007775D6" w:rsidRPr="009D1F1B" w:rsidRDefault="007775D6" w:rsidP="003E47BB">
            <w:pPr>
              <w:spacing w:line="240" w:lineRule="auto"/>
              <w:rPr>
                <w:rFonts w:cs="Arial"/>
              </w:rPr>
            </w:pPr>
            <w:del w:id="7441" w:author="Legrand, Maxime" w:date="2025-04-10T13:34:00Z">
              <w:r w:rsidRPr="009D1F1B" w:rsidDel="00187278">
                <w:rPr>
                  <w:rFonts w:cs="Arial"/>
                </w:rPr>
                <w:delText>x</w:delText>
              </w:r>
            </w:del>
          </w:p>
        </w:tc>
        <w:tc>
          <w:tcPr>
            <w:tcW w:w="340" w:type="dxa"/>
          </w:tcPr>
          <w:p w14:paraId="2DFFB700" w14:textId="3849F5BD" w:rsidR="007775D6" w:rsidRPr="009D1F1B" w:rsidRDefault="007775D6" w:rsidP="003E47BB">
            <w:pPr>
              <w:spacing w:line="240" w:lineRule="auto"/>
              <w:rPr>
                <w:rFonts w:cs="Arial"/>
              </w:rPr>
            </w:pPr>
            <w:del w:id="7442" w:author="Legrand, Maxime" w:date="2025-04-10T13:34:00Z">
              <w:r w:rsidRPr="009D1F1B" w:rsidDel="00187278">
                <w:rPr>
                  <w:rFonts w:cs="Arial"/>
                </w:rPr>
                <w:delText>x</w:delText>
              </w:r>
            </w:del>
          </w:p>
        </w:tc>
        <w:tc>
          <w:tcPr>
            <w:tcW w:w="340" w:type="dxa"/>
          </w:tcPr>
          <w:p w14:paraId="461C524B" w14:textId="48B08E25" w:rsidR="007775D6" w:rsidRPr="009D1F1B" w:rsidRDefault="007775D6" w:rsidP="003E47BB">
            <w:pPr>
              <w:spacing w:line="240" w:lineRule="auto"/>
              <w:rPr>
                <w:rFonts w:cs="Arial"/>
              </w:rPr>
            </w:pPr>
            <w:del w:id="7443" w:author="Legrand, Maxime" w:date="2025-04-10T13:34:00Z">
              <w:r w:rsidRPr="009D1F1B" w:rsidDel="00187278">
                <w:rPr>
                  <w:rFonts w:cs="Arial"/>
                </w:rPr>
                <w:delText>x</w:delText>
              </w:r>
            </w:del>
          </w:p>
        </w:tc>
        <w:tc>
          <w:tcPr>
            <w:tcW w:w="340" w:type="dxa"/>
          </w:tcPr>
          <w:p w14:paraId="478DD22D" w14:textId="77777777" w:rsidR="007775D6" w:rsidRPr="009D1F1B" w:rsidRDefault="007775D6" w:rsidP="003E47BB">
            <w:pPr>
              <w:spacing w:line="240" w:lineRule="auto"/>
              <w:rPr>
                <w:rFonts w:cs="Arial"/>
              </w:rPr>
            </w:pPr>
          </w:p>
        </w:tc>
        <w:tc>
          <w:tcPr>
            <w:tcW w:w="340" w:type="dxa"/>
          </w:tcPr>
          <w:p w14:paraId="681534E7" w14:textId="77777777" w:rsidR="007775D6" w:rsidRPr="009D1F1B" w:rsidRDefault="007775D6" w:rsidP="003E47BB">
            <w:pPr>
              <w:spacing w:line="240" w:lineRule="auto"/>
              <w:rPr>
                <w:rFonts w:cs="Arial"/>
              </w:rPr>
            </w:pPr>
          </w:p>
        </w:tc>
        <w:tc>
          <w:tcPr>
            <w:tcW w:w="340" w:type="dxa"/>
          </w:tcPr>
          <w:p w14:paraId="109B78AF" w14:textId="77777777" w:rsidR="007775D6" w:rsidRPr="009D1F1B" w:rsidRDefault="007775D6" w:rsidP="003E47BB">
            <w:pPr>
              <w:spacing w:line="240" w:lineRule="auto"/>
              <w:rPr>
                <w:rFonts w:cs="Arial"/>
              </w:rPr>
            </w:pPr>
          </w:p>
        </w:tc>
        <w:tc>
          <w:tcPr>
            <w:tcW w:w="340" w:type="dxa"/>
          </w:tcPr>
          <w:p w14:paraId="3771813B" w14:textId="119CD553" w:rsidR="007775D6" w:rsidRPr="009D1F1B" w:rsidRDefault="007775D6" w:rsidP="003E47BB">
            <w:pPr>
              <w:spacing w:line="240" w:lineRule="auto"/>
              <w:rPr>
                <w:rFonts w:cs="Arial"/>
              </w:rPr>
            </w:pPr>
            <w:del w:id="7444" w:author="Legrand, Maxime" w:date="2025-04-10T13:34:00Z">
              <w:r w:rsidRPr="009D1F1B" w:rsidDel="00187278">
                <w:rPr>
                  <w:rFonts w:cs="Arial"/>
                </w:rPr>
                <w:delText>R</w:delText>
              </w:r>
            </w:del>
          </w:p>
        </w:tc>
        <w:tc>
          <w:tcPr>
            <w:tcW w:w="2356" w:type="dxa"/>
          </w:tcPr>
          <w:p w14:paraId="18777BFE" w14:textId="16A9F807" w:rsidR="007775D6" w:rsidRPr="009D1F1B" w:rsidRDefault="007775D6" w:rsidP="003E47BB">
            <w:pPr>
              <w:spacing w:line="240" w:lineRule="auto"/>
              <w:rPr>
                <w:rFonts w:cs="Arial"/>
              </w:rPr>
            </w:pPr>
            <w:del w:id="7445" w:author="Legrand, Maxime" w:date="2025-04-10T13:34:00Z">
              <w:r w:rsidDel="00187278">
                <w:rPr>
                  <w:rFonts w:cs="Arial"/>
                </w:rPr>
                <w:delText>As per annex Q of ECSS-E-ST-10C</w:delText>
              </w:r>
            </w:del>
          </w:p>
        </w:tc>
      </w:tr>
      <w:tr w:rsidR="007775D6" w:rsidRPr="009D1F1B" w14:paraId="57BCFA6D" w14:textId="77777777" w:rsidTr="00B179F8">
        <w:tc>
          <w:tcPr>
            <w:tcW w:w="967" w:type="dxa"/>
          </w:tcPr>
          <w:p w14:paraId="38DA0284" w14:textId="15C5DE64" w:rsidR="007775D6" w:rsidRPr="009D1F1B" w:rsidRDefault="007775D6" w:rsidP="003E47BB">
            <w:pPr>
              <w:spacing w:line="240" w:lineRule="auto"/>
              <w:rPr>
                <w:rFonts w:cs="Arial"/>
              </w:rPr>
            </w:pPr>
            <w:del w:id="7446" w:author="Legrand, Maxime" w:date="2025-04-10T13:34:00Z">
              <w:r w:rsidRPr="009D1F1B" w:rsidDel="00187278">
                <w:rPr>
                  <w:rFonts w:cs="Arial"/>
                </w:rPr>
                <w:delText>TD-09</w:delText>
              </w:r>
            </w:del>
          </w:p>
        </w:tc>
        <w:tc>
          <w:tcPr>
            <w:tcW w:w="2268" w:type="dxa"/>
          </w:tcPr>
          <w:p w14:paraId="1E9F417F" w14:textId="3BDFDA48" w:rsidR="007775D6" w:rsidRPr="009D1F1B" w:rsidRDefault="007775D6" w:rsidP="003E47BB">
            <w:pPr>
              <w:spacing w:line="240" w:lineRule="auto"/>
              <w:rPr>
                <w:rFonts w:cs="Arial"/>
              </w:rPr>
            </w:pPr>
            <w:del w:id="7447" w:author="Legrand, Maxime" w:date="2025-04-10T13:34:00Z">
              <w:r w:rsidRPr="009D1F1B" w:rsidDel="00187278">
                <w:rPr>
                  <w:rFonts w:cs="Arial"/>
                </w:rPr>
                <w:delText>EMC Analysis</w:delText>
              </w:r>
            </w:del>
          </w:p>
        </w:tc>
        <w:tc>
          <w:tcPr>
            <w:tcW w:w="340" w:type="dxa"/>
          </w:tcPr>
          <w:p w14:paraId="5EA059CF" w14:textId="77777777" w:rsidR="007775D6" w:rsidRPr="009D1F1B" w:rsidRDefault="007775D6" w:rsidP="003E47BB">
            <w:pPr>
              <w:spacing w:line="240" w:lineRule="auto"/>
              <w:rPr>
                <w:rFonts w:cs="Arial"/>
              </w:rPr>
            </w:pPr>
          </w:p>
        </w:tc>
        <w:tc>
          <w:tcPr>
            <w:tcW w:w="340" w:type="dxa"/>
          </w:tcPr>
          <w:p w14:paraId="48A24EA3" w14:textId="77777777" w:rsidR="007775D6" w:rsidRPr="009D1F1B" w:rsidRDefault="007775D6" w:rsidP="003E47BB">
            <w:pPr>
              <w:spacing w:line="240" w:lineRule="auto"/>
              <w:rPr>
                <w:rFonts w:cs="Arial"/>
              </w:rPr>
            </w:pPr>
          </w:p>
        </w:tc>
        <w:tc>
          <w:tcPr>
            <w:tcW w:w="340" w:type="dxa"/>
          </w:tcPr>
          <w:p w14:paraId="15AFA766" w14:textId="72D6F773" w:rsidR="007775D6" w:rsidRPr="009D1F1B" w:rsidRDefault="007775D6" w:rsidP="003E47BB">
            <w:pPr>
              <w:spacing w:line="240" w:lineRule="auto"/>
              <w:rPr>
                <w:rFonts w:cs="Arial"/>
              </w:rPr>
            </w:pPr>
            <w:del w:id="7448" w:author="Legrand, Maxime" w:date="2025-04-10T13:34:00Z">
              <w:r w:rsidRPr="009D1F1B" w:rsidDel="00187278">
                <w:rPr>
                  <w:rFonts w:cs="Arial"/>
                </w:rPr>
                <w:delText>x</w:delText>
              </w:r>
            </w:del>
          </w:p>
        </w:tc>
        <w:tc>
          <w:tcPr>
            <w:tcW w:w="340" w:type="dxa"/>
          </w:tcPr>
          <w:p w14:paraId="0EB5A1EA" w14:textId="4B180079" w:rsidR="007775D6" w:rsidRPr="009D1F1B" w:rsidRDefault="007775D6" w:rsidP="003E47BB">
            <w:pPr>
              <w:spacing w:line="240" w:lineRule="auto"/>
              <w:rPr>
                <w:rFonts w:cs="Arial"/>
              </w:rPr>
            </w:pPr>
            <w:del w:id="7449" w:author="Legrand, Maxime" w:date="2025-04-10T13:34:00Z">
              <w:r w:rsidRPr="009D1F1B" w:rsidDel="00187278">
                <w:rPr>
                  <w:rFonts w:cs="Arial"/>
                </w:rPr>
                <w:delText>x</w:delText>
              </w:r>
            </w:del>
          </w:p>
        </w:tc>
        <w:tc>
          <w:tcPr>
            <w:tcW w:w="340" w:type="dxa"/>
          </w:tcPr>
          <w:p w14:paraId="691147C6" w14:textId="16C2D2A7" w:rsidR="007775D6" w:rsidRPr="009D1F1B" w:rsidRDefault="007775D6" w:rsidP="003E47BB">
            <w:pPr>
              <w:spacing w:line="240" w:lineRule="auto"/>
              <w:rPr>
                <w:rFonts w:cs="Arial"/>
              </w:rPr>
            </w:pPr>
            <w:del w:id="7450" w:author="Legrand, Maxime" w:date="2025-04-10T13:34:00Z">
              <w:r w:rsidRPr="009D1F1B" w:rsidDel="00187278">
                <w:rPr>
                  <w:rFonts w:cs="Arial"/>
                </w:rPr>
                <w:delText>x</w:delText>
              </w:r>
            </w:del>
          </w:p>
        </w:tc>
        <w:tc>
          <w:tcPr>
            <w:tcW w:w="340" w:type="dxa"/>
          </w:tcPr>
          <w:p w14:paraId="56FB78DB" w14:textId="77777777" w:rsidR="007775D6" w:rsidRPr="009D1F1B" w:rsidRDefault="007775D6" w:rsidP="003E47BB">
            <w:pPr>
              <w:spacing w:line="240" w:lineRule="auto"/>
              <w:rPr>
                <w:rFonts w:cs="Arial"/>
              </w:rPr>
            </w:pPr>
          </w:p>
        </w:tc>
        <w:tc>
          <w:tcPr>
            <w:tcW w:w="340" w:type="dxa"/>
          </w:tcPr>
          <w:p w14:paraId="3CEAB40E" w14:textId="77777777" w:rsidR="007775D6" w:rsidRPr="009D1F1B" w:rsidRDefault="007775D6" w:rsidP="003E47BB">
            <w:pPr>
              <w:spacing w:line="240" w:lineRule="auto"/>
              <w:rPr>
                <w:rFonts w:cs="Arial"/>
              </w:rPr>
            </w:pPr>
          </w:p>
        </w:tc>
        <w:tc>
          <w:tcPr>
            <w:tcW w:w="340" w:type="dxa"/>
          </w:tcPr>
          <w:p w14:paraId="130A53EE" w14:textId="77777777" w:rsidR="007775D6" w:rsidRPr="009D1F1B" w:rsidRDefault="007775D6" w:rsidP="003E47BB">
            <w:pPr>
              <w:spacing w:line="240" w:lineRule="auto"/>
              <w:rPr>
                <w:rFonts w:cs="Arial"/>
              </w:rPr>
            </w:pPr>
          </w:p>
        </w:tc>
        <w:tc>
          <w:tcPr>
            <w:tcW w:w="340" w:type="dxa"/>
          </w:tcPr>
          <w:p w14:paraId="0E4298F2" w14:textId="05B5491F" w:rsidR="007775D6" w:rsidRPr="009D1F1B" w:rsidRDefault="007775D6" w:rsidP="003E47BB">
            <w:pPr>
              <w:spacing w:line="240" w:lineRule="auto"/>
              <w:rPr>
                <w:rFonts w:cs="Arial"/>
              </w:rPr>
            </w:pPr>
            <w:del w:id="7451" w:author="Legrand, Maxime" w:date="2025-04-10T13:34:00Z">
              <w:r w:rsidRPr="009D1F1B" w:rsidDel="00187278">
                <w:rPr>
                  <w:rFonts w:cs="Arial"/>
                </w:rPr>
                <w:delText>R</w:delText>
              </w:r>
            </w:del>
          </w:p>
        </w:tc>
        <w:tc>
          <w:tcPr>
            <w:tcW w:w="2356" w:type="dxa"/>
          </w:tcPr>
          <w:p w14:paraId="2BF23A55" w14:textId="73C31F95" w:rsidR="007775D6" w:rsidDel="00187278" w:rsidRDefault="007775D6" w:rsidP="003E47BB">
            <w:pPr>
              <w:spacing w:line="240" w:lineRule="auto"/>
              <w:rPr>
                <w:del w:id="7452" w:author="Legrand, Maxime" w:date="2025-04-10T13:34:00Z"/>
                <w:rFonts w:cs="Arial"/>
              </w:rPr>
            </w:pPr>
            <w:del w:id="7453" w:author="Legrand, Maxime" w:date="2025-04-10T13:34:00Z">
              <w:r w:rsidRPr="009D1F1B" w:rsidDel="00187278">
                <w:rPr>
                  <w:rFonts w:cs="Arial"/>
                </w:rPr>
                <w:delText>EMC, ESD, EMI, RFC, Frequency Plan</w:delText>
              </w:r>
            </w:del>
          </w:p>
          <w:p w14:paraId="06B48E1F" w14:textId="7246158A" w:rsidR="007775D6" w:rsidRPr="009D1F1B" w:rsidRDefault="007775D6" w:rsidP="003E47BB">
            <w:pPr>
              <w:spacing w:line="240" w:lineRule="auto"/>
              <w:rPr>
                <w:rFonts w:cs="Arial"/>
              </w:rPr>
            </w:pPr>
            <w:del w:id="7454" w:author="Legrand, Maxime" w:date="2025-04-10T13:34:00Z">
              <w:r w:rsidDel="00187278">
                <w:rPr>
                  <w:rFonts w:cs="Arial"/>
                </w:rPr>
                <w:delText>As per ECSS-E-ST-20</w:delText>
              </w:r>
              <w:r w:rsidRPr="00C04D8E" w:rsidDel="00187278">
                <w:rPr>
                  <w:rFonts w:cs="Arial"/>
                </w:rPr>
                <w:delText>C</w:delText>
              </w:r>
            </w:del>
          </w:p>
        </w:tc>
      </w:tr>
      <w:tr w:rsidR="007775D6" w:rsidRPr="009D1F1B" w14:paraId="4E59A7D5" w14:textId="77777777" w:rsidTr="00B179F8">
        <w:tc>
          <w:tcPr>
            <w:tcW w:w="967" w:type="dxa"/>
          </w:tcPr>
          <w:p w14:paraId="07E00629" w14:textId="77777777" w:rsidR="007775D6" w:rsidRPr="009D1F1B" w:rsidRDefault="007775D6" w:rsidP="003E47BB">
            <w:pPr>
              <w:spacing w:line="240" w:lineRule="auto"/>
              <w:rPr>
                <w:rFonts w:cs="Arial"/>
              </w:rPr>
            </w:pPr>
            <w:r w:rsidRPr="009D1F1B">
              <w:rPr>
                <w:rFonts w:cs="Arial"/>
              </w:rPr>
              <w:t>TD-10</w:t>
            </w:r>
          </w:p>
        </w:tc>
        <w:tc>
          <w:tcPr>
            <w:tcW w:w="2268" w:type="dxa"/>
          </w:tcPr>
          <w:p w14:paraId="38590F36" w14:textId="77777777" w:rsidR="007775D6" w:rsidRPr="009D1F1B" w:rsidRDefault="007775D6" w:rsidP="003E47BB">
            <w:pPr>
              <w:spacing w:line="240" w:lineRule="auto"/>
              <w:rPr>
                <w:rFonts w:cs="Arial"/>
              </w:rPr>
            </w:pPr>
            <w:r w:rsidRPr="009D1F1B">
              <w:rPr>
                <w:rFonts w:cs="Arial"/>
              </w:rPr>
              <w:t>Test Procedures</w:t>
            </w:r>
          </w:p>
        </w:tc>
        <w:tc>
          <w:tcPr>
            <w:tcW w:w="340" w:type="dxa"/>
          </w:tcPr>
          <w:p w14:paraId="4BA96CEC" w14:textId="77777777" w:rsidR="007775D6" w:rsidRPr="009D1F1B" w:rsidRDefault="007775D6" w:rsidP="003E47BB">
            <w:pPr>
              <w:spacing w:line="240" w:lineRule="auto"/>
              <w:rPr>
                <w:rFonts w:cs="Arial"/>
              </w:rPr>
            </w:pPr>
          </w:p>
        </w:tc>
        <w:tc>
          <w:tcPr>
            <w:tcW w:w="340" w:type="dxa"/>
          </w:tcPr>
          <w:p w14:paraId="3DC47F90" w14:textId="77777777" w:rsidR="007775D6" w:rsidRPr="009D1F1B" w:rsidRDefault="007775D6" w:rsidP="003E47BB">
            <w:pPr>
              <w:spacing w:line="240" w:lineRule="auto"/>
              <w:rPr>
                <w:rFonts w:cs="Arial"/>
              </w:rPr>
            </w:pPr>
          </w:p>
        </w:tc>
        <w:tc>
          <w:tcPr>
            <w:tcW w:w="340" w:type="dxa"/>
          </w:tcPr>
          <w:p w14:paraId="365E8B62" w14:textId="77777777" w:rsidR="007775D6" w:rsidRPr="009D1F1B" w:rsidRDefault="007775D6" w:rsidP="003E47BB">
            <w:pPr>
              <w:spacing w:line="240" w:lineRule="auto"/>
              <w:rPr>
                <w:rFonts w:cs="Arial"/>
              </w:rPr>
            </w:pPr>
          </w:p>
        </w:tc>
        <w:tc>
          <w:tcPr>
            <w:tcW w:w="340" w:type="dxa"/>
          </w:tcPr>
          <w:p w14:paraId="641600CC" w14:textId="65A2E39F" w:rsidR="007775D6" w:rsidRPr="009D1F1B" w:rsidRDefault="007775D6" w:rsidP="003E47BB">
            <w:pPr>
              <w:spacing w:line="240" w:lineRule="auto"/>
              <w:rPr>
                <w:rFonts w:cs="Arial"/>
              </w:rPr>
            </w:pPr>
            <w:r>
              <w:rPr>
                <w:rFonts w:cs="Arial"/>
              </w:rPr>
              <w:t>x</w:t>
            </w:r>
          </w:p>
        </w:tc>
        <w:tc>
          <w:tcPr>
            <w:tcW w:w="340" w:type="dxa"/>
          </w:tcPr>
          <w:p w14:paraId="3B2975EA" w14:textId="1CF97091" w:rsidR="007775D6" w:rsidRPr="009D1F1B" w:rsidRDefault="007775D6" w:rsidP="003E47BB">
            <w:pPr>
              <w:spacing w:line="240" w:lineRule="auto"/>
              <w:rPr>
                <w:rFonts w:cs="Arial"/>
              </w:rPr>
            </w:pPr>
          </w:p>
        </w:tc>
        <w:tc>
          <w:tcPr>
            <w:tcW w:w="340" w:type="dxa"/>
          </w:tcPr>
          <w:p w14:paraId="409D69C0" w14:textId="77777777" w:rsidR="007775D6" w:rsidRPr="009D1F1B" w:rsidRDefault="007775D6" w:rsidP="003E47BB">
            <w:pPr>
              <w:spacing w:line="240" w:lineRule="auto"/>
              <w:rPr>
                <w:rFonts w:cs="Arial"/>
              </w:rPr>
            </w:pPr>
          </w:p>
        </w:tc>
        <w:tc>
          <w:tcPr>
            <w:tcW w:w="340" w:type="dxa"/>
          </w:tcPr>
          <w:p w14:paraId="6E40DA50" w14:textId="77777777" w:rsidR="007775D6" w:rsidRPr="009D1F1B" w:rsidRDefault="007775D6" w:rsidP="003E47BB">
            <w:pPr>
              <w:spacing w:line="240" w:lineRule="auto"/>
              <w:rPr>
                <w:rFonts w:cs="Arial"/>
              </w:rPr>
            </w:pPr>
          </w:p>
        </w:tc>
        <w:tc>
          <w:tcPr>
            <w:tcW w:w="340" w:type="dxa"/>
          </w:tcPr>
          <w:p w14:paraId="4904193C"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0" w:type="dxa"/>
          </w:tcPr>
          <w:p w14:paraId="3D48FB79" w14:textId="77777777" w:rsidR="007775D6" w:rsidRPr="009D1F1B" w:rsidRDefault="007775D6" w:rsidP="003E47BB">
            <w:pPr>
              <w:spacing w:line="240" w:lineRule="auto"/>
              <w:rPr>
                <w:rFonts w:cs="Arial"/>
              </w:rPr>
            </w:pPr>
            <w:r w:rsidRPr="009D1F1B">
              <w:rPr>
                <w:rFonts w:cs="Arial"/>
              </w:rPr>
              <w:t>R</w:t>
            </w:r>
          </w:p>
        </w:tc>
        <w:tc>
          <w:tcPr>
            <w:tcW w:w="2356" w:type="dxa"/>
          </w:tcPr>
          <w:p w14:paraId="33E42148" w14:textId="77777777" w:rsidR="007775D6" w:rsidRDefault="007775D6" w:rsidP="003E47BB">
            <w:pPr>
              <w:spacing w:line="240" w:lineRule="auto"/>
              <w:rPr>
                <w:rFonts w:cs="Arial"/>
              </w:rPr>
            </w:pPr>
            <w:r w:rsidRPr="009D1F1B">
              <w:rPr>
                <w:rFonts w:cs="Arial"/>
              </w:rPr>
              <w:t>Latest 2 weeks before tests</w:t>
            </w:r>
          </w:p>
          <w:p w14:paraId="51DD9634" w14:textId="77777777" w:rsidR="007775D6" w:rsidRDefault="007775D6" w:rsidP="003E47BB">
            <w:pPr>
              <w:spacing w:line="240" w:lineRule="auto"/>
              <w:rPr>
                <w:rFonts w:cs="Arial"/>
              </w:rPr>
            </w:pPr>
            <w:r>
              <w:rPr>
                <w:rFonts w:cs="Arial"/>
              </w:rPr>
              <w:t>As per Annex C of ECSS-E</w:t>
            </w:r>
            <w:r w:rsidRPr="00C04D8E">
              <w:rPr>
                <w:rFonts w:cs="Arial"/>
              </w:rPr>
              <w:t>-ST-10</w:t>
            </w:r>
            <w:r>
              <w:rPr>
                <w:rFonts w:cs="Arial"/>
              </w:rPr>
              <w:t>-03</w:t>
            </w:r>
            <w:r w:rsidRPr="00C04D8E">
              <w:rPr>
                <w:rFonts w:cs="Arial"/>
              </w:rPr>
              <w:t>C</w:t>
            </w:r>
          </w:p>
          <w:p w14:paraId="3CD83AEF" w14:textId="77777777" w:rsidR="007775D6" w:rsidRPr="009D1F1B" w:rsidRDefault="007775D6" w:rsidP="003E47BB">
            <w:pPr>
              <w:spacing w:line="240" w:lineRule="auto"/>
              <w:rPr>
                <w:rFonts w:cs="Arial"/>
              </w:rPr>
            </w:pPr>
          </w:p>
        </w:tc>
      </w:tr>
      <w:tr w:rsidR="007775D6" w:rsidRPr="009D1F1B" w14:paraId="3A61AEE4" w14:textId="77777777" w:rsidTr="00B179F8">
        <w:tc>
          <w:tcPr>
            <w:tcW w:w="967" w:type="dxa"/>
          </w:tcPr>
          <w:p w14:paraId="60887B61" w14:textId="77777777" w:rsidR="007775D6" w:rsidRPr="009D1F1B" w:rsidRDefault="007775D6" w:rsidP="003E47BB">
            <w:pPr>
              <w:spacing w:line="240" w:lineRule="auto"/>
              <w:rPr>
                <w:rFonts w:cs="Arial"/>
              </w:rPr>
            </w:pPr>
            <w:r w:rsidRPr="009D1F1B">
              <w:rPr>
                <w:rFonts w:cs="Arial"/>
              </w:rPr>
              <w:t>TD-11</w:t>
            </w:r>
          </w:p>
        </w:tc>
        <w:tc>
          <w:tcPr>
            <w:tcW w:w="2268" w:type="dxa"/>
          </w:tcPr>
          <w:p w14:paraId="6EF232BE" w14:textId="77777777" w:rsidR="007775D6" w:rsidRPr="009D1F1B" w:rsidRDefault="007775D6" w:rsidP="003E47BB">
            <w:pPr>
              <w:spacing w:line="240" w:lineRule="auto"/>
              <w:rPr>
                <w:rFonts w:cs="Arial"/>
              </w:rPr>
            </w:pPr>
            <w:r w:rsidRPr="009D1F1B">
              <w:rPr>
                <w:rFonts w:cs="Arial"/>
              </w:rPr>
              <w:t>Test Reports</w:t>
            </w:r>
          </w:p>
        </w:tc>
        <w:tc>
          <w:tcPr>
            <w:tcW w:w="340" w:type="dxa"/>
          </w:tcPr>
          <w:p w14:paraId="5C91A28D" w14:textId="77777777" w:rsidR="007775D6" w:rsidRPr="009D1F1B" w:rsidRDefault="007775D6" w:rsidP="003E47BB">
            <w:pPr>
              <w:spacing w:line="240" w:lineRule="auto"/>
              <w:rPr>
                <w:rFonts w:cs="Arial"/>
              </w:rPr>
            </w:pPr>
          </w:p>
        </w:tc>
        <w:tc>
          <w:tcPr>
            <w:tcW w:w="340" w:type="dxa"/>
          </w:tcPr>
          <w:p w14:paraId="5A15DB0E" w14:textId="77777777" w:rsidR="007775D6" w:rsidRPr="009D1F1B" w:rsidRDefault="007775D6" w:rsidP="003E47BB">
            <w:pPr>
              <w:spacing w:line="240" w:lineRule="auto"/>
              <w:rPr>
                <w:rFonts w:cs="Arial"/>
              </w:rPr>
            </w:pPr>
          </w:p>
        </w:tc>
        <w:tc>
          <w:tcPr>
            <w:tcW w:w="340" w:type="dxa"/>
          </w:tcPr>
          <w:p w14:paraId="13818E24" w14:textId="77777777" w:rsidR="007775D6" w:rsidRPr="009D1F1B" w:rsidRDefault="007775D6" w:rsidP="003E47BB">
            <w:pPr>
              <w:spacing w:line="240" w:lineRule="auto"/>
              <w:rPr>
                <w:rFonts w:cs="Arial"/>
              </w:rPr>
            </w:pPr>
          </w:p>
        </w:tc>
        <w:tc>
          <w:tcPr>
            <w:tcW w:w="340" w:type="dxa"/>
          </w:tcPr>
          <w:p w14:paraId="6C36BDB0" w14:textId="77777777" w:rsidR="007775D6" w:rsidRPr="009D1F1B" w:rsidRDefault="007775D6" w:rsidP="003E47BB">
            <w:pPr>
              <w:spacing w:line="240" w:lineRule="auto"/>
              <w:rPr>
                <w:rFonts w:cs="Arial"/>
              </w:rPr>
            </w:pPr>
          </w:p>
        </w:tc>
        <w:tc>
          <w:tcPr>
            <w:tcW w:w="340" w:type="dxa"/>
          </w:tcPr>
          <w:p w14:paraId="0B17F523" w14:textId="77777777" w:rsidR="007775D6" w:rsidRPr="009D1F1B" w:rsidRDefault="007775D6" w:rsidP="003E47BB">
            <w:pPr>
              <w:spacing w:line="240" w:lineRule="auto"/>
              <w:rPr>
                <w:rFonts w:cs="Arial"/>
              </w:rPr>
            </w:pPr>
            <w:r w:rsidRPr="009D1F1B">
              <w:rPr>
                <w:rFonts w:cs="Arial"/>
              </w:rPr>
              <w:t>x</w:t>
            </w:r>
          </w:p>
        </w:tc>
        <w:tc>
          <w:tcPr>
            <w:tcW w:w="340" w:type="dxa"/>
          </w:tcPr>
          <w:p w14:paraId="3123FE48" w14:textId="77777777" w:rsidR="007775D6" w:rsidRPr="009D1F1B" w:rsidRDefault="007775D6" w:rsidP="003E47BB">
            <w:pPr>
              <w:spacing w:line="240" w:lineRule="auto"/>
              <w:rPr>
                <w:rFonts w:cs="Arial"/>
              </w:rPr>
            </w:pPr>
          </w:p>
        </w:tc>
        <w:tc>
          <w:tcPr>
            <w:tcW w:w="340" w:type="dxa"/>
          </w:tcPr>
          <w:p w14:paraId="1CDDE32B" w14:textId="77777777" w:rsidR="007775D6" w:rsidRPr="009D1F1B" w:rsidRDefault="007775D6" w:rsidP="003E47BB">
            <w:pPr>
              <w:spacing w:line="240" w:lineRule="auto"/>
              <w:rPr>
                <w:rFonts w:cs="Arial"/>
              </w:rPr>
            </w:pPr>
            <w:r w:rsidRPr="009D1F1B">
              <w:rPr>
                <w:rFonts w:cs="Arial"/>
              </w:rPr>
              <w:t>x</w:t>
            </w:r>
          </w:p>
        </w:tc>
        <w:tc>
          <w:tcPr>
            <w:tcW w:w="340" w:type="dxa"/>
          </w:tcPr>
          <w:p w14:paraId="0760A192"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0" w:type="dxa"/>
          </w:tcPr>
          <w:p w14:paraId="21231351" w14:textId="77777777" w:rsidR="007775D6" w:rsidRPr="009D1F1B" w:rsidRDefault="007775D6" w:rsidP="003E47BB">
            <w:pPr>
              <w:spacing w:line="240" w:lineRule="auto"/>
              <w:rPr>
                <w:rFonts w:cs="Arial"/>
              </w:rPr>
            </w:pPr>
            <w:r w:rsidRPr="009D1F1B">
              <w:rPr>
                <w:rFonts w:cs="Arial"/>
              </w:rPr>
              <w:t>R</w:t>
            </w:r>
          </w:p>
        </w:tc>
        <w:tc>
          <w:tcPr>
            <w:tcW w:w="2356" w:type="dxa"/>
          </w:tcPr>
          <w:p w14:paraId="59A8C385" w14:textId="77777777" w:rsidR="007775D6" w:rsidRPr="009D1F1B" w:rsidRDefault="007775D6" w:rsidP="003E47BB">
            <w:pPr>
              <w:spacing w:line="240" w:lineRule="auto"/>
              <w:rPr>
                <w:rFonts w:cs="Arial"/>
              </w:rPr>
            </w:pPr>
            <w:r>
              <w:rPr>
                <w:rFonts w:cs="Arial"/>
              </w:rPr>
              <w:t>As per Annex C of ECSS-E</w:t>
            </w:r>
            <w:r w:rsidRPr="00C04D8E">
              <w:rPr>
                <w:rFonts w:cs="Arial"/>
              </w:rPr>
              <w:t>-ST-10</w:t>
            </w:r>
            <w:r>
              <w:rPr>
                <w:rFonts w:cs="Arial"/>
              </w:rPr>
              <w:t>-02</w:t>
            </w:r>
            <w:r w:rsidRPr="00C04D8E">
              <w:rPr>
                <w:rFonts w:cs="Arial"/>
              </w:rPr>
              <w:t>C</w:t>
            </w:r>
          </w:p>
        </w:tc>
      </w:tr>
      <w:tr w:rsidR="007775D6" w:rsidRPr="009D1F1B" w14:paraId="5F5461C2" w14:textId="77777777" w:rsidTr="00B179F8">
        <w:tc>
          <w:tcPr>
            <w:tcW w:w="967" w:type="dxa"/>
          </w:tcPr>
          <w:p w14:paraId="507F380B" w14:textId="77777777" w:rsidR="007775D6" w:rsidRPr="009D1F1B" w:rsidRDefault="007775D6" w:rsidP="003E47BB">
            <w:pPr>
              <w:spacing w:line="240" w:lineRule="auto"/>
              <w:rPr>
                <w:rFonts w:cs="Arial"/>
              </w:rPr>
            </w:pPr>
            <w:r w:rsidRPr="009D1F1B">
              <w:rPr>
                <w:rFonts w:cs="Arial"/>
              </w:rPr>
              <w:t>TD-12</w:t>
            </w:r>
          </w:p>
        </w:tc>
        <w:tc>
          <w:tcPr>
            <w:tcW w:w="2268" w:type="dxa"/>
          </w:tcPr>
          <w:p w14:paraId="3B95E852" w14:textId="77777777" w:rsidR="007775D6" w:rsidRPr="009D1F1B" w:rsidRDefault="007775D6" w:rsidP="003E47BB">
            <w:pPr>
              <w:spacing w:line="240" w:lineRule="auto"/>
              <w:rPr>
                <w:rFonts w:cs="Arial"/>
              </w:rPr>
            </w:pPr>
            <w:r w:rsidRPr="009D1F1B">
              <w:rPr>
                <w:rFonts w:cs="Arial"/>
              </w:rPr>
              <w:t>Qualification Report</w:t>
            </w:r>
          </w:p>
        </w:tc>
        <w:tc>
          <w:tcPr>
            <w:tcW w:w="340" w:type="dxa"/>
          </w:tcPr>
          <w:p w14:paraId="00FE61F7" w14:textId="77777777" w:rsidR="007775D6" w:rsidRPr="009D1F1B" w:rsidRDefault="007775D6" w:rsidP="003E47BB">
            <w:pPr>
              <w:spacing w:line="240" w:lineRule="auto"/>
              <w:rPr>
                <w:rFonts w:cs="Arial"/>
              </w:rPr>
            </w:pPr>
          </w:p>
        </w:tc>
        <w:tc>
          <w:tcPr>
            <w:tcW w:w="340" w:type="dxa"/>
          </w:tcPr>
          <w:p w14:paraId="3A0101D8" w14:textId="77777777" w:rsidR="007775D6" w:rsidRPr="009D1F1B" w:rsidRDefault="007775D6" w:rsidP="003E47BB">
            <w:pPr>
              <w:spacing w:line="240" w:lineRule="auto"/>
              <w:rPr>
                <w:rFonts w:cs="Arial"/>
              </w:rPr>
            </w:pPr>
          </w:p>
        </w:tc>
        <w:tc>
          <w:tcPr>
            <w:tcW w:w="340" w:type="dxa"/>
          </w:tcPr>
          <w:p w14:paraId="53B08F64" w14:textId="77777777" w:rsidR="007775D6" w:rsidRPr="009D1F1B" w:rsidRDefault="007775D6" w:rsidP="003E47BB">
            <w:pPr>
              <w:spacing w:line="240" w:lineRule="auto"/>
              <w:rPr>
                <w:rFonts w:cs="Arial"/>
              </w:rPr>
            </w:pPr>
          </w:p>
        </w:tc>
        <w:tc>
          <w:tcPr>
            <w:tcW w:w="340" w:type="dxa"/>
          </w:tcPr>
          <w:p w14:paraId="3779BF0D" w14:textId="77777777" w:rsidR="007775D6" w:rsidRPr="009D1F1B" w:rsidRDefault="007775D6" w:rsidP="003E47BB">
            <w:pPr>
              <w:spacing w:line="240" w:lineRule="auto"/>
              <w:rPr>
                <w:rFonts w:cs="Arial"/>
              </w:rPr>
            </w:pPr>
          </w:p>
        </w:tc>
        <w:tc>
          <w:tcPr>
            <w:tcW w:w="340" w:type="dxa"/>
          </w:tcPr>
          <w:p w14:paraId="54A339C0" w14:textId="77777777" w:rsidR="007775D6" w:rsidRPr="009D1F1B" w:rsidRDefault="007775D6" w:rsidP="003E47BB">
            <w:pPr>
              <w:spacing w:line="240" w:lineRule="auto"/>
              <w:rPr>
                <w:rFonts w:cs="Arial"/>
              </w:rPr>
            </w:pPr>
            <w:r w:rsidRPr="009D1F1B">
              <w:rPr>
                <w:rFonts w:cs="Arial"/>
              </w:rPr>
              <w:t>x</w:t>
            </w:r>
          </w:p>
        </w:tc>
        <w:tc>
          <w:tcPr>
            <w:tcW w:w="340" w:type="dxa"/>
          </w:tcPr>
          <w:p w14:paraId="14EB6766" w14:textId="77777777" w:rsidR="007775D6" w:rsidRPr="009D1F1B" w:rsidRDefault="007775D6" w:rsidP="003E47BB">
            <w:pPr>
              <w:spacing w:line="240" w:lineRule="auto"/>
              <w:rPr>
                <w:rFonts w:cs="Arial"/>
              </w:rPr>
            </w:pPr>
          </w:p>
        </w:tc>
        <w:tc>
          <w:tcPr>
            <w:tcW w:w="340" w:type="dxa"/>
          </w:tcPr>
          <w:p w14:paraId="2EC044FE" w14:textId="77777777" w:rsidR="007775D6" w:rsidRPr="009D1F1B" w:rsidRDefault="007775D6" w:rsidP="003E47BB">
            <w:pPr>
              <w:spacing w:line="240" w:lineRule="auto"/>
              <w:rPr>
                <w:rFonts w:cs="Arial"/>
              </w:rPr>
            </w:pPr>
          </w:p>
        </w:tc>
        <w:tc>
          <w:tcPr>
            <w:tcW w:w="340" w:type="dxa"/>
          </w:tcPr>
          <w:p w14:paraId="21237D72" w14:textId="77777777" w:rsidR="007775D6" w:rsidRPr="009D1F1B" w:rsidRDefault="007775D6" w:rsidP="003E47BB">
            <w:pPr>
              <w:spacing w:line="240" w:lineRule="auto"/>
              <w:rPr>
                <w:rFonts w:cs="Arial"/>
              </w:rPr>
            </w:pPr>
          </w:p>
        </w:tc>
        <w:tc>
          <w:tcPr>
            <w:tcW w:w="340" w:type="dxa"/>
          </w:tcPr>
          <w:p w14:paraId="69904897" w14:textId="77777777" w:rsidR="007775D6" w:rsidRPr="009D1F1B" w:rsidRDefault="007775D6" w:rsidP="003E47BB">
            <w:pPr>
              <w:spacing w:line="240" w:lineRule="auto"/>
              <w:rPr>
                <w:rFonts w:cs="Arial"/>
              </w:rPr>
            </w:pPr>
            <w:r w:rsidRPr="009D1F1B">
              <w:rPr>
                <w:rFonts w:cs="Arial"/>
              </w:rPr>
              <w:t>R</w:t>
            </w:r>
          </w:p>
        </w:tc>
        <w:tc>
          <w:tcPr>
            <w:tcW w:w="2356" w:type="dxa"/>
          </w:tcPr>
          <w:p w14:paraId="5F3DC250" w14:textId="77777777" w:rsidR="007775D6" w:rsidRPr="009D1F1B" w:rsidRDefault="007775D6" w:rsidP="003E47BB">
            <w:pPr>
              <w:spacing w:line="240" w:lineRule="auto"/>
              <w:rPr>
                <w:rFonts w:cs="Arial"/>
              </w:rPr>
            </w:pPr>
            <w:r w:rsidRPr="009D1F1B">
              <w:rPr>
                <w:rFonts w:cs="Arial"/>
              </w:rPr>
              <w:t>see 3.5.2.8 of this SoW</w:t>
            </w:r>
            <w:r>
              <w:rPr>
                <w:rFonts w:cs="Arial"/>
              </w:rPr>
              <w:t xml:space="preserve"> and as per Annex C of ECSS-Q-ST-70-60</w:t>
            </w:r>
            <w:r w:rsidRPr="00C04D8E">
              <w:rPr>
                <w:rFonts w:cs="Arial"/>
              </w:rPr>
              <w:t>C</w:t>
            </w:r>
          </w:p>
        </w:tc>
      </w:tr>
      <w:tr w:rsidR="007775D6" w:rsidRPr="009D1F1B" w14:paraId="2EDE73CB" w14:textId="77777777" w:rsidTr="00B179F8">
        <w:tc>
          <w:tcPr>
            <w:tcW w:w="967" w:type="dxa"/>
          </w:tcPr>
          <w:p w14:paraId="4337427E" w14:textId="77777777" w:rsidR="007775D6" w:rsidRPr="009D1F1B" w:rsidRDefault="007775D6" w:rsidP="003E47BB">
            <w:pPr>
              <w:spacing w:line="240" w:lineRule="auto"/>
              <w:rPr>
                <w:rFonts w:cs="Arial"/>
              </w:rPr>
            </w:pPr>
            <w:r w:rsidRPr="009D1F1B">
              <w:rPr>
                <w:rFonts w:cs="Arial"/>
              </w:rPr>
              <w:t>TD-13</w:t>
            </w:r>
          </w:p>
        </w:tc>
        <w:tc>
          <w:tcPr>
            <w:tcW w:w="2268" w:type="dxa"/>
          </w:tcPr>
          <w:p w14:paraId="39FEAEA5" w14:textId="77777777" w:rsidR="007775D6" w:rsidRPr="009D1F1B" w:rsidRDefault="007775D6" w:rsidP="003E47BB">
            <w:pPr>
              <w:spacing w:line="240" w:lineRule="auto"/>
              <w:rPr>
                <w:rFonts w:cs="Arial"/>
              </w:rPr>
            </w:pPr>
            <w:r w:rsidRPr="009D1F1B">
              <w:rPr>
                <w:rFonts w:cs="Arial"/>
              </w:rPr>
              <w:t>Handling/Packing/Transportation/Storage Manual</w:t>
            </w:r>
          </w:p>
        </w:tc>
        <w:tc>
          <w:tcPr>
            <w:tcW w:w="340" w:type="dxa"/>
          </w:tcPr>
          <w:p w14:paraId="7A7EC5BB" w14:textId="77777777" w:rsidR="007775D6" w:rsidRPr="009D1F1B" w:rsidRDefault="007775D6" w:rsidP="003E47BB">
            <w:pPr>
              <w:spacing w:line="240" w:lineRule="auto"/>
              <w:rPr>
                <w:rFonts w:cs="Arial"/>
              </w:rPr>
            </w:pPr>
          </w:p>
        </w:tc>
        <w:tc>
          <w:tcPr>
            <w:tcW w:w="340" w:type="dxa"/>
          </w:tcPr>
          <w:p w14:paraId="6C74964F" w14:textId="3766544C" w:rsidR="007775D6" w:rsidRPr="009D1F1B" w:rsidRDefault="007775D6" w:rsidP="003E47BB">
            <w:pPr>
              <w:spacing w:line="240" w:lineRule="auto"/>
              <w:rPr>
                <w:rFonts w:cs="Arial"/>
              </w:rPr>
            </w:pPr>
          </w:p>
        </w:tc>
        <w:tc>
          <w:tcPr>
            <w:tcW w:w="340" w:type="dxa"/>
          </w:tcPr>
          <w:p w14:paraId="4FB74CCF" w14:textId="77777777" w:rsidR="007775D6" w:rsidRPr="009D1F1B" w:rsidRDefault="007775D6" w:rsidP="003E47BB">
            <w:pPr>
              <w:spacing w:line="240" w:lineRule="auto"/>
              <w:rPr>
                <w:rFonts w:cs="Arial"/>
              </w:rPr>
            </w:pPr>
            <w:r w:rsidRPr="009D1F1B">
              <w:rPr>
                <w:rFonts w:cs="Arial"/>
              </w:rPr>
              <w:t>x</w:t>
            </w:r>
          </w:p>
        </w:tc>
        <w:tc>
          <w:tcPr>
            <w:tcW w:w="340" w:type="dxa"/>
          </w:tcPr>
          <w:p w14:paraId="460A81A2" w14:textId="77777777" w:rsidR="007775D6" w:rsidRPr="009D1F1B" w:rsidRDefault="007775D6" w:rsidP="003E47BB">
            <w:pPr>
              <w:spacing w:line="240" w:lineRule="auto"/>
              <w:rPr>
                <w:rFonts w:cs="Arial"/>
              </w:rPr>
            </w:pPr>
            <w:r w:rsidRPr="009D1F1B">
              <w:rPr>
                <w:rFonts w:cs="Arial"/>
              </w:rPr>
              <w:t>x</w:t>
            </w:r>
          </w:p>
        </w:tc>
        <w:tc>
          <w:tcPr>
            <w:tcW w:w="340" w:type="dxa"/>
          </w:tcPr>
          <w:p w14:paraId="1C1BF4ED" w14:textId="77777777" w:rsidR="007775D6" w:rsidRPr="009D1F1B" w:rsidRDefault="007775D6" w:rsidP="003E47BB">
            <w:pPr>
              <w:spacing w:line="240" w:lineRule="auto"/>
              <w:rPr>
                <w:rFonts w:cs="Arial"/>
              </w:rPr>
            </w:pPr>
            <w:r w:rsidRPr="009D1F1B">
              <w:rPr>
                <w:rFonts w:cs="Arial"/>
              </w:rPr>
              <w:t>x</w:t>
            </w:r>
          </w:p>
        </w:tc>
        <w:tc>
          <w:tcPr>
            <w:tcW w:w="340" w:type="dxa"/>
          </w:tcPr>
          <w:p w14:paraId="778FF01A" w14:textId="77777777" w:rsidR="007775D6" w:rsidRPr="009D1F1B" w:rsidRDefault="007775D6" w:rsidP="003E47BB">
            <w:pPr>
              <w:spacing w:line="240" w:lineRule="auto"/>
              <w:rPr>
                <w:rFonts w:cs="Arial"/>
              </w:rPr>
            </w:pPr>
          </w:p>
        </w:tc>
        <w:tc>
          <w:tcPr>
            <w:tcW w:w="340" w:type="dxa"/>
          </w:tcPr>
          <w:p w14:paraId="23EDD056" w14:textId="77777777" w:rsidR="007775D6" w:rsidRPr="009D1F1B" w:rsidRDefault="007775D6" w:rsidP="003E47BB">
            <w:pPr>
              <w:spacing w:line="240" w:lineRule="auto"/>
              <w:rPr>
                <w:rFonts w:cs="Arial"/>
              </w:rPr>
            </w:pPr>
            <w:r w:rsidRPr="009D1F1B">
              <w:rPr>
                <w:rFonts w:cs="Arial"/>
              </w:rPr>
              <w:t>x</w:t>
            </w:r>
          </w:p>
        </w:tc>
        <w:tc>
          <w:tcPr>
            <w:tcW w:w="340" w:type="dxa"/>
          </w:tcPr>
          <w:p w14:paraId="755E3507" w14:textId="77777777" w:rsidR="007775D6" w:rsidRPr="009D1F1B" w:rsidRDefault="007775D6" w:rsidP="003E47BB">
            <w:pPr>
              <w:spacing w:line="240" w:lineRule="auto"/>
              <w:rPr>
                <w:rFonts w:cs="Arial"/>
              </w:rPr>
            </w:pPr>
          </w:p>
        </w:tc>
        <w:tc>
          <w:tcPr>
            <w:tcW w:w="340" w:type="dxa"/>
          </w:tcPr>
          <w:p w14:paraId="3A2539D1" w14:textId="77777777" w:rsidR="007775D6" w:rsidRPr="009D1F1B" w:rsidRDefault="007775D6" w:rsidP="003E47BB">
            <w:pPr>
              <w:spacing w:line="240" w:lineRule="auto"/>
              <w:rPr>
                <w:rFonts w:cs="Arial"/>
              </w:rPr>
            </w:pPr>
            <w:r w:rsidRPr="009D1F1B">
              <w:rPr>
                <w:rFonts w:cs="Arial"/>
              </w:rPr>
              <w:t>R</w:t>
            </w:r>
          </w:p>
        </w:tc>
        <w:tc>
          <w:tcPr>
            <w:tcW w:w="2356" w:type="dxa"/>
          </w:tcPr>
          <w:p w14:paraId="4127CC89" w14:textId="77777777" w:rsidR="007775D6" w:rsidRPr="009D1F1B" w:rsidRDefault="007775D6" w:rsidP="003E47BB">
            <w:pPr>
              <w:spacing w:line="240" w:lineRule="auto"/>
              <w:rPr>
                <w:rFonts w:cs="Arial"/>
              </w:rPr>
            </w:pPr>
            <w:r>
              <w:rPr>
                <w:rFonts w:cs="Arial"/>
              </w:rPr>
              <w:t>Or included in TD-14</w:t>
            </w:r>
          </w:p>
        </w:tc>
      </w:tr>
      <w:tr w:rsidR="007775D6" w:rsidRPr="009D1F1B" w14:paraId="25D25F20" w14:textId="77777777" w:rsidTr="00B179F8">
        <w:tc>
          <w:tcPr>
            <w:tcW w:w="967" w:type="dxa"/>
          </w:tcPr>
          <w:p w14:paraId="270D0C4A" w14:textId="77777777" w:rsidR="007775D6" w:rsidRPr="009D1F1B" w:rsidRDefault="007775D6" w:rsidP="003E47BB">
            <w:pPr>
              <w:spacing w:line="240" w:lineRule="auto"/>
              <w:rPr>
                <w:rFonts w:cs="Arial"/>
              </w:rPr>
            </w:pPr>
            <w:r w:rsidRPr="009D1F1B">
              <w:rPr>
                <w:rFonts w:cs="Arial"/>
              </w:rPr>
              <w:t>TD-14</w:t>
            </w:r>
          </w:p>
        </w:tc>
        <w:tc>
          <w:tcPr>
            <w:tcW w:w="2268" w:type="dxa"/>
          </w:tcPr>
          <w:p w14:paraId="3A9D28AF" w14:textId="77777777" w:rsidR="007775D6" w:rsidRPr="009D1F1B" w:rsidRDefault="007775D6" w:rsidP="003E47BB">
            <w:pPr>
              <w:spacing w:line="240" w:lineRule="auto"/>
              <w:rPr>
                <w:rFonts w:cs="Arial"/>
              </w:rPr>
            </w:pPr>
            <w:r w:rsidRPr="009D1F1B">
              <w:rPr>
                <w:rFonts w:cs="Arial"/>
              </w:rPr>
              <w:t>User Manual</w:t>
            </w:r>
          </w:p>
        </w:tc>
        <w:tc>
          <w:tcPr>
            <w:tcW w:w="340" w:type="dxa"/>
          </w:tcPr>
          <w:p w14:paraId="3A2E8516" w14:textId="77777777" w:rsidR="007775D6" w:rsidRPr="009D1F1B" w:rsidRDefault="007775D6" w:rsidP="003E47BB">
            <w:pPr>
              <w:spacing w:line="240" w:lineRule="auto"/>
              <w:rPr>
                <w:rFonts w:cs="Arial"/>
              </w:rPr>
            </w:pPr>
          </w:p>
        </w:tc>
        <w:tc>
          <w:tcPr>
            <w:tcW w:w="340" w:type="dxa"/>
            <w:tcMar>
              <w:left w:w="57" w:type="dxa"/>
              <w:right w:w="57" w:type="dxa"/>
            </w:tcMar>
          </w:tcPr>
          <w:p w14:paraId="25B469B8" w14:textId="0D4E8EDD" w:rsidR="007775D6" w:rsidRPr="009D1F1B" w:rsidRDefault="007775D6" w:rsidP="003E47BB">
            <w:pPr>
              <w:spacing w:line="240" w:lineRule="auto"/>
              <w:rPr>
                <w:rFonts w:cs="Arial"/>
                <w:vertAlign w:val="superscript"/>
              </w:rPr>
            </w:pPr>
          </w:p>
        </w:tc>
        <w:tc>
          <w:tcPr>
            <w:tcW w:w="340" w:type="dxa"/>
          </w:tcPr>
          <w:p w14:paraId="154891B0" w14:textId="77777777" w:rsidR="007775D6" w:rsidRPr="009D1F1B" w:rsidRDefault="007775D6" w:rsidP="003E47BB">
            <w:pPr>
              <w:spacing w:line="240" w:lineRule="auto"/>
              <w:rPr>
                <w:rFonts w:cs="Arial"/>
              </w:rPr>
            </w:pPr>
            <w:r w:rsidRPr="009D1F1B">
              <w:rPr>
                <w:rFonts w:cs="Arial"/>
              </w:rPr>
              <w:t>x</w:t>
            </w:r>
          </w:p>
        </w:tc>
        <w:tc>
          <w:tcPr>
            <w:tcW w:w="340" w:type="dxa"/>
          </w:tcPr>
          <w:p w14:paraId="1C09B840" w14:textId="77777777" w:rsidR="007775D6" w:rsidRPr="009D1F1B" w:rsidRDefault="007775D6" w:rsidP="003E47BB">
            <w:pPr>
              <w:spacing w:line="240" w:lineRule="auto"/>
              <w:rPr>
                <w:rFonts w:cs="Arial"/>
              </w:rPr>
            </w:pPr>
            <w:r w:rsidRPr="009D1F1B">
              <w:rPr>
                <w:rFonts w:cs="Arial"/>
              </w:rPr>
              <w:t>x</w:t>
            </w:r>
          </w:p>
        </w:tc>
        <w:tc>
          <w:tcPr>
            <w:tcW w:w="340" w:type="dxa"/>
          </w:tcPr>
          <w:p w14:paraId="3BEE2247" w14:textId="77777777" w:rsidR="007775D6" w:rsidRPr="009D1F1B" w:rsidRDefault="007775D6" w:rsidP="003E47BB">
            <w:pPr>
              <w:spacing w:line="240" w:lineRule="auto"/>
              <w:rPr>
                <w:rFonts w:cs="Arial"/>
              </w:rPr>
            </w:pPr>
            <w:r w:rsidRPr="009D1F1B">
              <w:rPr>
                <w:rFonts w:cs="Arial"/>
              </w:rPr>
              <w:t>x</w:t>
            </w:r>
          </w:p>
        </w:tc>
        <w:tc>
          <w:tcPr>
            <w:tcW w:w="340" w:type="dxa"/>
          </w:tcPr>
          <w:p w14:paraId="39A5CC05" w14:textId="77777777" w:rsidR="007775D6" w:rsidRPr="009D1F1B" w:rsidRDefault="007775D6" w:rsidP="003E47BB">
            <w:pPr>
              <w:spacing w:line="240" w:lineRule="auto"/>
              <w:rPr>
                <w:rFonts w:cs="Arial"/>
              </w:rPr>
            </w:pPr>
          </w:p>
        </w:tc>
        <w:tc>
          <w:tcPr>
            <w:tcW w:w="340" w:type="dxa"/>
          </w:tcPr>
          <w:p w14:paraId="50795804" w14:textId="77777777" w:rsidR="007775D6" w:rsidRPr="009D1F1B" w:rsidRDefault="007775D6" w:rsidP="003E47BB">
            <w:pPr>
              <w:spacing w:line="240" w:lineRule="auto"/>
              <w:rPr>
                <w:rFonts w:cs="Arial"/>
              </w:rPr>
            </w:pPr>
            <w:r w:rsidRPr="009D1F1B">
              <w:rPr>
                <w:rFonts w:cs="Arial"/>
              </w:rPr>
              <w:t>x</w:t>
            </w:r>
          </w:p>
        </w:tc>
        <w:tc>
          <w:tcPr>
            <w:tcW w:w="340" w:type="dxa"/>
          </w:tcPr>
          <w:p w14:paraId="5A327256" w14:textId="77777777" w:rsidR="007775D6" w:rsidRPr="009D1F1B" w:rsidRDefault="007775D6" w:rsidP="003E47BB">
            <w:pPr>
              <w:spacing w:line="240" w:lineRule="auto"/>
              <w:rPr>
                <w:rFonts w:cs="Arial"/>
              </w:rPr>
            </w:pPr>
          </w:p>
        </w:tc>
        <w:tc>
          <w:tcPr>
            <w:tcW w:w="340" w:type="dxa"/>
          </w:tcPr>
          <w:p w14:paraId="5C5921C3" w14:textId="77777777" w:rsidR="007775D6" w:rsidRPr="009D1F1B" w:rsidRDefault="007775D6" w:rsidP="003E47BB">
            <w:pPr>
              <w:spacing w:line="240" w:lineRule="auto"/>
              <w:rPr>
                <w:rFonts w:cs="Arial"/>
              </w:rPr>
            </w:pPr>
            <w:r w:rsidRPr="009D1F1B">
              <w:rPr>
                <w:rFonts w:cs="Arial"/>
              </w:rPr>
              <w:t>R</w:t>
            </w:r>
          </w:p>
        </w:tc>
        <w:tc>
          <w:tcPr>
            <w:tcW w:w="2356" w:type="dxa"/>
          </w:tcPr>
          <w:p w14:paraId="62710B7B" w14:textId="77777777" w:rsidR="007775D6" w:rsidRPr="009D1F1B" w:rsidRDefault="007775D6" w:rsidP="003E47BB">
            <w:pPr>
              <w:spacing w:line="240" w:lineRule="auto"/>
              <w:rPr>
                <w:rFonts w:cs="Arial"/>
              </w:rPr>
            </w:pPr>
            <w:r>
              <w:rPr>
                <w:rFonts w:cs="Arial"/>
              </w:rPr>
              <w:t>As per annex P of ECSS-E-ST-10C</w:t>
            </w:r>
          </w:p>
        </w:tc>
      </w:tr>
      <w:tr w:rsidR="007775D6" w:rsidRPr="009D1F1B" w14:paraId="1E8D88AF" w14:textId="77777777" w:rsidTr="00B179F8">
        <w:tc>
          <w:tcPr>
            <w:tcW w:w="967" w:type="dxa"/>
          </w:tcPr>
          <w:p w14:paraId="7E42A23F" w14:textId="77777777" w:rsidR="007775D6" w:rsidRPr="009D1F1B" w:rsidRDefault="007775D6" w:rsidP="003E47BB">
            <w:pPr>
              <w:spacing w:line="240" w:lineRule="auto"/>
              <w:rPr>
                <w:rFonts w:cs="Arial"/>
              </w:rPr>
            </w:pPr>
            <w:r w:rsidRPr="009D1F1B">
              <w:rPr>
                <w:rFonts w:cs="Arial"/>
              </w:rPr>
              <w:t>TD-58</w:t>
            </w:r>
          </w:p>
        </w:tc>
        <w:tc>
          <w:tcPr>
            <w:tcW w:w="2268" w:type="dxa"/>
          </w:tcPr>
          <w:p w14:paraId="5D574A1D" w14:textId="77777777" w:rsidR="007775D6" w:rsidRPr="009D1F1B" w:rsidRDefault="007775D6" w:rsidP="003E47BB">
            <w:pPr>
              <w:spacing w:line="240" w:lineRule="auto"/>
              <w:rPr>
                <w:rFonts w:cs="Arial"/>
              </w:rPr>
            </w:pPr>
            <w:r w:rsidRPr="009D1F1B">
              <w:rPr>
                <w:rFonts w:cs="Arial"/>
              </w:rPr>
              <w:t>Compliance Matrix to the Technical Specification</w:t>
            </w:r>
          </w:p>
        </w:tc>
        <w:tc>
          <w:tcPr>
            <w:tcW w:w="340" w:type="dxa"/>
          </w:tcPr>
          <w:p w14:paraId="78C324DB" w14:textId="77777777" w:rsidR="007775D6" w:rsidRPr="009D1F1B" w:rsidRDefault="007775D6" w:rsidP="003E47BB">
            <w:pPr>
              <w:spacing w:line="240" w:lineRule="auto"/>
              <w:rPr>
                <w:rFonts w:cs="Arial"/>
              </w:rPr>
            </w:pPr>
            <w:r w:rsidRPr="009D1F1B">
              <w:rPr>
                <w:rFonts w:cs="Arial"/>
              </w:rPr>
              <w:t>x</w:t>
            </w:r>
          </w:p>
        </w:tc>
        <w:tc>
          <w:tcPr>
            <w:tcW w:w="340" w:type="dxa"/>
            <w:tcMar>
              <w:left w:w="57" w:type="dxa"/>
              <w:right w:w="57" w:type="dxa"/>
            </w:tcMar>
          </w:tcPr>
          <w:p w14:paraId="7169DC18" w14:textId="19CB7E9E" w:rsidR="007775D6" w:rsidRPr="009D1F1B" w:rsidRDefault="007775D6" w:rsidP="003E47BB">
            <w:pPr>
              <w:spacing w:line="240" w:lineRule="auto"/>
              <w:rPr>
                <w:rFonts w:cs="Arial"/>
              </w:rPr>
            </w:pPr>
          </w:p>
        </w:tc>
        <w:tc>
          <w:tcPr>
            <w:tcW w:w="340" w:type="dxa"/>
          </w:tcPr>
          <w:p w14:paraId="052D6C59" w14:textId="77777777" w:rsidR="007775D6" w:rsidRPr="009D1F1B" w:rsidRDefault="007775D6" w:rsidP="003E47BB">
            <w:pPr>
              <w:spacing w:line="240" w:lineRule="auto"/>
              <w:rPr>
                <w:rFonts w:cs="Arial"/>
              </w:rPr>
            </w:pPr>
            <w:r w:rsidRPr="009D1F1B">
              <w:rPr>
                <w:rFonts w:cs="Arial"/>
              </w:rPr>
              <w:t>x</w:t>
            </w:r>
          </w:p>
        </w:tc>
        <w:tc>
          <w:tcPr>
            <w:tcW w:w="340" w:type="dxa"/>
          </w:tcPr>
          <w:p w14:paraId="3AA24DE7" w14:textId="77777777" w:rsidR="007775D6" w:rsidRPr="009D1F1B" w:rsidRDefault="007775D6" w:rsidP="003E47BB">
            <w:pPr>
              <w:spacing w:line="240" w:lineRule="auto"/>
              <w:rPr>
                <w:rFonts w:cs="Arial"/>
              </w:rPr>
            </w:pPr>
            <w:r w:rsidRPr="009D1F1B">
              <w:rPr>
                <w:rFonts w:cs="Arial"/>
              </w:rPr>
              <w:t>x</w:t>
            </w:r>
          </w:p>
        </w:tc>
        <w:tc>
          <w:tcPr>
            <w:tcW w:w="340" w:type="dxa"/>
          </w:tcPr>
          <w:p w14:paraId="7F9359E6" w14:textId="77777777" w:rsidR="007775D6" w:rsidRPr="009D1F1B" w:rsidRDefault="007775D6" w:rsidP="003E47BB">
            <w:pPr>
              <w:spacing w:line="240" w:lineRule="auto"/>
              <w:rPr>
                <w:rFonts w:cs="Arial"/>
              </w:rPr>
            </w:pPr>
            <w:r w:rsidRPr="009D1F1B">
              <w:rPr>
                <w:rFonts w:cs="Arial"/>
              </w:rPr>
              <w:t>x</w:t>
            </w:r>
          </w:p>
        </w:tc>
        <w:tc>
          <w:tcPr>
            <w:tcW w:w="340" w:type="dxa"/>
          </w:tcPr>
          <w:p w14:paraId="52ECDB98" w14:textId="77777777" w:rsidR="007775D6" w:rsidRPr="009D1F1B" w:rsidRDefault="007775D6" w:rsidP="003E47BB">
            <w:pPr>
              <w:spacing w:line="240" w:lineRule="auto"/>
              <w:rPr>
                <w:rFonts w:cs="Arial"/>
              </w:rPr>
            </w:pPr>
          </w:p>
        </w:tc>
        <w:tc>
          <w:tcPr>
            <w:tcW w:w="340" w:type="dxa"/>
          </w:tcPr>
          <w:p w14:paraId="1E23516B" w14:textId="77777777" w:rsidR="007775D6" w:rsidRPr="009D1F1B" w:rsidRDefault="007775D6" w:rsidP="003E47BB">
            <w:pPr>
              <w:spacing w:line="240" w:lineRule="auto"/>
              <w:rPr>
                <w:rFonts w:cs="Arial"/>
              </w:rPr>
            </w:pPr>
          </w:p>
        </w:tc>
        <w:tc>
          <w:tcPr>
            <w:tcW w:w="340" w:type="dxa"/>
          </w:tcPr>
          <w:p w14:paraId="4BF73D6D" w14:textId="77777777" w:rsidR="007775D6" w:rsidRPr="009D1F1B" w:rsidRDefault="007775D6" w:rsidP="003E47BB">
            <w:pPr>
              <w:spacing w:line="240" w:lineRule="auto"/>
              <w:rPr>
                <w:rFonts w:cs="Arial"/>
              </w:rPr>
            </w:pPr>
          </w:p>
        </w:tc>
        <w:tc>
          <w:tcPr>
            <w:tcW w:w="340" w:type="dxa"/>
          </w:tcPr>
          <w:p w14:paraId="66FC6A58" w14:textId="77777777" w:rsidR="007775D6" w:rsidRPr="009D1F1B" w:rsidRDefault="007775D6" w:rsidP="003E47BB">
            <w:pPr>
              <w:spacing w:line="240" w:lineRule="auto"/>
              <w:rPr>
                <w:rFonts w:cs="Arial"/>
              </w:rPr>
            </w:pPr>
            <w:r w:rsidRPr="009D1F1B">
              <w:rPr>
                <w:rFonts w:cs="Arial"/>
              </w:rPr>
              <w:t>A</w:t>
            </w:r>
          </w:p>
        </w:tc>
        <w:tc>
          <w:tcPr>
            <w:tcW w:w="2356" w:type="dxa"/>
          </w:tcPr>
          <w:p w14:paraId="7C889372" w14:textId="77777777" w:rsidR="007775D6" w:rsidRPr="009D1F1B" w:rsidRDefault="007775D6" w:rsidP="003E47BB">
            <w:pPr>
              <w:spacing w:line="240" w:lineRule="auto"/>
              <w:rPr>
                <w:rFonts w:cs="Arial"/>
              </w:rPr>
            </w:pPr>
          </w:p>
        </w:tc>
      </w:tr>
      <w:tr w:rsidR="007775D6" w:rsidRPr="009D1F1B" w14:paraId="46631292" w14:textId="77777777" w:rsidTr="00B179F8">
        <w:tc>
          <w:tcPr>
            <w:tcW w:w="967" w:type="dxa"/>
          </w:tcPr>
          <w:p w14:paraId="5461F8D1" w14:textId="5F33632B" w:rsidR="007775D6" w:rsidRPr="009D1F1B" w:rsidRDefault="007775D6" w:rsidP="00120A2A">
            <w:pPr>
              <w:spacing w:line="240" w:lineRule="auto"/>
              <w:rPr>
                <w:rFonts w:cs="Arial"/>
              </w:rPr>
            </w:pPr>
            <w:r>
              <w:rPr>
                <w:rFonts w:cs="Arial"/>
              </w:rPr>
              <w:t>TD-59</w:t>
            </w:r>
          </w:p>
        </w:tc>
        <w:tc>
          <w:tcPr>
            <w:tcW w:w="2268" w:type="dxa"/>
          </w:tcPr>
          <w:p w14:paraId="4D935812" w14:textId="0B39001D" w:rsidR="007775D6" w:rsidRPr="009D1F1B" w:rsidRDefault="007775D6" w:rsidP="00120A2A">
            <w:pPr>
              <w:spacing w:line="240" w:lineRule="auto"/>
              <w:rPr>
                <w:rFonts w:cs="Arial"/>
              </w:rPr>
            </w:pPr>
            <w:r>
              <w:rPr>
                <w:rFonts w:cs="Arial"/>
              </w:rPr>
              <w:t>CIDL</w:t>
            </w:r>
          </w:p>
        </w:tc>
        <w:tc>
          <w:tcPr>
            <w:tcW w:w="340" w:type="dxa"/>
          </w:tcPr>
          <w:p w14:paraId="28A684D4" w14:textId="77777777" w:rsidR="007775D6" w:rsidRPr="009D1F1B" w:rsidRDefault="007775D6" w:rsidP="00120A2A">
            <w:pPr>
              <w:spacing w:line="240" w:lineRule="auto"/>
              <w:rPr>
                <w:rFonts w:cs="Arial"/>
              </w:rPr>
            </w:pPr>
          </w:p>
        </w:tc>
        <w:tc>
          <w:tcPr>
            <w:tcW w:w="340" w:type="dxa"/>
            <w:tcMar>
              <w:left w:w="57" w:type="dxa"/>
              <w:right w:w="57" w:type="dxa"/>
            </w:tcMar>
          </w:tcPr>
          <w:p w14:paraId="17428E23" w14:textId="77777777" w:rsidR="007775D6" w:rsidRPr="009D1F1B" w:rsidDel="00120A2A" w:rsidRDefault="007775D6" w:rsidP="00120A2A">
            <w:pPr>
              <w:spacing w:line="240" w:lineRule="auto"/>
              <w:rPr>
                <w:rFonts w:cs="Arial"/>
              </w:rPr>
            </w:pPr>
          </w:p>
        </w:tc>
        <w:tc>
          <w:tcPr>
            <w:tcW w:w="340" w:type="dxa"/>
          </w:tcPr>
          <w:p w14:paraId="6F539560" w14:textId="24C600A0" w:rsidR="007775D6" w:rsidRPr="009D1F1B" w:rsidRDefault="007775D6" w:rsidP="00120A2A">
            <w:pPr>
              <w:spacing w:line="240" w:lineRule="auto"/>
              <w:rPr>
                <w:rFonts w:cs="Arial"/>
              </w:rPr>
            </w:pPr>
            <w:r>
              <w:rPr>
                <w:rFonts w:cs="Arial"/>
              </w:rPr>
              <w:t>x</w:t>
            </w:r>
          </w:p>
        </w:tc>
        <w:tc>
          <w:tcPr>
            <w:tcW w:w="340" w:type="dxa"/>
          </w:tcPr>
          <w:p w14:paraId="74967AB5" w14:textId="5B12B46B" w:rsidR="007775D6" w:rsidRPr="009D1F1B" w:rsidRDefault="007775D6" w:rsidP="00120A2A">
            <w:pPr>
              <w:spacing w:line="240" w:lineRule="auto"/>
              <w:rPr>
                <w:rFonts w:cs="Arial"/>
              </w:rPr>
            </w:pPr>
            <w:r>
              <w:rPr>
                <w:rFonts w:cs="Arial"/>
              </w:rPr>
              <w:t>x</w:t>
            </w:r>
          </w:p>
        </w:tc>
        <w:tc>
          <w:tcPr>
            <w:tcW w:w="340" w:type="dxa"/>
          </w:tcPr>
          <w:p w14:paraId="4BEE7541" w14:textId="77A052D8" w:rsidR="007775D6" w:rsidRPr="009D1F1B" w:rsidRDefault="007775D6" w:rsidP="00120A2A">
            <w:pPr>
              <w:spacing w:line="240" w:lineRule="auto"/>
              <w:rPr>
                <w:rFonts w:cs="Arial"/>
              </w:rPr>
            </w:pPr>
            <w:r>
              <w:rPr>
                <w:rFonts w:cs="Arial"/>
              </w:rPr>
              <w:t>x</w:t>
            </w:r>
          </w:p>
        </w:tc>
        <w:tc>
          <w:tcPr>
            <w:tcW w:w="340" w:type="dxa"/>
          </w:tcPr>
          <w:p w14:paraId="16151010" w14:textId="77777777" w:rsidR="007775D6" w:rsidRPr="009D1F1B" w:rsidRDefault="007775D6" w:rsidP="00120A2A">
            <w:pPr>
              <w:spacing w:line="240" w:lineRule="auto"/>
              <w:rPr>
                <w:rFonts w:cs="Arial"/>
              </w:rPr>
            </w:pPr>
          </w:p>
        </w:tc>
        <w:tc>
          <w:tcPr>
            <w:tcW w:w="340" w:type="dxa"/>
          </w:tcPr>
          <w:p w14:paraId="03301034" w14:textId="5C9730D6" w:rsidR="007775D6" w:rsidRPr="009D1F1B" w:rsidRDefault="007775D6" w:rsidP="00120A2A">
            <w:pPr>
              <w:spacing w:line="240" w:lineRule="auto"/>
              <w:rPr>
                <w:rFonts w:cs="Arial"/>
              </w:rPr>
            </w:pPr>
            <w:r>
              <w:rPr>
                <w:rFonts w:cs="Arial"/>
              </w:rPr>
              <w:t>x</w:t>
            </w:r>
          </w:p>
        </w:tc>
        <w:tc>
          <w:tcPr>
            <w:tcW w:w="340" w:type="dxa"/>
          </w:tcPr>
          <w:p w14:paraId="65EA3F27" w14:textId="77777777" w:rsidR="007775D6" w:rsidRPr="009D1F1B" w:rsidRDefault="007775D6" w:rsidP="00120A2A">
            <w:pPr>
              <w:spacing w:line="240" w:lineRule="auto"/>
              <w:rPr>
                <w:rFonts w:cs="Arial"/>
              </w:rPr>
            </w:pPr>
          </w:p>
        </w:tc>
        <w:tc>
          <w:tcPr>
            <w:tcW w:w="340" w:type="dxa"/>
          </w:tcPr>
          <w:p w14:paraId="6685B813" w14:textId="750D607A" w:rsidR="007775D6" w:rsidRPr="009D1F1B" w:rsidRDefault="007775D6" w:rsidP="00120A2A">
            <w:pPr>
              <w:spacing w:line="240" w:lineRule="auto"/>
              <w:rPr>
                <w:rFonts w:cs="Arial"/>
              </w:rPr>
            </w:pPr>
            <w:r>
              <w:rPr>
                <w:rFonts w:cs="Arial"/>
              </w:rPr>
              <w:t>A</w:t>
            </w:r>
          </w:p>
        </w:tc>
        <w:tc>
          <w:tcPr>
            <w:tcW w:w="2356" w:type="dxa"/>
          </w:tcPr>
          <w:p w14:paraId="13F2AC2E" w14:textId="77777777" w:rsidR="007775D6" w:rsidRDefault="007775D6" w:rsidP="00120A2A">
            <w:pPr>
              <w:spacing w:line="240" w:lineRule="auto"/>
              <w:rPr>
                <w:rFonts w:cs="Arial"/>
              </w:rPr>
            </w:pPr>
            <w:r w:rsidRPr="00120A2A">
              <w:rPr>
                <w:rFonts w:cs="Arial"/>
              </w:rPr>
              <w:t>As per ECSS-M-ST-40C</w:t>
            </w:r>
          </w:p>
          <w:p w14:paraId="32F399E1" w14:textId="5FC4177B" w:rsidR="007775D6" w:rsidRPr="009D1F1B" w:rsidRDefault="007775D6" w:rsidP="00120A2A">
            <w:pPr>
              <w:spacing w:line="240" w:lineRule="auto"/>
              <w:rPr>
                <w:rFonts w:cs="Arial"/>
              </w:rPr>
            </w:pPr>
            <w:r w:rsidRPr="001C6F78">
              <w:rPr>
                <w:rFonts w:cs="Arial"/>
              </w:rPr>
              <w:t>ABCL for unit specific reviews</w:t>
            </w:r>
          </w:p>
        </w:tc>
      </w:tr>
    </w:tbl>
    <w:p w14:paraId="0940683F" w14:textId="5917E121" w:rsidR="00063664" w:rsidRDefault="00063664" w:rsidP="00DC73C7">
      <w:pPr>
        <w:pStyle w:val="ASG-Normal"/>
        <w:rPr>
          <w:rFonts w:cs="Arial"/>
          <w:b/>
          <w:kern w:val="32"/>
          <w:szCs w:val="26"/>
        </w:rPr>
      </w:pPr>
    </w:p>
    <w:p w14:paraId="46F749D7" w14:textId="372B01EF" w:rsidR="00DC73C7" w:rsidRPr="00173DF6" w:rsidRDefault="00DC73C7" w:rsidP="00063664">
      <w:pPr>
        <w:pStyle w:val="ASG-Normal"/>
        <w:rPr>
          <w:b/>
          <w:u w:val="single"/>
          <w:lang w:val="fr-FR"/>
        </w:rPr>
      </w:pPr>
      <w:r w:rsidRPr="00173DF6">
        <w:rPr>
          <w:b/>
          <w:u w:val="single"/>
          <w:lang w:val="fr-FR"/>
        </w:rPr>
        <w:t>Product Assurance Documents</w:t>
      </w:r>
    </w:p>
    <w:p w14:paraId="17D8A8EE" w14:textId="77777777" w:rsidR="00DC73C7" w:rsidRPr="00173DF6" w:rsidRDefault="00DC73C7" w:rsidP="00DC73C7">
      <w:pPr>
        <w:ind w:left="113" w:right="113"/>
        <w:rPr>
          <w:lang w:val="fr-FR"/>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9"/>
        <w:gridCol w:w="2731"/>
        <w:gridCol w:w="345"/>
        <w:gridCol w:w="345"/>
        <w:gridCol w:w="346"/>
        <w:gridCol w:w="346"/>
        <w:gridCol w:w="346"/>
        <w:gridCol w:w="346"/>
        <w:gridCol w:w="346"/>
        <w:gridCol w:w="346"/>
        <w:gridCol w:w="346"/>
        <w:gridCol w:w="2732"/>
      </w:tblGrid>
      <w:tr w:rsidR="00B179F8" w:rsidRPr="009D1F1B" w14:paraId="07D8DFBD" w14:textId="77777777" w:rsidTr="00B179F8">
        <w:trPr>
          <w:cantSplit/>
          <w:trHeight w:val="1580"/>
          <w:tblHeader/>
        </w:trPr>
        <w:tc>
          <w:tcPr>
            <w:tcW w:w="1059" w:type="dxa"/>
            <w:tcBorders>
              <w:bottom w:val="single" w:sz="4" w:space="0" w:color="auto"/>
            </w:tcBorders>
            <w:shd w:val="clear" w:color="auto" w:fill="E0E0E0"/>
          </w:tcPr>
          <w:p w14:paraId="6DD5748C" w14:textId="77777777" w:rsidR="007775D6" w:rsidRPr="009D1F1B" w:rsidRDefault="007775D6" w:rsidP="003E47BB">
            <w:pPr>
              <w:rPr>
                <w:rFonts w:cs="Arial"/>
              </w:rPr>
            </w:pPr>
            <w:r w:rsidRPr="009D1F1B">
              <w:rPr>
                <w:rFonts w:cs="Arial"/>
              </w:rPr>
              <w:t>DRL Ref.</w:t>
            </w:r>
          </w:p>
        </w:tc>
        <w:tc>
          <w:tcPr>
            <w:tcW w:w="2731" w:type="dxa"/>
            <w:tcBorders>
              <w:bottom w:val="single" w:sz="4" w:space="0" w:color="auto"/>
            </w:tcBorders>
            <w:shd w:val="clear" w:color="auto" w:fill="E0E0E0"/>
          </w:tcPr>
          <w:p w14:paraId="30E500A4" w14:textId="77777777" w:rsidR="007775D6" w:rsidRPr="009D1F1B" w:rsidRDefault="007775D6" w:rsidP="003E47BB">
            <w:pPr>
              <w:rPr>
                <w:rFonts w:cs="Arial"/>
              </w:rPr>
            </w:pPr>
            <w:r w:rsidRPr="009D1F1B">
              <w:rPr>
                <w:rFonts w:cs="Arial"/>
              </w:rPr>
              <w:t>Title</w:t>
            </w:r>
          </w:p>
        </w:tc>
        <w:tc>
          <w:tcPr>
            <w:tcW w:w="345" w:type="dxa"/>
            <w:tcBorders>
              <w:bottom w:val="single" w:sz="4" w:space="0" w:color="auto"/>
            </w:tcBorders>
            <w:shd w:val="clear" w:color="auto" w:fill="E0E0E0"/>
            <w:textDirection w:val="btLr"/>
            <w:vAlign w:val="center"/>
          </w:tcPr>
          <w:p w14:paraId="5C566F10" w14:textId="77777777" w:rsidR="007775D6" w:rsidRPr="009D1F1B" w:rsidRDefault="007775D6" w:rsidP="003E47BB">
            <w:pPr>
              <w:ind w:left="113" w:right="113"/>
              <w:rPr>
                <w:rFonts w:cs="Arial"/>
              </w:rPr>
            </w:pPr>
            <w:r w:rsidRPr="009D1F1B">
              <w:rPr>
                <w:rFonts w:cs="Arial"/>
              </w:rPr>
              <w:t>Proposal</w:t>
            </w:r>
          </w:p>
        </w:tc>
        <w:tc>
          <w:tcPr>
            <w:tcW w:w="345" w:type="dxa"/>
            <w:tcBorders>
              <w:bottom w:val="single" w:sz="4" w:space="0" w:color="auto"/>
            </w:tcBorders>
            <w:shd w:val="clear" w:color="auto" w:fill="E0E0E0"/>
            <w:textDirection w:val="btLr"/>
            <w:vAlign w:val="center"/>
          </w:tcPr>
          <w:p w14:paraId="7AEFB0B2" w14:textId="77777777" w:rsidR="007775D6" w:rsidRPr="009D1F1B" w:rsidRDefault="007775D6" w:rsidP="003E47BB">
            <w:pPr>
              <w:ind w:left="113" w:right="113"/>
              <w:rPr>
                <w:rFonts w:cs="Arial"/>
              </w:rPr>
            </w:pPr>
            <w:r w:rsidRPr="009D1F1B">
              <w:rPr>
                <w:rFonts w:cs="Arial"/>
              </w:rPr>
              <w:t xml:space="preserve">KO </w:t>
            </w:r>
          </w:p>
        </w:tc>
        <w:tc>
          <w:tcPr>
            <w:tcW w:w="346" w:type="dxa"/>
            <w:tcBorders>
              <w:bottom w:val="single" w:sz="4" w:space="0" w:color="auto"/>
            </w:tcBorders>
            <w:shd w:val="clear" w:color="auto" w:fill="E0E0E0"/>
            <w:textDirection w:val="btLr"/>
            <w:vAlign w:val="center"/>
          </w:tcPr>
          <w:p w14:paraId="585A8E7B" w14:textId="2EA2C588" w:rsidR="007775D6" w:rsidRPr="009D1F1B" w:rsidRDefault="007775D6" w:rsidP="003E47BB">
            <w:pPr>
              <w:ind w:left="113" w:right="113"/>
              <w:rPr>
                <w:rFonts w:cs="Arial"/>
              </w:rPr>
            </w:pPr>
            <w:r>
              <w:rPr>
                <w:rFonts w:cs="Arial"/>
              </w:rPr>
              <w:t>Design freeze</w:t>
            </w:r>
          </w:p>
        </w:tc>
        <w:tc>
          <w:tcPr>
            <w:tcW w:w="346" w:type="dxa"/>
            <w:tcBorders>
              <w:bottom w:val="single" w:sz="4" w:space="0" w:color="auto"/>
            </w:tcBorders>
            <w:shd w:val="clear" w:color="auto" w:fill="E0E0E0"/>
            <w:textDirection w:val="btLr"/>
            <w:vAlign w:val="center"/>
          </w:tcPr>
          <w:p w14:paraId="2518DB3A" w14:textId="77777777" w:rsidR="007775D6" w:rsidRPr="009D1F1B" w:rsidRDefault="007775D6" w:rsidP="003E47BB">
            <w:pPr>
              <w:ind w:left="113" w:right="113"/>
              <w:rPr>
                <w:rFonts w:cs="Arial"/>
              </w:rPr>
            </w:pPr>
            <w:r w:rsidRPr="009D1F1B">
              <w:rPr>
                <w:rFonts w:cs="Arial"/>
              </w:rPr>
              <w:t>CDR</w:t>
            </w:r>
          </w:p>
        </w:tc>
        <w:tc>
          <w:tcPr>
            <w:tcW w:w="346" w:type="dxa"/>
            <w:tcBorders>
              <w:bottom w:val="single" w:sz="4" w:space="0" w:color="auto"/>
            </w:tcBorders>
            <w:shd w:val="clear" w:color="auto" w:fill="E0E0E0"/>
            <w:textDirection w:val="btLr"/>
            <w:vAlign w:val="center"/>
          </w:tcPr>
          <w:p w14:paraId="459F120B" w14:textId="77777777" w:rsidR="007775D6" w:rsidRPr="009D1F1B" w:rsidRDefault="007775D6" w:rsidP="003E47BB">
            <w:pPr>
              <w:ind w:left="113" w:right="113"/>
              <w:rPr>
                <w:rFonts w:cs="Arial"/>
              </w:rPr>
            </w:pPr>
            <w:r w:rsidRPr="009D1F1B">
              <w:rPr>
                <w:rFonts w:cs="Arial"/>
              </w:rPr>
              <w:t>QR</w:t>
            </w:r>
          </w:p>
        </w:tc>
        <w:tc>
          <w:tcPr>
            <w:tcW w:w="346" w:type="dxa"/>
            <w:tcBorders>
              <w:bottom w:val="single" w:sz="4" w:space="0" w:color="auto"/>
            </w:tcBorders>
            <w:shd w:val="clear" w:color="auto" w:fill="E0E0E0"/>
            <w:textDirection w:val="btLr"/>
            <w:vAlign w:val="center"/>
          </w:tcPr>
          <w:p w14:paraId="0283FEE6" w14:textId="77777777" w:rsidR="007775D6" w:rsidRPr="009D1F1B" w:rsidRDefault="007775D6" w:rsidP="003E47BB">
            <w:pPr>
              <w:ind w:left="113" w:right="113"/>
              <w:rPr>
                <w:rFonts w:cs="Arial"/>
              </w:rPr>
            </w:pPr>
            <w:r w:rsidRPr="009D1F1B">
              <w:rPr>
                <w:rFonts w:cs="Arial"/>
              </w:rPr>
              <w:t>MRR</w:t>
            </w:r>
          </w:p>
        </w:tc>
        <w:tc>
          <w:tcPr>
            <w:tcW w:w="346" w:type="dxa"/>
            <w:tcBorders>
              <w:bottom w:val="single" w:sz="4" w:space="0" w:color="auto"/>
            </w:tcBorders>
            <w:shd w:val="clear" w:color="auto" w:fill="E0E0E0"/>
            <w:textDirection w:val="btLr"/>
            <w:vAlign w:val="center"/>
          </w:tcPr>
          <w:p w14:paraId="6B44DFDC" w14:textId="77777777" w:rsidR="007775D6" w:rsidRPr="009D1F1B" w:rsidRDefault="007775D6" w:rsidP="003E47BB">
            <w:pPr>
              <w:ind w:left="113" w:right="113"/>
              <w:rPr>
                <w:rFonts w:cs="Arial"/>
              </w:rPr>
            </w:pPr>
            <w:r w:rsidRPr="009D1F1B">
              <w:rPr>
                <w:rFonts w:cs="Arial"/>
              </w:rPr>
              <w:t>DRB</w:t>
            </w:r>
          </w:p>
        </w:tc>
        <w:tc>
          <w:tcPr>
            <w:tcW w:w="346" w:type="dxa"/>
            <w:tcBorders>
              <w:bottom w:val="single" w:sz="4" w:space="0" w:color="auto"/>
            </w:tcBorders>
            <w:shd w:val="clear" w:color="auto" w:fill="E0E0E0"/>
            <w:textDirection w:val="btLr"/>
            <w:vAlign w:val="center"/>
          </w:tcPr>
          <w:p w14:paraId="4C4CF62E" w14:textId="77777777" w:rsidR="007775D6" w:rsidRPr="009D1F1B" w:rsidRDefault="007775D6" w:rsidP="003E47BB">
            <w:pPr>
              <w:ind w:left="113" w:right="113"/>
              <w:rPr>
                <w:rFonts w:cs="Arial"/>
              </w:rPr>
            </w:pPr>
            <w:r w:rsidRPr="009D1F1B">
              <w:rPr>
                <w:rFonts w:cs="Arial"/>
              </w:rPr>
              <w:t>Submittal</w:t>
            </w:r>
          </w:p>
        </w:tc>
        <w:tc>
          <w:tcPr>
            <w:tcW w:w="346" w:type="dxa"/>
            <w:tcBorders>
              <w:bottom w:val="single" w:sz="4" w:space="0" w:color="auto"/>
            </w:tcBorders>
            <w:shd w:val="clear" w:color="auto" w:fill="E0E0E0"/>
            <w:textDirection w:val="btLr"/>
            <w:vAlign w:val="center"/>
          </w:tcPr>
          <w:p w14:paraId="3F8D14E8" w14:textId="77777777" w:rsidR="007775D6" w:rsidRPr="009D1F1B" w:rsidRDefault="007775D6" w:rsidP="003E47BB">
            <w:pPr>
              <w:ind w:left="113" w:right="113"/>
              <w:rPr>
                <w:rFonts w:cs="Arial"/>
              </w:rPr>
            </w:pPr>
            <w:r w:rsidRPr="009D1F1B">
              <w:rPr>
                <w:rFonts w:cs="Arial"/>
              </w:rPr>
              <w:t>Classification</w:t>
            </w:r>
          </w:p>
        </w:tc>
        <w:tc>
          <w:tcPr>
            <w:tcW w:w="2732" w:type="dxa"/>
            <w:tcBorders>
              <w:bottom w:val="single" w:sz="4" w:space="0" w:color="auto"/>
            </w:tcBorders>
            <w:shd w:val="clear" w:color="auto" w:fill="E0E0E0"/>
          </w:tcPr>
          <w:p w14:paraId="2267EC16" w14:textId="77777777" w:rsidR="007775D6" w:rsidRPr="009D1F1B" w:rsidRDefault="007775D6" w:rsidP="003E47BB">
            <w:pPr>
              <w:rPr>
                <w:rFonts w:cs="Arial"/>
              </w:rPr>
            </w:pPr>
            <w:r w:rsidRPr="009D1F1B">
              <w:rPr>
                <w:rFonts w:cs="Arial"/>
              </w:rPr>
              <w:t>Remark</w:t>
            </w:r>
          </w:p>
        </w:tc>
      </w:tr>
      <w:tr w:rsidR="00B179F8" w:rsidRPr="009D1F1B" w14:paraId="15678DBB" w14:textId="77777777" w:rsidTr="00B179F8">
        <w:trPr>
          <w:cantSplit/>
          <w:trHeight w:val="394"/>
        </w:trPr>
        <w:tc>
          <w:tcPr>
            <w:tcW w:w="1059" w:type="dxa"/>
            <w:shd w:val="clear" w:color="auto" w:fill="auto"/>
          </w:tcPr>
          <w:p w14:paraId="260BFDAC" w14:textId="77777777" w:rsidR="007775D6" w:rsidRPr="009D1F1B" w:rsidRDefault="007775D6" w:rsidP="003E47BB">
            <w:pPr>
              <w:spacing w:line="240" w:lineRule="auto"/>
              <w:rPr>
                <w:rFonts w:cs="Arial"/>
              </w:rPr>
            </w:pPr>
            <w:r w:rsidRPr="009D1F1B">
              <w:rPr>
                <w:rFonts w:cs="Arial"/>
              </w:rPr>
              <w:t>PA-01</w:t>
            </w:r>
          </w:p>
        </w:tc>
        <w:tc>
          <w:tcPr>
            <w:tcW w:w="2731" w:type="dxa"/>
            <w:shd w:val="clear" w:color="auto" w:fill="auto"/>
          </w:tcPr>
          <w:p w14:paraId="350F892D" w14:textId="77777777" w:rsidR="007775D6" w:rsidRPr="009D1F1B" w:rsidRDefault="007775D6" w:rsidP="003E47BB">
            <w:pPr>
              <w:spacing w:line="240" w:lineRule="auto"/>
              <w:rPr>
                <w:rFonts w:cs="Arial"/>
              </w:rPr>
            </w:pPr>
            <w:r w:rsidRPr="009D1F1B">
              <w:rPr>
                <w:rFonts w:cs="Arial"/>
              </w:rPr>
              <w:t>PA-Plan</w:t>
            </w:r>
          </w:p>
        </w:tc>
        <w:tc>
          <w:tcPr>
            <w:tcW w:w="345" w:type="dxa"/>
          </w:tcPr>
          <w:p w14:paraId="300E4716" w14:textId="77777777" w:rsidR="007775D6" w:rsidRPr="009D1F1B" w:rsidRDefault="007775D6" w:rsidP="003E47BB">
            <w:pPr>
              <w:spacing w:line="240" w:lineRule="auto"/>
              <w:rPr>
                <w:rFonts w:cs="Arial"/>
              </w:rPr>
            </w:pPr>
            <w:r w:rsidRPr="009D1F1B">
              <w:rPr>
                <w:rFonts w:cs="Arial"/>
              </w:rPr>
              <w:t>x</w:t>
            </w:r>
          </w:p>
        </w:tc>
        <w:tc>
          <w:tcPr>
            <w:tcW w:w="345" w:type="dxa"/>
            <w:shd w:val="clear" w:color="auto" w:fill="auto"/>
          </w:tcPr>
          <w:p w14:paraId="2EC9D243" w14:textId="5D8524A1" w:rsidR="007775D6" w:rsidRPr="009D1F1B" w:rsidRDefault="007775D6" w:rsidP="003E47BB">
            <w:pPr>
              <w:spacing w:line="240" w:lineRule="auto"/>
              <w:rPr>
                <w:rFonts w:cs="Arial"/>
              </w:rPr>
            </w:pPr>
          </w:p>
        </w:tc>
        <w:tc>
          <w:tcPr>
            <w:tcW w:w="346" w:type="dxa"/>
            <w:shd w:val="clear" w:color="auto" w:fill="auto"/>
          </w:tcPr>
          <w:p w14:paraId="0F9421D2" w14:textId="77777777" w:rsidR="007775D6" w:rsidRPr="009D1F1B" w:rsidRDefault="007775D6" w:rsidP="003E47BB">
            <w:pPr>
              <w:spacing w:line="240" w:lineRule="auto"/>
              <w:rPr>
                <w:rFonts w:cs="Arial"/>
              </w:rPr>
            </w:pPr>
            <w:r w:rsidRPr="009D1F1B">
              <w:rPr>
                <w:rFonts w:cs="Arial"/>
              </w:rPr>
              <w:t>x</w:t>
            </w:r>
          </w:p>
        </w:tc>
        <w:tc>
          <w:tcPr>
            <w:tcW w:w="346" w:type="dxa"/>
            <w:shd w:val="clear" w:color="auto" w:fill="auto"/>
          </w:tcPr>
          <w:p w14:paraId="40E221B9" w14:textId="77777777" w:rsidR="007775D6" w:rsidRPr="009D1F1B" w:rsidRDefault="007775D6" w:rsidP="003E47BB">
            <w:pPr>
              <w:spacing w:line="240" w:lineRule="auto"/>
              <w:rPr>
                <w:rFonts w:cs="Arial"/>
              </w:rPr>
            </w:pPr>
            <w:r w:rsidRPr="009D1F1B">
              <w:rPr>
                <w:rFonts w:cs="Arial"/>
              </w:rPr>
              <w:t>x</w:t>
            </w:r>
          </w:p>
        </w:tc>
        <w:tc>
          <w:tcPr>
            <w:tcW w:w="346" w:type="dxa"/>
            <w:shd w:val="clear" w:color="auto" w:fill="auto"/>
          </w:tcPr>
          <w:p w14:paraId="3E348508" w14:textId="77777777" w:rsidR="007775D6" w:rsidRPr="009D1F1B" w:rsidRDefault="007775D6" w:rsidP="003E47BB">
            <w:pPr>
              <w:spacing w:line="240" w:lineRule="auto"/>
              <w:rPr>
                <w:rFonts w:cs="Arial"/>
              </w:rPr>
            </w:pPr>
          </w:p>
        </w:tc>
        <w:tc>
          <w:tcPr>
            <w:tcW w:w="346" w:type="dxa"/>
          </w:tcPr>
          <w:p w14:paraId="7FE0610A" w14:textId="77777777" w:rsidR="007775D6" w:rsidRPr="009D1F1B" w:rsidRDefault="007775D6" w:rsidP="003E47BB">
            <w:pPr>
              <w:spacing w:line="240" w:lineRule="auto"/>
              <w:rPr>
                <w:rFonts w:cs="Arial"/>
              </w:rPr>
            </w:pPr>
          </w:p>
        </w:tc>
        <w:tc>
          <w:tcPr>
            <w:tcW w:w="346" w:type="dxa"/>
            <w:shd w:val="clear" w:color="auto" w:fill="auto"/>
          </w:tcPr>
          <w:p w14:paraId="02CF5E2F" w14:textId="77777777" w:rsidR="007775D6" w:rsidRPr="009D1F1B" w:rsidRDefault="007775D6" w:rsidP="003E47BB">
            <w:pPr>
              <w:spacing w:line="240" w:lineRule="auto"/>
              <w:rPr>
                <w:rFonts w:cs="Arial"/>
              </w:rPr>
            </w:pPr>
          </w:p>
        </w:tc>
        <w:tc>
          <w:tcPr>
            <w:tcW w:w="346" w:type="dxa"/>
            <w:shd w:val="clear" w:color="auto" w:fill="auto"/>
          </w:tcPr>
          <w:p w14:paraId="685CD0FE" w14:textId="77777777" w:rsidR="007775D6" w:rsidRPr="009D1F1B" w:rsidRDefault="007775D6" w:rsidP="003E47BB">
            <w:pPr>
              <w:spacing w:line="240" w:lineRule="auto"/>
              <w:rPr>
                <w:rFonts w:cs="Arial"/>
              </w:rPr>
            </w:pPr>
          </w:p>
        </w:tc>
        <w:tc>
          <w:tcPr>
            <w:tcW w:w="346" w:type="dxa"/>
            <w:shd w:val="clear" w:color="auto" w:fill="auto"/>
          </w:tcPr>
          <w:p w14:paraId="4BCA88A7" w14:textId="77777777" w:rsidR="007775D6" w:rsidRPr="009D1F1B" w:rsidRDefault="007775D6" w:rsidP="003E47BB">
            <w:pPr>
              <w:spacing w:line="240" w:lineRule="auto"/>
              <w:rPr>
                <w:rFonts w:cs="Arial"/>
              </w:rPr>
            </w:pPr>
            <w:r w:rsidRPr="009D1F1B">
              <w:rPr>
                <w:rFonts w:cs="Arial"/>
              </w:rPr>
              <w:t>A</w:t>
            </w:r>
          </w:p>
        </w:tc>
        <w:tc>
          <w:tcPr>
            <w:tcW w:w="2732" w:type="dxa"/>
            <w:shd w:val="clear" w:color="auto" w:fill="auto"/>
          </w:tcPr>
          <w:p w14:paraId="33E93A1F" w14:textId="77777777" w:rsidR="007775D6" w:rsidRPr="009D1F1B" w:rsidRDefault="007775D6" w:rsidP="003E47BB">
            <w:pPr>
              <w:spacing w:line="240" w:lineRule="auto"/>
              <w:ind w:left="360"/>
              <w:rPr>
                <w:rFonts w:cs="Arial"/>
              </w:rPr>
            </w:pPr>
          </w:p>
        </w:tc>
      </w:tr>
      <w:tr w:rsidR="00B179F8" w:rsidRPr="009D1F1B" w14:paraId="55EBABE8" w14:textId="77777777" w:rsidTr="00B179F8">
        <w:tc>
          <w:tcPr>
            <w:tcW w:w="1059" w:type="dxa"/>
          </w:tcPr>
          <w:p w14:paraId="40B509F0" w14:textId="77777777" w:rsidR="007775D6" w:rsidRPr="009D1F1B" w:rsidRDefault="007775D6" w:rsidP="003E47BB">
            <w:pPr>
              <w:spacing w:line="240" w:lineRule="auto"/>
              <w:rPr>
                <w:rFonts w:cs="Arial"/>
              </w:rPr>
            </w:pPr>
            <w:r w:rsidRPr="009D1F1B">
              <w:rPr>
                <w:rFonts w:cs="Arial"/>
              </w:rPr>
              <w:t>PA-02</w:t>
            </w:r>
          </w:p>
        </w:tc>
        <w:tc>
          <w:tcPr>
            <w:tcW w:w="2731" w:type="dxa"/>
          </w:tcPr>
          <w:p w14:paraId="7C4B0F34" w14:textId="77777777" w:rsidR="007775D6" w:rsidRPr="009D1F1B" w:rsidRDefault="007775D6" w:rsidP="003E47BB">
            <w:pPr>
              <w:spacing w:line="240" w:lineRule="auto"/>
              <w:rPr>
                <w:rFonts w:cs="Arial"/>
              </w:rPr>
            </w:pPr>
            <w:r w:rsidRPr="009D1F1B">
              <w:rPr>
                <w:rFonts w:cs="Arial"/>
              </w:rPr>
              <w:t>Long Lead Items List</w:t>
            </w:r>
          </w:p>
        </w:tc>
        <w:tc>
          <w:tcPr>
            <w:tcW w:w="345" w:type="dxa"/>
          </w:tcPr>
          <w:p w14:paraId="669347FB" w14:textId="57DB2840" w:rsidR="007775D6" w:rsidRPr="009D1F1B" w:rsidRDefault="007775D6" w:rsidP="003E47BB">
            <w:pPr>
              <w:spacing w:line="240" w:lineRule="auto"/>
              <w:rPr>
                <w:rFonts w:cs="Arial"/>
              </w:rPr>
            </w:pPr>
          </w:p>
        </w:tc>
        <w:tc>
          <w:tcPr>
            <w:tcW w:w="345" w:type="dxa"/>
          </w:tcPr>
          <w:p w14:paraId="3B3D5F65" w14:textId="0DA41172" w:rsidR="007775D6" w:rsidRPr="009D1F1B" w:rsidRDefault="007775D6" w:rsidP="003E47BB">
            <w:pPr>
              <w:spacing w:line="240" w:lineRule="auto"/>
              <w:rPr>
                <w:rFonts w:cs="Arial"/>
              </w:rPr>
            </w:pPr>
          </w:p>
        </w:tc>
        <w:tc>
          <w:tcPr>
            <w:tcW w:w="346" w:type="dxa"/>
          </w:tcPr>
          <w:p w14:paraId="3C817F28" w14:textId="6A3DEEFF" w:rsidR="007775D6" w:rsidRPr="009D1F1B" w:rsidRDefault="007775D6" w:rsidP="003E47BB">
            <w:pPr>
              <w:spacing w:line="240" w:lineRule="auto"/>
              <w:rPr>
                <w:rFonts w:cs="Arial"/>
              </w:rPr>
            </w:pPr>
          </w:p>
        </w:tc>
        <w:tc>
          <w:tcPr>
            <w:tcW w:w="346" w:type="dxa"/>
          </w:tcPr>
          <w:p w14:paraId="4EF7F6B9" w14:textId="77777777" w:rsidR="007775D6" w:rsidRPr="009D1F1B" w:rsidRDefault="007775D6" w:rsidP="003E47BB">
            <w:pPr>
              <w:spacing w:line="240" w:lineRule="auto"/>
              <w:rPr>
                <w:rFonts w:cs="Arial"/>
              </w:rPr>
            </w:pPr>
          </w:p>
        </w:tc>
        <w:tc>
          <w:tcPr>
            <w:tcW w:w="346" w:type="dxa"/>
          </w:tcPr>
          <w:p w14:paraId="19C10534" w14:textId="77777777" w:rsidR="007775D6" w:rsidRPr="009D1F1B" w:rsidRDefault="007775D6" w:rsidP="003E47BB">
            <w:pPr>
              <w:spacing w:line="240" w:lineRule="auto"/>
              <w:rPr>
                <w:rFonts w:cs="Arial"/>
              </w:rPr>
            </w:pPr>
          </w:p>
        </w:tc>
        <w:tc>
          <w:tcPr>
            <w:tcW w:w="346" w:type="dxa"/>
          </w:tcPr>
          <w:p w14:paraId="1CF1683F" w14:textId="77777777" w:rsidR="007775D6" w:rsidRPr="009D1F1B" w:rsidRDefault="007775D6" w:rsidP="003E47BB">
            <w:pPr>
              <w:spacing w:line="240" w:lineRule="auto"/>
              <w:rPr>
                <w:rFonts w:cs="Arial"/>
              </w:rPr>
            </w:pPr>
          </w:p>
        </w:tc>
        <w:tc>
          <w:tcPr>
            <w:tcW w:w="346" w:type="dxa"/>
          </w:tcPr>
          <w:p w14:paraId="47579761" w14:textId="77777777" w:rsidR="007775D6" w:rsidRPr="009D1F1B" w:rsidRDefault="007775D6" w:rsidP="003E47BB">
            <w:pPr>
              <w:spacing w:line="240" w:lineRule="auto"/>
              <w:rPr>
                <w:rFonts w:cs="Arial"/>
              </w:rPr>
            </w:pPr>
          </w:p>
        </w:tc>
        <w:tc>
          <w:tcPr>
            <w:tcW w:w="346" w:type="dxa"/>
          </w:tcPr>
          <w:p w14:paraId="06573BD5" w14:textId="77777777" w:rsidR="007775D6" w:rsidRPr="009D1F1B" w:rsidRDefault="007775D6" w:rsidP="003E47BB">
            <w:pPr>
              <w:spacing w:line="240" w:lineRule="auto"/>
              <w:rPr>
                <w:rFonts w:cs="Arial"/>
              </w:rPr>
            </w:pPr>
          </w:p>
        </w:tc>
        <w:tc>
          <w:tcPr>
            <w:tcW w:w="346" w:type="dxa"/>
          </w:tcPr>
          <w:p w14:paraId="5B9F1AD1" w14:textId="77777777" w:rsidR="007775D6" w:rsidRPr="009D1F1B" w:rsidRDefault="007775D6" w:rsidP="003E47BB">
            <w:pPr>
              <w:spacing w:line="240" w:lineRule="auto"/>
              <w:rPr>
                <w:rFonts w:cs="Arial"/>
              </w:rPr>
            </w:pPr>
            <w:r w:rsidRPr="009D1F1B">
              <w:rPr>
                <w:rFonts w:cs="Arial"/>
              </w:rPr>
              <w:t>R</w:t>
            </w:r>
          </w:p>
        </w:tc>
        <w:tc>
          <w:tcPr>
            <w:tcW w:w="2732" w:type="dxa"/>
          </w:tcPr>
          <w:p w14:paraId="01D4A5DC" w14:textId="77777777" w:rsidR="007775D6" w:rsidRPr="009D1F1B" w:rsidRDefault="007775D6" w:rsidP="003E47BB">
            <w:pPr>
              <w:spacing w:line="240" w:lineRule="auto"/>
              <w:rPr>
                <w:rFonts w:cs="Arial"/>
              </w:rPr>
            </w:pPr>
          </w:p>
        </w:tc>
      </w:tr>
      <w:tr w:rsidR="00B179F8" w:rsidRPr="009D1F1B" w14:paraId="3A65C899" w14:textId="77777777" w:rsidTr="00B179F8">
        <w:tc>
          <w:tcPr>
            <w:tcW w:w="1059" w:type="dxa"/>
          </w:tcPr>
          <w:p w14:paraId="4D2ECBF5" w14:textId="77777777" w:rsidR="007775D6" w:rsidRPr="009D1F1B" w:rsidRDefault="007775D6" w:rsidP="003E47BB">
            <w:pPr>
              <w:spacing w:line="240" w:lineRule="auto"/>
              <w:rPr>
                <w:rFonts w:cs="Arial"/>
              </w:rPr>
            </w:pPr>
            <w:r w:rsidRPr="009D1F1B">
              <w:rPr>
                <w:rFonts w:cs="Arial"/>
              </w:rPr>
              <w:t>PA-03</w:t>
            </w:r>
          </w:p>
        </w:tc>
        <w:tc>
          <w:tcPr>
            <w:tcW w:w="2731" w:type="dxa"/>
          </w:tcPr>
          <w:p w14:paraId="17535D55" w14:textId="77777777" w:rsidR="007775D6" w:rsidRPr="009D1F1B" w:rsidRDefault="007775D6" w:rsidP="003E47BB">
            <w:pPr>
              <w:spacing w:line="240" w:lineRule="auto"/>
              <w:rPr>
                <w:rFonts w:cs="Arial"/>
              </w:rPr>
            </w:pPr>
            <w:r w:rsidRPr="009D1F1B">
              <w:rPr>
                <w:rFonts w:cs="Arial"/>
              </w:rPr>
              <w:t>Qualification Status List</w:t>
            </w:r>
          </w:p>
        </w:tc>
        <w:tc>
          <w:tcPr>
            <w:tcW w:w="345" w:type="dxa"/>
          </w:tcPr>
          <w:p w14:paraId="74304BDC" w14:textId="77777777" w:rsidR="007775D6" w:rsidRPr="009D1F1B" w:rsidRDefault="007775D6" w:rsidP="003E47BB">
            <w:pPr>
              <w:spacing w:line="240" w:lineRule="auto"/>
              <w:rPr>
                <w:rFonts w:cs="Arial"/>
              </w:rPr>
            </w:pPr>
            <w:r w:rsidRPr="009D1F1B">
              <w:rPr>
                <w:rFonts w:cs="Arial"/>
              </w:rPr>
              <w:t>x</w:t>
            </w:r>
          </w:p>
        </w:tc>
        <w:tc>
          <w:tcPr>
            <w:tcW w:w="345" w:type="dxa"/>
          </w:tcPr>
          <w:p w14:paraId="7BDB29C9" w14:textId="77777777" w:rsidR="007775D6" w:rsidRPr="009D1F1B" w:rsidRDefault="007775D6" w:rsidP="003E47BB">
            <w:pPr>
              <w:spacing w:line="240" w:lineRule="auto"/>
              <w:rPr>
                <w:rFonts w:cs="Arial"/>
              </w:rPr>
            </w:pPr>
          </w:p>
        </w:tc>
        <w:tc>
          <w:tcPr>
            <w:tcW w:w="346" w:type="dxa"/>
          </w:tcPr>
          <w:p w14:paraId="21DEEF65" w14:textId="77777777" w:rsidR="007775D6" w:rsidRPr="009D1F1B" w:rsidRDefault="007775D6" w:rsidP="003E47BB">
            <w:pPr>
              <w:spacing w:line="240" w:lineRule="auto"/>
              <w:rPr>
                <w:rFonts w:cs="Arial"/>
              </w:rPr>
            </w:pPr>
            <w:r w:rsidRPr="009D1F1B">
              <w:rPr>
                <w:rFonts w:cs="Arial"/>
              </w:rPr>
              <w:t>x</w:t>
            </w:r>
          </w:p>
        </w:tc>
        <w:tc>
          <w:tcPr>
            <w:tcW w:w="346" w:type="dxa"/>
          </w:tcPr>
          <w:p w14:paraId="0092B469" w14:textId="77777777" w:rsidR="007775D6" w:rsidRPr="009D1F1B" w:rsidRDefault="007775D6" w:rsidP="003E47BB">
            <w:pPr>
              <w:spacing w:line="240" w:lineRule="auto"/>
              <w:rPr>
                <w:rFonts w:cs="Arial"/>
              </w:rPr>
            </w:pPr>
            <w:r w:rsidRPr="009D1F1B">
              <w:rPr>
                <w:rFonts w:cs="Arial"/>
              </w:rPr>
              <w:t>x</w:t>
            </w:r>
          </w:p>
        </w:tc>
        <w:tc>
          <w:tcPr>
            <w:tcW w:w="346" w:type="dxa"/>
          </w:tcPr>
          <w:p w14:paraId="171FD4E6" w14:textId="77777777" w:rsidR="007775D6" w:rsidRPr="009D1F1B" w:rsidRDefault="007775D6" w:rsidP="003E47BB">
            <w:pPr>
              <w:spacing w:line="240" w:lineRule="auto"/>
              <w:rPr>
                <w:rFonts w:cs="Arial"/>
              </w:rPr>
            </w:pPr>
            <w:r w:rsidRPr="009D1F1B">
              <w:rPr>
                <w:rFonts w:cs="Arial"/>
              </w:rPr>
              <w:t>x</w:t>
            </w:r>
          </w:p>
        </w:tc>
        <w:tc>
          <w:tcPr>
            <w:tcW w:w="346" w:type="dxa"/>
          </w:tcPr>
          <w:p w14:paraId="3B372A3D" w14:textId="77777777" w:rsidR="007775D6" w:rsidRPr="009D1F1B" w:rsidRDefault="007775D6" w:rsidP="003E47BB">
            <w:pPr>
              <w:spacing w:line="240" w:lineRule="auto"/>
              <w:rPr>
                <w:rFonts w:cs="Arial"/>
              </w:rPr>
            </w:pPr>
          </w:p>
        </w:tc>
        <w:tc>
          <w:tcPr>
            <w:tcW w:w="346" w:type="dxa"/>
          </w:tcPr>
          <w:p w14:paraId="40F82544" w14:textId="77777777" w:rsidR="007775D6" w:rsidRPr="009D1F1B" w:rsidRDefault="007775D6" w:rsidP="003E47BB">
            <w:pPr>
              <w:spacing w:line="240" w:lineRule="auto"/>
              <w:rPr>
                <w:rFonts w:cs="Arial"/>
              </w:rPr>
            </w:pPr>
          </w:p>
        </w:tc>
        <w:tc>
          <w:tcPr>
            <w:tcW w:w="346" w:type="dxa"/>
          </w:tcPr>
          <w:p w14:paraId="0ABA6810" w14:textId="77777777" w:rsidR="007775D6" w:rsidRPr="009D1F1B" w:rsidRDefault="007775D6" w:rsidP="003E47BB">
            <w:pPr>
              <w:spacing w:line="240" w:lineRule="auto"/>
              <w:rPr>
                <w:rFonts w:cs="Arial"/>
              </w:rPr>
            </w:pPr>
          </w:p>
        </w:tc>
        <w:tc>
          <w:tcPr>
            <w:tcW w:w="346" w:type="dxa"/>
          </w:tcPr>
          <w:p w14:paraId="2C36F6CB" w14:textId="77777777" w:rsidR="007775D6" w:rsidRPr="009D1F1B" w:rsidRDefault="007775D6" w:rsidP="003E47BB">
            <w:pPr>
              <w:spacing w:line="240" w:lineRule="auto"/>
              <w:rPr>
                <w:rFonts w:cs="Arial"/>
              </w:rPr>
            </w:pPr>
            <w:r w:rsidRPr="009D1F1B">
              <w:rPr>
                <w:rFonts w:cs="Arial"/>
              </w:rPr>
              <w:t>R</w:t>
            </w:r>
          </w:p>
        </w:tc>
        <w:tc>
          <w:tcPr>
            <w:tcW w:w="2732" w:type="dxa"/>
          </w:tcPr>
          <w:p w14:paraId="53A6A070" w14:textId="77777777" w:rsidR="007775D6" w:rsidRPr="009D1F1B" w:rsidRDefault="007775D6" w:rsidP="003E47BB">
            <w:pPr>
              <w:spacing w:line="240" w:lineRule="auto"/>
              <w:rPr>
                <w:rFonts w:cs="Arial"/>
              </w:rPr>
            </w:pPr>
            <w:r>
              <w:rPr>
                <w:rFonts w:cs="Arial"/>
              </w:rPr>
              <w:t>As per Annex B of ECSS-Q-ST-10</w:t>
            </w:r>
            <w:r w:rsidRPr="00C04D8E">
              <w:rPr>
                <w:rFonts w:cs="Arial"/>
              </w:rPr>
              <w:t>C</w:t>
            </w:r>
          </w:p>
        </w:tc>
      </w:tr>
      <w:tr w:rsidR="00B179F8" w:rsidRPr="009D1F1B" w14:paraId="49D61309" w14:textId="77777777" w:rsidTr="00B179F8">
        <w:tc>
          <w:tcPr>
            <w:tcW w:w="1059" w:type="dxa"/>
          </w:tcPr>
          <w:p w14:paraId="6DCD5C3D" w14:textId="77777777" w:rsidR="007775D6" w:rsidRPr="009D1F1B" w:rsidRDefault="007775D6" w:rsidP="003E47BB">
            <w:pPr>
              <w:spacing w:line="240" w:lineRule="auto"/>
              <w:rPr>
                <w:rFonts w:cs="Arial"/>
              </w:rPr>
            </w:pPr>
            <w:r w:rsidRPr="009D1F1B">
              <w:rPr>
                <w:rFonts w:cs="Arial"/>
              </w:rPr>
              <w:t>PA-04</w:t>
            </w:r>
          </w:p>
        </w:tc>
        <w:tc>
          <w:tcPr>
            <w:tcW w:w="2731" w:type="dxa"/>
          </w:tcPr>
          <w:p w14:paraId="7A587503" w14:textId="77777777" w:rsidR="007775D6" w:rsidRPr="009D1F1B" w:rsidRDefault="007775D6" w:rsidP="003E47BB">
            <w:pPr>
              <w:spacing w:line="240" w:lineRule="auto"/>
              <w:rPr>
                <w:rFonts w:cs="Arial"/>
              </w:rPr>
            </w:pPr>
            <w:r w:rsidRPr="009D1F1B">
              <w:rPr>
                <w:rFonts w:cs="Arial"/>
              </w:rPr>
              <w:t>MIP Reports</w:t>
            </w:r>
          </w:p>
        </w:tc>
        <w:tc>
          <w:tcPr>
            <w:tcW w:w="345" w:type="dxa"/>
          </w:tcPr>
          <w:p w14:paraId="2E8DE0D0" w14:textId="77777777" w:rsidR="007775D6" w:rsidRPr="009D1F1B" w:rsidRDefault="007775D6" w:rsidP="003E47BB">
            <w:pPr>
              <w:spacing w:line="240" w:lineRule="auto"/>
              <w:rPr>
                <w:rFonts w:cs="Arial"/>
              </w:rPr>
            </w:pPr>
          </w:p>
        </w:tc>
        <w:tc>
          <w:tcPr>
            <w:tcW w:w="345" w:type="dxa"/>
          </w:tcPr>
          <w:p w14:paraId="13F6549F" w14:textId="77777777" w:rsidR="007775D6" w:rsidRPr="009D1F1B" w:rsidRDefault="007775D6" w:rsidP="003E47BB">
            <w:pPr>
              <w:spacing w:line="240" w:lineRule="auto"/>
              <w:rPr>
                <w:rFonts w:cs="Arial"/>
              </w:rPr>
            </w:pPr>
          </w:p>
        </w:tc>
        <w:tc>
          <w:tcPr>
            <w:tcW w:w="346" w:type="dxa"/>
          </w:tcPr>
          <w:p w14:paraId="6C190F0E" w14:textId="77777777" w:rsidR="007775D6" w:rsidRPr="009D1F1B" w:rsidRDefault="007775D6" w:rsidP="003E47BB">
            <w:pPr>
              <w:spacing w:line="240" w:lineRule="auto"/>
              <w:rPr>
                <w:rFonts w:cs="Arial"/>
              </w:rPr>
            </w:pPr>
          </w:p>
        </w:tc>
        <w:tc>
          <w:tcPr>
            <w:tcW w:w="346" w:type="dxa"/>
          </w:tcPr>
          <w:p w14:paraId="18638E3D" w14:textId="77777777" w:rsidR="007775D6" w:rsidRPr="009D1F1B" w:rsidRDefault="007775D6" w:rsidP="003E47BB">
            <w:pPr>
              <w:spacing w:line="240" w:lineRule="auto"/>
              <w:rPr>
                <w:rFonts w:cs="Arial"/>
              </w:rPr>
            </w:pPr>
          </w:p>
        </w:tc>
        <w:tc>
          <w:tcPr>
            <w:tcW w:w="346" w:type="dxa"/>
          </w:tcPr>
          <w:p w14:paraId="3E548144" w14:textId="77777777" w:rsidR="007775D6" w:rsidRPr="009D1F1B" w:rsidRDefault="007775D6" w:rsidP="003E47BB">
            <w:pPr>
              <w:spacing w:line="240" w:lineRule="auto"/>
              <w:rPr>
                <w:rFonts w:cs="Arial"/>
              </w:rPr>
            </w:pPr>
          </w:p>
        </w:tc>
        <w:tc>
          <w:tcPr>
            <w:tcW w:w="346" w:type="dxa"/>
          </w:tcPr>
          <w:p w14:paraId="4AEFF601" w14:textId="77777777" w:rsidR="007775D6" w:rsidRPr="009D1F1B" w:rsidRDefault="007775D6" w:rsidP="003E47BB">
            <w:pPr>
              <w:spacing w:line="240" w:lineRule="auto"/>
              <w:rPr>
                <w:rFonts w:cs="Arial"/>
              </w:rPr>
            </w:pPr>
          </w:p>
        </w:tc>
        <w:tc>
          <w:tcPr>
            <w:tcW w:w="346" w:type="dxa"/>
          </w:tcPr>
          <w:p w14:paraId="64EDCCE8" w14:textId="77777777" w:rsidR="007775D6" w:rsidRPr="009D1F1B" w:rsidRDefault="007775D6" w:rsidP="003E47BB">
            <w:pPr>
              <w:spacing w:line="240" w:lineRule="auto"/>
              <w:rPr>
                <w:rFonts w:cs="Arial"/>
              </w:rPr>
            </w:pPr>
            <w:r w:rsidRPr="009D1F1B">
              <w:rPr>
                <w:rFonts w:cs="Arial"/>
              </w:rPr>
              <w:t>x</w:t>
            </w:r>
          </w:p>
        </w:tc>
        <w:tc>
          <w:tcPr>
            <w:tcW w:w="346" w:type="dxa"/>
          </w:tcPr>
          <w:p w14:paraId="11DAD09A"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12816224" w14:textId="77777777" w:rsidR="007775D6" w:rsidRPr="009D1F1B" w:rsidRDefault="007775D6" w:rsidP="003E47BB">
            <w:pPr>
              <w:spacing w:line="240" w:lineRule="auto"/>
              <w:rPr>
                <w:rFonts w:cs="Arial"/>
              </w:rPr>
            </w:pPr>
            <w:r w:rsidRPr="009D1F1B">
              <w:rPr>
                <w:rFonts w:cs="Arial"/>
              </w:rPr>
              <w:t>R</w:t>
            </w:r>
          </w:p>
        </w:tc>
        <w:tc>
          <w:tcPr>
            <w:tcW w:w="2732" w:type="dxa"/>
          </w:tcPr>
          <w:p w14:paraId="089EA96B" w14:textId="77777777" w:rsidR="007775D6" w:rsidRPr="009D1F1B" w:rsidRDefault="007775D6" w:rsidP="003E47BB">
            <w:pPr>
              <w:spacing w:line="240" w:lineRule="auto"/>
              <w:rPr>
                <w:rFonts w:cs="Arial"/>
              </w:rPr>
            </w:pPr>
            <w:r>
              <w:rPr>
                <w:rFonts w:cs="Arial"/>
              </w:rPr>
              <w:t>As per Annex E of ECSS-E-ST-10-02</w:t>
            </w:r>
            <w:r w:rsidRPr="00C04D8E">
              <w:rPr>
                <w:rFonts w:cs="Arial"/>
              </w:rPr>
              <w:t>C</w:t>
            </w:r>
            <w:r>
              <w:rPr>
                <w:rFonts w:cs="Arial"/>
              </w:rPr>
              <w:t xml:space="preserve"> and Annex D of ECSS-Q-ST-5-50</w:t>
            </w:r>
            <w:r w:rsidRPr="00C04D8E">
              <w:rPr>
                <w:rFonts w:cs="Arial"/>
              </w:rPr>
              <w:t>C</w:t>
            </w:r>
          </w:p>
        </w:tc>
      </w:tr>
      <w:tr w:rsidR="00B179F8" w:rsidRPr="009D1F1B" w14:paraId="4A507017" w14:textId="77777777" w:rsidTr="00B179F8">
        <w:tc>
          <w:tcPr>
            <w:tcW w:w="1059" w:type="dxa"/>
          </w:tcPr>
          <w:p w14:paraId="34A51DB5" w14:textId="77777777" w:rsidR="007775D6" w:rsidRPr="009D1F1B" w:rsidRDefault="007775D6" w:rsidP="003E47BB">
            <w:pPr>
              <w:spacing w:line="240" w:lineRule="auto"/>
              <w:rPr>
                <w:rFonts w:cs="Arial"/>
              </w:rPr>
            </w:pPr>
            <w:r w:rsidRPr="009D1F1B">
              <w:rPr>
                <w:rFonts w:cs="Arial"/>
              </w:rPr>
              <w:t>PA-05</w:t>
            </w:r>
          </w:p>
        </w:tc>
        <w:tc>
          <w:tcPr>
            <w:tcW w:w="2731" w:type="dxa"/>
          </w:tcPr>
          <w:p w14:paraId="3D716FA3" w14:textId="77777777" w:rsidR="007775D6" w:rsidRPr="009D1F1B" w:rsidRDefault="007775D6" w:rsidP="003E47BB">
            <w:pPr>
              <w:spacing w:line="240" w:lineRule="auto"/>
              <w:rPr>
                <w:rFonts w:cs="Arial"/>
              </w:rPr>
            </w:pPr>
            <w:r w:rsidRPr="009D1F1B">
              <w:rPr>
                <w:rFonts w:cs="Arial"/>
              </w:rPr>
              <w:t>NCR´s</w:t>
            </w:r>
          </w:p>
        </w:tc>
        <w:tc>
          <w:tcPr>
            <w:tcW w:w="345" w:type="dxa"/>
          </w:tcPr>
          <w:p w14:paraId="43D4939C" w14:textId="77777777" w:rsidR="007775D6" w:rsidRPr="009D1F1B" w:rsidRDefault="007775D6" w:rsidP="003E47BB">
            <w:pPr>
              <w:spacing w:line="240" w:lineRule="auto"/>
              <w:rPr>
                <w:rFonts w:cs="Arial"/>
              </w:rPr>
            </w:pPr>
          </w:p>
        </w:tc>
        <w:tc>
          <w:tcPr>
            <w:tcW w:w="345" w:type="dxa"/>
          </w:tcPr>
          <w:p w14:paraId="4D2FA7E1" w14:textId="77777777" w:rsidR="007775D6" w:rsidRPr="009D1F1B" w:rsidRDefault="007775D6" w:rsidP="003E47BB">
            <w:pPr>
              <w:spacing w:line="240" w:lineRule="auto"/>
              <w:rPr>
                <w:rFonts w:cs="Arial"/>
              </w:rPr>
            </w:pPr>
          </w:p>
        </w:tc>
        <w:tc>
          <w:tcPr>
            <w:tcW w:w="346" w:type="dxa"/>
          </w:tcPr>
          <w:p w14:paraId="38484545" w14:textId="77777777" w:rsidR="007775D6" w:rsidRPr="009D1F1B" w:rsidRDefault="007775D6" w:rsidP="003E47BB">
            <w:pPr>
              <w:spacing w:line="240" w:lineRule="auto"/>
              <w:rPr>
                <w:rFonts w:cs="Arial"/>
              </w:rPr>
            </w:pPr>
          </w:p>
        </w:tc>
        <w:tc>
          <w:tcPr>
            <w:tcW w:w="346" w:type="dxa"/>
          </w:tcPr>
          <w:p w14:paraId="47963C6F" w14:textId="77777777" w:rsidR="007775D6" w:rsidRPr="009D1F1B" w:rsidRDefault="007775D6" w:rsidP="003E47BB">
            <w:pPr>
              <w:spacing w:line="240" w:lineRule="auto"/>
              <w:rPr>
                <w:rFonts w:cs="Arial"/>
              </w:rPr>
            </w:pPr>
          </w:p>
        </w:tc>
        <w:tc>
          <w:tcPr>
            <w:tcW w:w="346" w:type="dxa"/>
          </w:tcPr>
          <w:p w14:paraId="69995C64" w14:textId="77777777" w:rsidR="007775D6" w:rsidRPr="009D1F1B" w:rsidRDefault="007775D6" w:rsidP="003E47BB">
            <w:pPr>
              <w:spacing w:line="240" w:lineRule="auto"/>
              <w:rPr>
                <w:rFonts w:cs="Arial"/>
              </w:rPr>
            </w:pPr>
          </w:p>
        </w:tc>
        <w:tc>
          <w:tcPr>
            <w:tcW w:w="346" w:type="dxa"/>
          </w:tcPr>
          <w:p w14:paraId="3B7A6203" w14:textId="77777777" w:rsidR="007775D6" w:rsidRPr="009D1F1B" w:rsidRDefault="007775D6" w:rsidP="003E47BB">
            <w:pPr>
              <w:spacing w:line="240" w:lineRule="auto"/>
              <w:rPr>
                <w:rFonts w:cs="Arial"/>
              </w:rPr>
            </w:pPr>
          </w:p>
        </w:tc>
        <w:tc>
          <w:tcPr>
            <w:tcW w:w="346" w:type="dxa"/>
          </w:tcPr>
          <w:p w14:paraId="13A70B2C" w14:textId="77777777" w:rsidR="007775D6" w:rsidRPr="009D1F1B" w:rsidRDefault="007775D6" w:rsidP="003E47BB">
            <w:pPr>
              <w:spacing w:line="240" w:lineRule="auto"/>
              <w:rPr>
                <w:rFonts w:cs="Arial"/>
              </w:rPr>
            </w:pPr>
          </w:p>
        </w:tc>
        <w:tc>
          <w:tcPr>
            <w:tcW w:w="346" w:type="dxa"/>
          </w:tcPr>
          <w:p w14:paraId="0A64449F"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43A92CA0" w14:textId="77777777" w:rsidR="007775D6" w:rsidRPr="009D1F1B" w:rsidRDefault="007775D6" w:rsidP="003E47BB">
            <w:pPr>
              <w:spacing w:line="240" w:lineRule="auto"/>
              <w:rPr>
                <w:rFonts w:cs="Arial"/>
              </w:rPr>
            </w:pPr>
            <w:r w:rsidRPr="009D1F1B">
              <w:rPr>
                <w:rFonts w:cs="Arial"/>
              </w:rPr>
              <w:t>A/I</w:t>
            </w:r>
          </w:p>
        </w:tc>
        <w:tc>
          <w:tcPr>
            <w:tcW w:w="2732" w:type="dxa"/>
          </w:tcPr>
          <w:p w14:paraId="4C21DE0D" w14:textId="77777777" w:rsidR="007775D6" w:rsidRPr="009D1F1B" w:rsidRDefault="007775D6" w:rsidP="003E47BB">
            <w:pPr>
              <w:spacing w:line="240" w:lineRule="auto"/>
              <w:rPr>
                <w:rFonts w:cs="Arial"/>
              </w:rPr>
            </w:pPr>
            <w:r>
              <w:rPr>
                <w:rFonts w:cs="Arial"/>
              </w:rPr>
              <w:t>As per Annex A of ECSS-Q-ST-10-09</w:t>
            </w:r>
            <w:r w:rsidRPr="00C04D8E">
              <w:rPr>
                <w:rFonts w:cs="Arial"/>
              </w:rPr>
              <w:t>C</w:t>
            </w:r>
          </w:p>
        </w:tc>
      </w:tr>
      <w:tr w:rsidR="00B179F8" w:rsidRPr="009D1F1B" w14:paraId="0BACA383" w14:textId="77777777" w:rsidTr="00B179F8">
        <w:tc>
          <w:tcPr>
            <w:tcW w:w="1059" w:type="dxa"/>
          </w:tcPr>
          <w:p w14:paraId="0AE8F441" w14:textId="77777777" w:rsidR="007775D6" w:rsidRPr="009D1F1B" w:rsidRDefault="007775D6" w:rsidP="003E47BB">
            <w:pPr>
              <w:spacing w:line="240" w:lineRule="auto"/>
              <w:rPr>
                <w:rFonts w:cs="Arial"/>
              </w:rPr>
            </w:pPr>
            <w:r w:rsidRPr="009D1F1B">
              <w:rPr>
                <w:rFonts w:cs="Arial"/>
              </w:rPr>
              <w:t>PA-06</w:t>
            </w:r>
          </w:p>
        </w:tc>
        <w:tc>
          <w:tcPr>
            <w:tcW w:w="2731" w:type="dxa"/>
          </w:tcPr>
          <w:p w14:paraId="25EF298C" w14:textId="77777777" w:rsidR="007775D6" w:rsidRPr="009D1F1B" w:rsidRDefault="007775D6" w:rsidP="003E47BB">
            <w:pPr>
              <w:spacing w:line="240" w:lineRule="auto"/>
              <w:rPr>
                <w:rFonts w:cs="Arial"/>
              </w:rPr>
            </w:pPr>
            <w:r w:rsidRPr="009D1F1B">
              <w:rPr>
                <w:rFonts w:cs="Arial"/>
              </w:rPr>
              <w:t>Audit Plan &amp; Reports</w:t>
            </w:r>
          </w:p>
        </w:tc>
        <w:tc>
          <w:tcPr>
            <w:tcW w:w="345" w:type="dxa"/>
          </w:tcPr>
          <w:p w14:paraId="6319A1B8" w14:textId="77777777" w:rsidR="007775D6" w:rsidRPr="009D1F1B" w:rsidRDefault="007775D6" w:rsidP="003E47BB">
            <w:pPr>
              <w:spacing w:line="240" w:lineRule="auto"/>
              <w:rPr>
                <w:rFonts w:cs="Arial"/>
              </w:rPr>
            </w:pPr>
          </w:p>
        </w:tc>
        <w:tc>
          <w:tcPr>
            <w:tcW w:w="345" w:type="dxa"/>
          </w:tcPr>
          <w:p w14:paraId="695E0315" w14:textId="77777777" w:rsidR="007775D6" w:rsidRPr="009D1F1B" w:rsidRDefault="007775D6" w:rsidP="003E47BB">
            <w:pPr>
              <w:spacing w:line="240" w:lineRule="auto"/>
              <w:rPr>
                <w:rFonts w:cs="Arial"/>
              </w:rPr>
            </w:pPr>
          </w:p>
        </w:tc>
        <w:tc>
          <w:tcPr>
            <w:tcW w:w="346" w:type="dxa"/>
          </w:tcPr>
          <w:p w14:paraId="56A92467" w14:textId="77777777" w:rsidR="007775D6" w:rsidRPr="009D1F1B" w:rsidRDefault="007775D6" w:rsidP="003E47BB">
            <w:pPr>
              <w:spacing w:line="240" w:lineRule="auto"/>
              <w:rPr>
                <w:rFonts w:cs="Arial"/>
              </w:rPr>
            </w:pPr>
          </w:p>
        </w:tc>
        <w:tc>
          <w:tcPr>
            <w:tcW w:w="346" w:type="dxa"/>
          </w:tcPr>
          <w:p w14:paraId="31E67336" w14:textId="77777777" w:rsidR="007775D6" w:rsidRPr="009D1F1B" w:rsidRDefault="007775D6" w:rsidP="003E47BB">
            <w:pPr>
              <w:spacing w:line="240" w:lineRule="auto"/>
              <w:rPr>
                <w:rFonts w:cs="Arial"/>
              </w:rPr>
            </w:pPr>
          </w:p>
        </w:tc>
        <w:tc>
          <w:tcPr>
            <w:tcW w:w="346" w:type="dxa"/>
          </w:tcPr>
          <w:p w14:paraId="70DEB8C1" w14:textId="77777777" w:rsidR="007775D6" w:rsidRPr="009D1F1B" w:rsidRDefault="007775D6" w:rsidP="003E47BB">
            <w:pPr>
              <w:spacing w:line="240" w:lineRule="auto"/>
              <w:rPr>
                <w:rFonts w:cs="Arial"/>
              </w:rPr>
            </w:pPr>
          </w:p>
        </w:tc>
        <w:tc>
          <w:tcPr>
            <w:tcW w:w="346" w:type="dxa"/>
          </w:tcPr>
          <w:p w14:paraId="2B62B1A9" w14:textId="77777777" w:rsidR="007775D6" w:rsidRPr="009D1F1B" w:rsidRDefault="007775D6" w:rsidP="003E47BB">
            <w:pPr>
              <w:spacing w:line="240" w:lineRule="auto"/>
              <w:rPr>
                <w:rFonts w:cs="Arial"/>
              </w:rPr>
            </w:pPr>
          </w:p>
        </w:tc>
        <w:tc>
          <w:tcPr>
            <w:tcW w:w="346" w:type="dxa"/>
          </w:tcPr>
          <w:p w14:paraId="1C483E71" w14:textId="77777777" w:rsidR="007775D6" w:rsidRPr="009D1F1B" w:rsidRDefault="007775D6" w:rsidP="003E47BB">
            <w:pPr>
              <w:spacing w:line="240" w:lineRule="auto"/>
              <w:rPr>
                <w:rFonts w:cs="Arial"/>
              </w:rPr>
            </w:pPr>
          </w:p>
        </w:tc>
        <w:tc>
          <w:tcPr>
            <w:tcW w:w="346" w:type="dxa"/>
          </w:tcPr>
          <w:p w14:paraId="1A902A7A"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27BA515B" w14:textId="77777777" w:rsidR="007775D6" w:rsidRPr="009D1F1B" w:rsidRDefault="007775D6" w:rsidP="003E47BB">
            <w:pPr>
              <w:spacing w:line="240" w:lineRule="auto"/>
              <w:rPr>
                <w:rFonts w:cs="Arial"/>
              </w:rPr>
            </w:pPr>
            <w:r w:rsidRPr="009D1F1B">
              <w:rPr>
                <w:rFonts w:cs="Arial"/>
              </w:rPr>
              <w:t>I</w:t>
            </w:r>
          </w:p>
        </w:tc>
        <w:tc>
          <w:tcPr>
            <w:tcW w:w="2732" w:type="dxa"/>
          </w:tcPr>
          <w:p w14:paraId="31CFCB07" w14:textId="77777777" w:rsidR="007775D6" w:rsidRPr="009D1F1B" w:rsidRDefault="007775D6" w:rsidP="003E47BB">
            <w:pPr>
              <w:spacing w:line="240" w:lineRule="auto"/>
              <w:rPr>
                <w:rFonts w:cs="Arial"/>
              </w:rPr>
            </w:pPr>
            <w:r w:rsidRPr="009D1F1B">
              <w:rPr>
                <w:rFonts w:cs="Arial"/>
              </w:rPr>
              <w:t>if applicable</w:t>
            </w:r>
          </w:p>
        </w:tc>
      </w:tr>
      <w:tr w:rsidR="00B179F8" w:rsidRPr="009D1F1B" w14:paraId="1300C413" w14:textId="77777777" w:rsidTr="00B179F8">
        <w:tc>
          <w:tcPr>
            <w:tcW w:w="1059" w:type="dxa"/>
          </w:tcPr>
          <w:p w14:paraId="79099581" w14:textId="77777777" w:rsidR="007775D6" w:rsidRPr="009D1F1B" w:rsidRDefault="007775D6" w:rsidP="003E47BB">
            <w:pPr>
              <w:spacing w:line="240" w:lineRule="auto"/>
              <w:rPr>
                <w:rFonts w:cs="Arial"/>
              </w:rPr>
            </w:pPr>
            <w:r w:rsidRPr="009D1F1B">
              <w:rPr>
                <w:rFonts w:cs="Arial"/>
              </w:rPr>
              <w:t>PA-07</w:t>
            </w:r>
          </w:p>
        </w:tc>
        <w:tc>
          <w:tcPr>
            <w:tcW w:w="2731" w:type="dxa"/>
          </w:tcPr>
          <w:p w14:paraId="7FB9698D" w14:textId="77777777" w:rsidR="007775D6" w:rsidRPr="009D1F1B" w:rsidRDefault="007775D6" w:rsidP="003E47BB">
            <w:pPr>
              <w:spacing w:line="240" w:lineRule="auto"/>
              <w:rPr>
                <w:rFonts w:cs="Arial"/>
              </w:rPr>
            </w:pPr>
            <w:r w:rsidRPr="009D1F1B">
              <w:rPr>
                <w:rFonts w:cs="Arial"/>
              </w:rPr>
              <w:t>Critical Items List</w:t>
            </w:r>
          </w:p>
        </w:tc>
        <w:tc>
          <w:tcPr>
            <w:tcW w:w="345" w:type="dxa"/>
          </w:tcPr>
          <w:p w14:paraId="07133173" w14:textId="77777777" w:rsidR="007775D6" w:rsidRPr="009D1F1B" w:rsidRDefault="007775D6" w:rsidP="003E47BB">
            <w:pPr>
              <w:spacing w:line="240" w:lineRule="auto"/>
              <w:rPr>
                <w:rFonts w:cs="Arial"/>
              </w:rPr>
            </w:pPr>
            <w:r w:rsidRPr="009D1F1B">
              <w:rPr>
                <w:rFonts w:cs="Arial"/>
              </w:rPr>
              <w:t>x</w:t>
            </w:r>
          </w:p>
        </w:tc>
        <w:tc>
          <w:tcPr>
            <w:tcW w:w="345" w:type="dxa"/>
          </w:tcPr>
          <w:p w14:paraId="065CB98F" w14:textId="77777777" w:rsidR="007775D6" w:rsidRPr="009D1F1B" w:rsidRDefault="007775D6" w:rsidP="003E47BB">
            <w:pPr>
              <w:spacing w:line="240" w:lineRule="auto"/>
              <w:rPr>
                <w:rFonts w:cs="Arial"/>
              </w:rPr>
            </w:pPr>
          </w:p>
        </w:tc>
        <w:tc>
          <w:tcPr>
            <w:tcW w:w="346" w:type="dxa"/>
          </w:tcPr>
          <w:p w14:paraId="2E475FF1" w14:textId="77777777" w:rsidR="007775D6" w:rsidRPr="009D1F1B" w:rsidRDefault="007775D6" w:rsidP="003E47BB">
            <w:pPr>
              <w:spacing w:line="240" w:lineRule="auto"/>
              <w:rPr>
                <w:rFonts w:cs="Arial"/>
              </w:rPr>
            </w:pPr>
            <w:r w:rsidRPr="009D1F1B">
              <w:rPr>
                <w:rFonts w:cs="Arial"/>
              </w:rPr>
              <w:t>x</w:t>
            </w:r>
          </w:p>
        </w:tc>
        <w:tc>
          <w:tcPr>
            <w:tcW w:w="346" w:type="dxa"/>
          </w:tcPr>
          <w:p w14:paraId="033874D9" w14:textId="77777777" w:rsidR="007775D6" w:rsidRPr="009D1F1B" w:rsidRDefault="007775D6" w:rsidP="003E47BB">
            <w:pPr>
              <w:spacing w:line="240" w:lineRule="auto"/>
              <w:rPr>
                <w:rFonts w:cs="Arial"/>
              </w:rPr>
            </w:pPr>
            <w:r w:rsidRPr="009D1F1B">
              <w:rPr>
                <w:rFonts w:cs="Arial"/>
              </w:rPr>
              <w:t>x</w:t>
            </w:r>
          </w:p>
        </w:tc>
        <w:tc>
          <w:tcPr>
            <w:tcW w:w="346" w:type="dxa"/>
          </w:tcPr>
          <w:p w14:paraId="27E76992" w14:textId="77777777" w:rsidR="007775D6" w:rsidRPr="009D1F1B" w:rsidRDefault="007775D6" w:rsidP="003E47BB">
            <w:pPr>
              <w:spacing w:line="240" w:lineRule="auto"/>
              <w:rPr>
                <w:rFonts w:cs="Arial"/>
              </w:rPr>
            </w:pPr>
          </w:p>
        </w:tc>
        <w:tc>
          <w:tcPr>
            <w:tcW w:w="346" w:type="dxa"/>
          </w:tcPr>
          <w:p w14:paraId="73C9DD7B" w14:textId="77777777" w:rsidR="007775D6" w:rsidRPr="009D1F1B" w:rsidRDefault="007775D6" w:rsidP="003E47BB">
            <w:pPr>
              <w:spacing w:line="240" w:lineRule="auto"/>
              <w:rPr>
                <w:rFonts w:cs="Arial"/>
              </w:rPr>
            </w:pPr>
          </w:p>
        </w:tc>
        <w:tc>
          <w:tcPr>
            <w:tcW w:w="346" w:type="dxa"/>
          </w:tcPr>
          <w:p w14:paraId="7222AD67" w14:textId="77777777" w:rsidR="007775D6" w:rsidRPr="009D1F1B" w:rsidRDefault="007775D6" w:rsidP="003E47BB">
            <w:pPr>
              <w:spacing w:line="240" w:lineRule="auto"/>
              <w:rPr>
                <w:rFonts w:cs="Arial"/>
              </w:rPr>
            </w:pPr>
          </w:p>
        </w:tc>
        <w:tc>
          <w:tcPr>
            <w:tcW w:w="346" w:type="dxa"/>
          </w:tcPr>
          <w:p w14:paraId="376338D0" w14:textId="77777777" w:rsidR="007775D6" w:rsidRPr="009D1F1B" w:rsidRDefault="007775D6" w:rsidP="003E47BB">
            <w:pPr>
              <w:spacing w:line="240" w:lineRule="auto"/>
              <w:rPr>
                <w:rFonts w:cs="Arial"/>
              </w:rPr>
            </w:pPr>
          </w:p>
        </w:tc>
        <w:tc>
          <w:tcPr>
            <w:tcW w:w="346" w:type="dxa"/>
          </w:tcPr>
          <w:p w14:paraId="748748B8" w14:textId="77777777" w:rsidR="007775D6" w:rsidRPr="009D1F1B" w:rsidRDefault="007775D6" w:rsidP="003E47BB">
            <w:pPr>
              <w:spacing w:line="240" w:lineRule="auto"/>
              <w:rPr>
                <w:rFonts w:cs="Arial"/>
              </w:rPr>
            </w:pPr>
            <w:r w:rsidRPr="009D1F1B">
              <w:rPr>
                <w:rFonts w:cs="Arial"/>
              </w:rPr>
              <w:t>R</w:t>
            </w:r>
          </w:p>
        </w:tc>
        <w:tc>
          <w:tcPr>
            <w:tcW w:w="2732" w:type="dxa"/>
          </w:tcPr>
          <w:p w14:paraId="04FDADCA" w14:textId="53AFF912" w:rsidR="007775D6" w:rsidRPr="009D1F1B" w:rsidRDefault="007775D6" w:rsidP="003E47BB">
            <w:pPr>
              <w:spacing w:line="240" w:lineRule="auto"/>
            </w:pPr>
            <w:r>
              <w:rPr>
                <w:rFonts w:cs="Arial"/>
              </w:rPr>
              <w:t>As per Annex A of ECSS-Q-ST-10-04</w:t>
            </w:r>
            <w:r w:rsidRPr="00C04D8E">
              <w:rPr>
                <w:rFonts w:cs="Arial"/>
              </w:rPr>
              <w:t>C</w:t>
            </w:r>
            <w:r w:rsidRPr="009D1F1B">
              <w:rPr>
                <w:rFonts w:cs="Arial"/>
              </w:rPr>
              <w:t xml:space="preserve"> </w:t>
            </w:r>
            <w:r>
              <w:rPr>
                <w:rFonts w:cs="Arial"/>
              </w:rPr>
              <w:t xml:space="preserve">and </w:t>
            </w:r>
            <w:r w:rsidRPr="009D1F1B">
              <w:rPr>
                <w:rFonts w:cs="Arial"/>
              </w:rPr>
              <w:t xml:space="preserve">as defined in </w:t>
            </w:r>
            <w:r>
              <w:rPr>
                <w:rFonts w:cs="Arial"/>
              </w:rPr>
              <w:t>PARS</w:t>
            </w:r>
          </w:p>
        </w:tc>
      </w:tr>
      <w:tr w:rsidR="00B179F8" w:rsidRPr="009D1F1B" w14:paraId="04DD34F2" w14:textId="77777777" w:rsidTr="00B179F8">
        <w:tc>
          <w:tcPr>
            <w:tcW w:w="1059" w:type="dxa"/>
          </w:tcPr>
          <w:p w14:paraId="1F6ECE64" w14:textId="77777777" w:rsidR="007775D6" w:rsidRPr="009D1F1B" w:rsidRDefault="007775D6" w:rsidP="003E47BB">
            <w:pPr>
              <w:spacing w:line="240" w:lineRule="auto"/>
              <w:rPr>
                <w:rFonts w:cs="Arial"/>
              </w:rPr>
            </w:pPr>
            <w:r w:rsidRPr="009D1F1B">
              <w:rPr>
                <w:rFonts w:cs="Arial"/>
              </w:rPr>
              <w:t>PA-08</w:t>
            </w:r>
          </w:p>
        </w:tc>
        <w:tc>
          <w:tcPr>
            <w:tcW w:w="2731" w:type="dxa"/>
          </w:tcPr>
          <w:p w14:paraId="78F0A2B9" w14:textId="77777777" w:rsidR="007775D6" w:rsidRPr="009D1F1B" w:rsidRDefault="007775D6" w:rsidP="003E47BB">
            <w:pPr>
              <w:spacing w:line="240" w:lineRule="auto"/>
              <w:rPr>
                <w:rFonts w:cs="Arial"/>
              </w:rPr>
            </w:pPr>
            <w:r w:rsidRPr="009D1F1B">
              <w:rPr>
                <w:rFonts w:cs="Arial"/>
              </w:rPr>
              <w:t>Reliability Analysis</w:t>
            </w:r>
          </w:p>
        </w:tc>
        <w:tc>
          <w:tcPr>
            <w:tcW w:w="345" w:type="dxa"/>
          </w:tcPr>
          <w:p w14:paraId="429F8F97" w14:textId="77777777" w:rsidR="007775D6" w:rsidRPr="009D1F1B" w:rsidRDefault="007775D6" w:rsidP="003E47BB">
            <w:pPr>
              <w:spacing w:line="240" w:lineRule="auto"/>
              <w:rPr>
                <w:rFonts w:cs="Arial"/>
              </w:rPr>
            </w:pPr>
          </w:p>
        </w:tc>
        <w:tc>
          <w:tcPr>
            <w:tcW w:w="345" w:type="dxa"/>
          </w:tcPr>
          <w:p w14:paraId="7E545B69" w14:textId="77777777" w:rsidR="007775D6" w:rsidRPr="009D1F1B" w:rsidRDefault="007775D6" w:rsidP="003E47BB">
            <w:pPr>
              <w:spacing w:line="240" w:lineRule="auto"/>
              <w:rPr>
                <w:rFonts w:cs="Arial"/>
              </w:rPr>
            </w:pPr>
          </w:p>
        </w:tc>
        <w:tc>
          <w:tcPr>
            <w:tcW w:w="346" w:type="dxa"/>
          </w:tcPr>
          <w:p w14:paraId="0543B6E5" w14:textId="77777777" w:rsidR="007775D6" w:rsidRPr="009D1F1B" w:rsidRDefault="007775D6" w:rsidP="003E47BB">
            <w:pPr>
              <w:spacing w:line="240" w:lineRule="auto"/>
              <w:rPr>
                <w:rFonts w:cs="Arial"/>
              </w:rPr>
            </w:pPr>
            <w:r w:rsidRPr="009D1F1B">
              <w:rPr>
                <w:rFonts w:cs="Arial"/>
              </w:rPr>
              <w:t>x</w:t>
            </w:r>
          </w:p>
        </w:tc>
        <w:tc>
          <w:tcPr>
            <w:tcW w:w="346" w:type="dxa"/>
          </w:tcPr>
          <w:p w14:paraId="11CC2A76" w14:textId="77777777" w:rsidR="007775D6" w:rsidRPr="009D1F1B" w:rsidRDefault="007775D6" w:rsidP="003E47BB">
            <w:pPr>
              <w:spacing w:line="240" w:lineRule="auto"/>
              <w:rPr>
                <w:rFonts w:cs="Arial"/>
              </w:rPr>
            </w:pPr>
            <w:r w:rsidRPr="009D1F1B">
              <w:rPr>
                <w:rFonts w:cs="Arial"/>
              </w:rPr>
              <w:t>x</w:t>
            </w:r>
          </w:p>
        </w:tc>
        <w:tc>
          <w:tcPr>
            <w:tcW w:w="346" w:type="dxa"/>
          </w:tcPr>
          <w:p w14:paraId="6085BE57" w14:textId="77777777" w:rsidR="007775D6" w:rsidRPr="009D1F1B" w:rsidRDefault="007775D6" w:rsidP="003E47BB">
            <w:pPr>
              <w:spacing w:line="240" w:lineRule="auto"/>
              <w:rPr>
                <w:rFonts w:cs="Arial"/>
              </w:rPr>
            </w:pPr>
          </w:p>
        </w:tc>
        <w:tc>
          <w:tcPr>
            <w:tcW w:w="346" w:type="dxa"/>
          </w:tcPr>
          <w:p w14:paraId="05E408C5" w14:textId="77777777" w:rsidR="007775D6" w:rsidRPr="009D1F1B" w:rsidRDefault="007775D6" w:rsidP="003E47BB">
            <w:pPr>
              <w:spacing w:line="240" w:lineRule="auto"/>
              <w:rPr>
                <w:rFonts w:cs="Arial"/>
              </w:rPr>
            </w:pPr>
          </w:p>
        </w:tc>
        <w:tc>
          <w:tcPr>
            <w:tcW w:w="346" w:type="dxa"/>
          </w:tcPr>
          <w:p w14:paraId="2E26E7AE" w14:textId="77777777" w:rsidR="007775D6" w:rsidRPr="009D1F1B" w:rsidRDefault="007775D6" w:rsidP="003E47BB">
            <w:pPr>
              <w:spacing w:line="240" w:lineRule="auto"/>
              <w:rPr>
                <w:rFonts w:cs="Arial"/>
              </w:rPr>
            </w:pPr>
            <w:r w:rsidRPr="009D1F1B">
              <w:rPr>
                <w:rFonts w:cs="Arial"/>
              </w:rPr>
              <w:t>x</w:t>
            </w:r>
          </w:p>
        </w:tc>
        <w:tc>
          <w:tcPr>
            <w:tcW w:w="346" w:type="dxa"/>
          </w:tcPr>
          <w:p w14:paraId="2592CF96" w14:textId="77777777" w:rsidR="007775D6" w:rsidRPr="009D1F1B" w:rsidRDefault="007775D6" w:rsidP="003E47BB">
            <w:pPr>
              <w:spacing w:line="240" w:lineRule="auto"/>
              <w:rPr>
                <w:rFonts w:cs="Arial"/>
              </w:rPr>
            </w:pPr>
          </w:p>
        </w:tc>
        <w:tc>
          <w:tcPr>
            <w:tcW w:w="346" w:type="dxa"/>
          </w:tcPr>
          <w:p w14:paraId="0C326B03" w14:textId="77777777" w:rsidR="007775D6" w:rsidRPr="009D1F1B" w:rsidRDefault="007775D6" w:rsidP="003E47BB">
            <w:pPr>
              <w:spacing w:line="240" w:lineRule="auto"/>
              <w:rPr>
                <w:rFonts w:cs="Arial"/>
              </w:rPr>
            </w:pPr>
            <w:r w:rsidRPr="009D1F1B">
              <w:rPr>
                <w:rFonts w:cs="Arial"/>
              </w:rPr>
              <w:t>R</w:t>
            </w:r>
          </w:p>
        </w:tc>
        <w:tc>
          <w:tcPr>
            <w:tcW w:w="2732" w:type="dxa"/>
          </w:tcPr>
          <w:p w14:paraId="05400A71" w14:textId="77777777" w:rsidR="007775D6" w:rsidRPr="009D1F1B" w:rsidRDefault="007775D6" w:rsidP="003E47BB">
            <w:pPr>
              <w:spacing w:line="240" w:lineRule="auto"/>
              <w:rPr>
                <w:rFonts w:cs="Arial"/>
              </w:rPr>
            </w:pPr>
            <w:r>
              <w:rPr>
                <w:rFonts w:cs="Arial"/>
              </w:rPr>
              <w:t>As per Annex E of ECSS-Q-ST-30</w:t>
            </w:r>
            <w:r w:rsidRPr="00C04D8E">
              <w:rPr>
                <w:rFonts w:cs="Arial"/>
              </w:rPr>
              <w:t>C</w:t>
            </w:r>
          </w:p>
        </w:tc>
      </w:tr>
      <w:tr w:rsidR="00B179F8" w:rsidRPr="009D1F1B" w14:paraId="456DE33F" w14:textId="77777777" w:rsidTr="00B179F8">
        <w:tc>
          <w:tcPr>
            <w:tcW w:w="1059" w:type="dxa"/>
          </w:tcPr>
          <w:p w14:paraId="3544DB9E" w14:textId="77777777" w:rsidR="007775D6" w:rsidRPr="009D1F1B" w:rsidRDefault="007775D6" w:rsidP="003E47BB">
            <w:pPr>
              <w:spacing w:line="240" w:lineRule="auto"/>
              <w:rPr>
                <w:rFonts w:cs="Arial"/>
              </w:rPr>
            </w:pPr>
            <w:r w:rsidRPr="009D1F1B">
              <w:rPr>
                <w:rFonts w:cs="Arial"/>
              </w:rPr>
              <w:t>PA-09</w:t>
            </w:r>
          </w:p>
        </w:tc>
        <w:tc>
          <w:tcPr>
            <w:tcW w:w="2731" w:type="dxa"/>
          </w:tcPr>
          <w:p w14:paraId="2DA9FC9D" w14:textId="77777777" w:rsidR="007775D6" w:rsidRPr="009D1F1B" w:rsidRDefault="007775D6" w:rsidP="003E47BB">
            <w:pPr>
              <w:spacing w:line="240" w:lineRule="auto"/>
              <w:rPr>
                <w:rFonts w:cs="Arial"/>
              </w:rPr>
            </w:pPr>
            <w:r w:rsidRPr="009D1F1B">
              <w:rPr>
                <w:rFonts w:cs="Arial"/>
              </w:rPr>
              <w:t>Failure Mode Effects and Criticality Analyses (FMECA)</w:t>
            </w:r>
          </w:p>
        </w:tc>
        <w:tc>
          <w:tcPr>
            <w:tcW w:w="345" w:type="dxa"/>
          </w:tcPr>
          <w:p w14:paraId="6D4CE00F" w14:textId="77777777" w:rsidR="007775D6" w:rsidRPr="009D1F1B" w:rsidRDefault="007775D6" w:rsidP="003E47BB">
            <w:pPr>
              <w:spacing w:line="240" w:lineRule="auto"/>
              <w:rPr>
                <w:rFonts w:cs="Arial"/>
              </w:rPr>
            </w:pPr>
          </w:p>
        </w:tc>
        <w:tc>
          <w:tcPr>
            <w:tcW w:w="345" w:type="dxa"/>
          </w:tcPr>
          <w:p w14:paraId="393C952A" w14:textId="77777777" w:rsidR="007775D6" w:rsidRPr="009D1F1B" w:rsidRDefault="007775D6" w:rsidP="003E47BB">
            <w:pPr>
              <w:spacing w:line="240" w:lineRule="auto"/>
              <w:rPr>
                <w:rFonts w:cs="Arial"/>
              </w:rPr>
            </w:pPr>
          </w:p>
        </w:tc>
        <w:tc>
          <w:tcPr>
            <w:tcW w:w="346" w:type="dxa"/>
          </w:tcPr>
          <w:p w14:paraId="64332D85" w14:textId="77777777" w:rsidR="007775D6" w:rsidRPr="009D1F1B" w:rsidRDefault="007775D6" w:rsidP="003E47BB">
            <w:pPr>
              <w:spacing w:line="240" w:lineRule="auto"/>
              <w:rPr>
                <w:rFonts w:cs="Arial"/>
              </w:rPr>
            </w:pPr>
            <w:r w:rsidRPr="009D1F1B">
              <w:rPr>
                <w:rFonts w:cs="Arial"/>
              </w:rPr>
              <w:t>x</w:t>
            </w:r>
          </w:p>
        </w:tc>
        <w:tc>
          <w:tcPr>
            <w:tcW w:w="346" w:type="dxa"/>
          </w:tcPr>
          <w:p w14:paraId="1A66292D" w14:textId="77777777" w:rsidR="007775D6" w:rsidRPr="009D1F1B" w:rsidRDefault="007775D6" w:rsidP="003E47BB">
            <w:pPr>
              <w:spacing w:line="240" w:lineRule="auto"/>
              <w:rPr>
                <w:rFonts w:cs="Arial"/>
              </w:rPr>
            </w:pPr>
            <w:r w:rsidRPr="009D1F1B">
              <w:rPr>
                <w:rFonts w:cs="Arial"/>
              </w:rPr>
              <w:t>x</w:t>
            </w:r>
          </w:p>
        </w:tc>
        <w:tc>
          <w:tcPr>
            <w:tcW w:w="346" w:type="dxa"/>
          </w:tcPr>
          <w:p w14:paraId="5C465F5D" w14:textId="77777777" w:rsidR="007775D6" w:rsidRPr="009D1F1B" w:rsidRDefault="007775D6" w:rsidP="003E47BB">
            <w:pPr>
              <w:spacing w:line="240" w:lineRule="auto"/>
              <w:rPr>
                <w:rFonts w:cs="Arial"/>
              </w:rPr>
            </w:pPr>
            <w:r w:rsidRPr="009D1F1B">
              <w:rPr>
                <w:rFonts w:cs="Arial"/>
              </w:rPr>
              <w:t>x</w:t>
            </w:r>
          </w:p>
        </w:tc>
        <w:tc>
          <w:tcPr>
            <w:tcW w:w="346" w:type="dxa"/>
          </w:tcPr>
          <w:p w14:paraId="12C55F96" w14:textId="77777777" w:rsidR="007775D6" w:rsidRPr="009D1F1B" w:rsidRDefault="007775D6" w:rsidP="003E47BB">
            <w:pPr>
              <w:spacing w:line="240" w:lineRule="auto"/>
              <w:rPr>
                <w:rFonts w:cs="Arial"/>
              </w:rPr>
            </w:pPr>
          </w:p>
        </w:tc>
        <w:tc>
          <w:tcPr>
            <w:tcW w:w="346" w:type="dxa"/>
          </w:tcPr>
          <w:p w14:paraId="03467CD7" w14:textId="77777777" w:rsidR="007775D6" w:rsidRPr="009D1F1B" w:rsidRDefault="007775D6" w:rsidP="003E47BB">
            <w:pPr>
              <w:spacing w:line="240" w:lineRule="auto"/>
              <w:rPr>
                <w:rFonts w:cs="Arial"/>
              </w:rPr>
            </w:pPr>
          </w:p>
        </w:tc>
        <w:tc>
          <w:tcPr>
            <w:tcW w:w="346" w:type="dxa"/>
          </w:tcPr>
          <w:p w14:paraId="422FFE06"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463115AE" w14:textId="77777777" w:rsidR="007775D6" w:rsidRPr="009D1F1B" w:rsidRDefault="007775D6" w:rsidP="003E47BB">
            <w:pPr>
              <w:spacing w:line="240" w:lineRule="auto"/>
              <w:rPr>
                <w:rFonts w:cs="Arial"/>
              </w:rPr>
            </w:pPr>
            <w:r w:rsidRPr="009D1F1B">
              <w:rPr>
                <w:rFonts w:cs="Arial"/>
              </w:rPr>
              <w:t>R</w:t>
            </w:r>
          </w:p>
        </w:tc>
        <w:tc>
          <w:tcPr>
            <w:tcW w:w="2732" w:type="dxa"/>
          </w:tcPr>
          <w:p w14:paraId="64199B76" w14:textId="77777777" w:rsidR="007775D6" w:rsidRPr="009D1F1B" w:rsidRDefault="007775D6" w:rsidP="003E47BB">
            <w:pPr>
              <w:spacing w:line="240" w:lineRule="auto"/>
              <w:rPr>
                <w:rFonts w:cs="Arial"/>
              </w:rPr>
            </w:pPr>
            <w:r>
              <w:rPr>
                <w:rFonts w:cs="Arial"/>
              </w:rPr>
              <w:t>As per Annex A of ECSS-Q-ST-30-02</w:t>
            </w:r>
            <w:r w:rsidRPr="00C04D8E">
              <w:rPr>
                <w:rFonts w:cs="Arial"/>
              </w:rPr>
              <w:t>C</w:t>
            </w:r>
          </w:p>
        </w:tc>
      </w:tr>
      <w:tr w:rsidR="00B179F8" w:rsidRPr="009D1F1B" w14:paraId="59F8F99D" w14:textId="77777777" w:rsidTr="00B179F8">
        <w:tc>
          <w:tcPr>
            <w:tcW w:w="1059" w:type="dxa"/>
          </w:tcPr>
          <w:p w14:paraId="23B3B883" w14:textId="77777777" w:rsidR="007775D6" w:rsidRPr="009D1F1B" w:rsidRDefault="007775D6" w:rsidP="003E47BB">
            <w:pPr>
              <w:spacing w:line="240" w:lineRule="auto"/>
              <w:rPr>
                <w:rFonts w:cs="Arial"/>
              </w:rPr>
            </w:pPr>
            <w:r w:rsidRPr="009D1F1B">
              <w:rPr>
                <w:rFonts w:cs="Arial"/>
              </w:rPr>
              <w:t>PA-10</w:t>
            </w:r>
          </w:p>
        </w:tc>
        <w:tc>
          <w:tcPr>
            <w:tcW w:w="2731" w:type="dxa"/>
          </w:tcPr>
          <w:p w14:paraId="40BA3E26" w14:textId="77777777" w:rsidR="007775D6" w:rsidRPr="009D1F1B" w:rsidRDefault="007775D6" w:rsidP="003E47BB">
            <w:pPr>
              <w:spacing w:line="240" w:lineRule="auto"/>
              <w:rPr>
                <w:rFonts w:cs="Arial"/>
              </w:rPr>
            </w:pPr>
            <w:r w:rsidRPr="009D1F1B">
              <w:rPr>
                <w:rFonts w:cs="Arial"/>
              </w:rPr>
              <w:t>Radiation Analysis</w:t>
            </w:r>
          </w:p>
        </w:tc>
        <w:tc>
          <w:tcPr>
            <w:tcW w:w="345" w:type="dxa"/>
          </w:tcPr>
          <w:p w14:paraId="43EF195D" w14:textId="77777777" w:rsidR="007775D6" w:rsidRPr="009D1F1B" w:rsidRDefault="007775D6" w:rsidP="003E47BB">
            <w:pPr>
              <w:spacing w:line="240" w:lineRule="auto"/>
              <w:rPr>
                <w:rFonts w:cs="Arial"/>
              </w:rPr>
            </w:pPr>
          </w:p>
        </w:tc>
        <w:tc>
          <w:tcPr>
            <w:tcW w:w="345" w:type="dxa"/>
          </w:tcPr>
          <w:p w14:paraId="46ACCB4B" w14:textId="77777777" w:rsidR="007775D6" w:rsidRPr="009D1F1B" w:rsidRDefault="007775D6" w:rsidP="003E47BB">
            <w:pPr>
              <w:spacing w:line="240" w:lineRule="auto"/>
              <w:rPr>
                <w:rFonts w:cs="Arial"/>
              </w:rPr>
            </w:pPr>
          </w:p>
        </w:tc>
        <w:tc>
          <w:tcPr>
            <w:tcW w:w="346" w:type="dxa"/>
          </w:tcPr>
          <w:p w14:paraId="6DFFD329" w14:textId="77777777" w:rsidR="007775D6" w:rsidRPr="009D1F1B" w:rsidRDefault="007775D6" w:rsidP="003E47BB">
            <w:pPr>
              <w:spacing w:line="240" w:lineRule="auto"/>
              <w:rPr>
                <w:rFonts w:cs="Arial"/>
              </w:rPr>
            </w:pPr>
            <w:r w:rsidRPr="009D1F1B">
              <w:rPr>
                <w:rFonts w:cs="Arial"/>
              </w:rPr>
              <w:t>x</w:t>
            </w:r>
          </w:p>
        </w:tc>
        <w:tc>
          <w:tcPr>
            <w:tcW w:w="346" w:type="dxa"/>
          </w:tcPr>
          <w:p w14:paraId="0A54C0B6" w14:textId="77777777" w:rsidR="007775D6" w:rsidRPr="009D1F1B" w:rsidRDefault="007775D6" w:rsidP="003E47BB">
            <w:pPr>
              <w:spacing w:line="240" w:lineRule="auto"/>
              <w:rPr>
                <w:rFonts w:cs="Arial"/>
              </w:rPr>
            </w:pPr>
            <w:r w:rsidRPr="009D1F1B">
              <w:rPr>
                <w:rFonts w:cs="Arial"/>
              </w:rPr>
              <w:t>x</w:t>
            </w:r>
          </w:p>
        </w:tc>
        <w:tc>
          <w:tcPr>
            <w:tcW w:w="346" w:type="dxa"/>
          </w:tcPr>
          <w:p w14:paraId="7071C07C" w14:textId="77777777" w:rsidR="007775D6" w:rsidRPr="009D1F1B" w:rsidRDefault="007775D6" w:rsidP="003E47BB">
            <w:pPr>
              <w:spacing w:line="240" w:lineRule="auto"/>
              <w:rPr>
                <w:rFonts w:cs="Arial"/>
              </w:rPr>
            </w:pPr>
          </w:p>
        </w:tc>
        <w:tc>
          <w:tcPr>
            <w:tcW w:w="346" w:type="dxa"/>
          </w:tcPr>
          <w:p w14:paraId="56F241FE" w14:textId="77777777" w:rsidR="007775D6" w:rsidRPr="009D1F1B" w:rsidRDefault="007775D6" w:rsidP="003E47BB">
            <w:pPr>
              <w:spacing w:line="240" w:lineRule="auto"/>
              <w:rPr>
                <w:rFonts w:cs="Arial"/>
              </w:rPr>
            </w:pPr>
          </w:p>
        </w:tc>
        <w:tc>
          <w:tcPr>
            <w:tcW w:w="346" w:type="dxa"/>
          </w:tcPr>
          <w:p w14:paraId="291F2DF7" w14:textId="77777777" w:rsidR="007775D6" w:rsidRPr="009D1F1B" w:rsidRDefault="007775D6" w:rsidP="003E47BB">
            <w:pPr>
              <w:spacing w:line="240" w:lineRule="auto"/>
              <w:rPr>
                <w:rFonts w:cs="Arial"/>
              </w:rPr>
            </w:pPr>
            <w:r w:rsidRPr="009D1F1B">
              <w:rPr>
                <w:rFonts w:cs="Arial"/>
              </w:rPr>
              <w:t>x</w:t>
            </w:r>
          </w:p>
        </w:tc>
        <w:tc>
          <w:tcPr>
            <w:tcW w:w="346" w:type="dxa"/>
          </w:tcPr>
          <w:p w14:paraId="2C333586" w14:textId="77777777" w:rsidR="007775D6" w:rsidRPr="009D1F1B" w:rsidRDefault="007775D6" w:rsidP="003E47BB">
            <w:pPr>
              <w:spacing w:line="240" w:lineRule="auto"/>
              <w:rPr>
                <w:rFonts w:cs="Arial"/>
              </w:rPr>
            </w:pPr>
          </w:p>
        </w:tc>
        <w:tc>
          <w:tcPr>
            <w:tcW w:w="346" w:type="dxa"/>
          </w:tcPr>
          <w:p w14:paraId="43991286" w14:textId="77777777" w:rsidR="007775D6" w:rsidRPr="009D1F1B" w:rsidRDefault="007775D6" w:rsidP="003E47BB">
            <w:pPr>
              <w:spacing w:line="240" w:lineRule="auto"/>
              <w:rPr>
                <w:rFonts w:cs="Arial"/>
              </w:rPr>
            </w:pPr>
            <w:r w:rsidRPr="009D1F1B">
              <w:rPr>
                <w:rFonts w:cs="Arial"/>
              </w:rPr>
              <w:t>R</w:t>
            </w:r>
          </w:p>
        </w:tc>
        <w:tc>
          <w:tcPr>
            <w:tcW w:w="2732" w:type="dxa"/>
          </w:tcPr>
          <w:p w14:paraId="62686509" w14:textId="77777777" w:rsidR="007775D6" w:rsidRPr="009D1F1B" w:rsidRDefault="007775D6" w:rsidP="003E47BB">
            <w:pPr>
              <w:spacing w:line="240" w:lineRule="auto"/>
              <w:rPr>
                <w:rFonts w:cs="Arial"/>
              </w:rPr>
            </w:pPr>
            <w:r>
              <w:rPr>
                <w:rFonts w:cs="Arial"/>
              </w:rPr>
              <w:t>As per Annex B of ECSS-Q-ST-60-15</w:t>
            </w:r>
            <w:r w:rsidRPr="00C04D8E">
              <w:rPr>
                <w:rFonts w:cs="Arial"/>
              </w:rPr>
              <w:t>C</w:t>
            </w:r>
          </w:p>
        </w:tc>
      </w:tr>
      <w:tr w:rsidR="00B179F8" w:rsidRPr="009D1F1B" w14:paraId="586C48A7" w14:textId="77777777" w:rsidTr="00B179F8">
        <w:tc>
          <w:tcPr>
            <w:tcW w:w="1059" w:type="dxa"/>
          </w:tcPr>
          <w:p w14:paraId="3F8CD2BA" w14:textId="77777777" w:rsidR="007775D6" w:rsidRPr="009D1F1B" w:rsidRDefault="007775D6" w:rsidP="003E47BB">
            <w:pPr>
              <w:spacing w:line="240" w:lineRule="auto"/>
              <w:rPr>
                <w:rFonts w:cs="Arial"/>
              </w:rPr>
            </w:pPr>
            <w:r w:rsidRPr="009D1F1B">
              <w:rPr>
                <w:rFonts w:cs="Arial"/>
              </w:rPr>
              <w:t>PA-11</w:t>
            </w:r>
          </w:p>
        </w:tc>
        <w:tc>
          <w:tcPr>
            <w:tcW w:w="2731" w:type="dxa"/>
          </w:tcPr>
          <w:p w14:paraId="187D097B" w14:textId="77777777" w:rsidR="007775D6" w:rsidRPr="009D1F1B" w:rsidRDefault="007775D6" w:rsidP="003E47BB">
            <w:pPr>
              <w:spacing w:line="240" w:lineRule="auto"/>
              <w:rPr>
                <w:rFonts w:cs="Arial"/>
              </w:rPr>
            </w:pPr>
            <w:r w:rsidRPr="009D1F1B">
              <w:rPr>
                <w:rFonts w:cs="Arial"/>
              </w:rPr>
              <w:t>Worst Case Analysis</w:t>
            </w:r>
          </w:p>
        </w:tc>
        <w:tc>
          <w:tcPr>
            <w:tcW w:w="345" w:type="dxa"/>
          </w:tcPr>
          <w:p w14:paraId="0FE17A58" w14:textId="77777777" w:rsidR="007775D6" w:rsidRPr="009D1F1B" w:rsidRDefault="007775D6" w:rsidP="003E47BB">
            <w:pPr>
              <w:spacing w:line="240" w:lineRule="auto"/>
              <w:rPr>
                <w:rFonts w:cs="Arial"/>
              </w:rPr>
            </w:pPr>
          </w:p>
        </w:tc>
        <w:tc>
          <w:tcPr>
            <w:tcW w:w="345" w:type="dxa"/>
          </w:tcPr>
          <w:p w14:paraId="581F4075" w14:textId="77777777" w:rsidR="007775D6" w:rsidRPr="009D1F1B" w:rsidRDefault="007775D6" w:rsidP="003E47BB">
            <w:pPr>
              <w:spacing w:line="240" w:lineRule="auto"/>
              <w:rPr>
                <w:rFonts w:cs="Arial"/>
              </w:rPr>
            </w:pPr>
          </w:p>
        </w:tc>
        <w:tc>
          <w:tcPr>
            <w:tcW w:w="346" w:type="dxa"/>
          </w:tcPr>
          <w:p w14:paraId="41F8B513" w14:textId="77777777" w:rsidR="007775D6" w:rsidRPr="009D1F1B" w:rsidRDefault="007775D6" w:rsidP="003E47BB">
            <w:pPr>
              <w:spacing w:line="240" w:lineRule="auto"/>
              <w:rPr>
                <w:rFonts w:cs="Arial"/>
              </w:rPr>
            </w:pPr>
            <w:r w:rsidRPr="009D1F1B">
              <w:rPr>
                <w:rFonts w:cs="Arial"/>
              </w:rPr>
              <w:t>x</w:t>
            </w:r>
          </w:p>
        </w:tc>
        <w:tc>
          <w:tcPr>
            <w:tcW w:w="346" w:type="dxa"/>
          </w:tcPr>
          <w:p w14:paraId="7D477B4E" w14:textId="77777777" w:rsidR="007775D6" w:rsidRPr="009D1F1B" w:rsidRDefault="007775D6" w:rsidP="003E47BB">
            <w:pPr>
              <w:spacing w:line="240" w:lineRule="auto"/>
              <w:rPr>
                <w:rFonts w:cs="Arial"/>
              </w:rPr>
            </w:pPr>
            <w:r w:rsidRPr="009D1F1B">
              <w:rPr>
                <w:rFonts w:cs="Arial"/>
              </w:rPr>
              <w:t>x</w:t>
            </w:r>
          </w:p>
        </w:tc>
        <w:tc>
          <w:tcPr>
            <w:tcW w:w="346" w:type="dxa"/>
          </w:tcPr>
          <w:p w14:paraId="3A5264A2" w14:textId="77777777" w:rsidR="007775D6" w:rsidRPr="009D1F1B" w:rsidRDefault="007775D6" w:rsidP="003E47BB">
            <w:pPr>
              <w:spacing w:line="240" w:lineRule="auto"/>
              <w:rPr>
                <w:rFonts w:cs="Arial"/>
              </w:rPr>
            </w:pPr>
          </w:p>
        </w:tc>
        <w:tc>
          <w:tcPr>
            <w:tcW w:w="346" w:type="dxa"/>
          </w:tcPr>
          <w:p w14:paraId="05EB7A17" w14:textId="77777777" w:rsidR="007775D6" w:rsidRPr="009D1F1B" w:rsidRDefault="007775D6" w:rsidP="003E47BB">
            <w:pPr>
              <w:spacing w:line="240" w:lineRule="auto"/>
              <w:rPr>
                <w:rFonts w:cs="Arial"/>
              </w:rPr>
            </w:pPr>
          </w:p>
        </w:tc>
        <w:tc>
          <w:tcPr>
            <w:tcW w:w="346" w:type="dxa"/>
          </w:tcPr>
          <w:p w14:paraId="59B6A0F9" w14:textId="77777777" w:rsidR="007775D6" w:rsidRPr="009D1F1B" w:rsidRDefault="007775D6" w:rsidP="003E47BB">
            <w:pPr>
              <w:spacing w:line="240" w:lineRule="auto"/>
              <w:rPr>
                <w:rFonts w:cs="Arial"/>
              </w:rPr>
            </w:pPr>
            <w:r w:rsidRPr="009D1F1B">
              <w:rPr>
                <w:rFonts w:cs="Arial"/>
              </w:rPr>
              <w:t>x</w:t>
            </w:r>
          </w:p>
        </w:tc>
        <w:tc>
          <w:tcPr>
            <w:tcW w:w="346" w:type="dxa"/>
          </w:tcPr>
          <w:p w14:paraId="4E4A59A8" w14:textId="77777777" w:rsidR="007775D6" w:rsidRPr="009D1F1B" w:rsidRDefault="007775D6" w:rsidP="003E47BB">
            <w:pPr>
              <w:spacing w:line="240" w:lineRule="auto"/>
              <w:rPr>
                <w:rFonts w:cs="Arial"/>
              </w:rPr>
            </w:pPr>
          </w:p>
        </w:tc>
        <w:tc>
          <w:tcPr>
            <w:tcW w:w="346" w:type="dxa"/>
          </w:tcPr>
          <w:p w14:paraId="155E5CC6" w14:textId="77777777" w:rsidR="007775D6" w:rsidRPr="009D1F1B" w:rsidRDefault="007775D6" w:rsidP="003E47BB">
            <w:pPr>
              <w:spacing w:line="240" w:lineRule="auto"/>
              <w:rPr>
                <w:rFonts w:cs="Arial"/>
              </w:rPr>
            </w:pPr>
            <w:r w:rsidRPr="009D1F1B">
              <w:rPr>
                <w:rFonts w:cs="Arial"/>
              </w:rPr>
              <w:t>R</w:t>
            </w:r>
          </w:p>
        </w:tc>
        <w:tc>
          <w:tcPr>
            <w:tcW w:w="2732" w:type="dxa"/>
          </w:tcPr>
          <w:p w14:paraId="6019CA21" w14:textId="77777777" w:rsidR="007775D6" w:rsidRPr="009D1F1B" w:rsidRDefault="007775D6" w:rsidP="003E47BB">
            <w:pPr>
              <w:spacing w:line="240" w:lineRule="auto"/>
              <w:rPr>
                <w:rFonts w:cs="Arial"/>
              </w:rPr>
            </w:pPr>
            <w:r>
              <w:rPr>
                <w:rFonts w:cs="Arial"/>
              </w:rPr>
              <w:t>As per Annex J of ECSS-Q-ST-30</w:t>
            </w:r>
            <w:r w:rsidRPr="00C04D8E">
              <w:rPr>
                <w:rFonts w:cs="Arial"/>
              </w:rPr>
              <w:t>C</w:t>
            </w:r>
          </w:p>
        </w:tc>
      </w:tr>
      <w:tr w:rsidR="00B179F8" w:rsidRPr="009D1F1B" w14:paraId="2FBB6A95" w14:textId="77777777" w:rsidTr="00B179F8">
        <w:tc>
          <w:tcPr>
            <w:tcW w:w="1059" w:type="dxa"/>
          </w:tcPr>
          <w:p w14:paraId="4D2C0163" w14:textId="77777777" w:rsidR="007775D6" w:rsidRPr="009D1F1B" w:rsidRDefault="007775D6" w:rsidP="003E47BB">
            <w:pPr>
              <w:spacing w:line="240" w:lineRule="auto"/>
              <w:rPr>
                <w:rFonts w:cs="Arial"/>
              </w:rPr>
            </w:pPr>
            <w:r w:rsidRPr="009D1F1B">
              <w:rPr>
                <w:rFonts w:cs="Arial"/>
              </w:rPr>
              <w:t>PA-12</w:t>
            </w:r>
          </w:p>
        </w:tc>
        <w:tc>
          <w:tcPr>
            <w:tcW w:w="2731" w:type="dxa"/>
          </w:tcPr>
          <w:p w14:paraId="2C3E2130" w14:textId="77777777" w:rsidR="007775D6" w:rsidRPr="009D1F1B" w:rsidRDefault="007775D6" w:rsidP="003E47BB">
            <w:pPr>
              <w:spacing w:line="240" w:lineRule="auto"/>
              <w:rPr>
                <w:rFonts w:cs="Arial"/>
              </w:rPr>
            </w:pPr>
            <w:r w:rsidRPr="009D1F1B">
              <w:rPr>
                <w:rFonts w:cs="Arial"/>
              </w:rPr>
              <w:t>Parts Stress Analysis</w:t>
            </w:r>
          </w:p>
        </w:tc>
        <w:tc>
          <w:tcPr>
            <w:tcW w:w="345" w:type="dxa"/>
          </w:tcPr>
          <w:p w14:paraId="668BE954" w14:textId="77777777" w:rsidR="007775D6" w:rsidRPr="009D1F1B" w:rsidRDefault="007775D6" w:rsidP="003E47BB">
            <w:pPr>
              <w:spacing w:line="240" w:lineRule="auto"/>
              <w:rPr>
                <w:rFonts w:cs="Arial"/>
              </w:rPr>
            </w:pPr>
          </w:p>
        </w:tc>
        <w:tc>
          <w:tcPr>
            <w:tcW w:w="345" w:type="dxa"/>
          </w:tcPr>
          <w:p w14:paraId="208332E1" w14:textId="77777777" w:rsidR="007775D6" w:rsidRPr="009D1F1B" w:rsidRDefault="007775D6" w:rsidP="003E47BB">
            <w:pPr>
              <w:spacing w:line="240" w:lineRule="auto"/>
              <w:rPr>
                <w:rFonts w:cs="Arial"/>
              </w:rPr>
            </w:pPr>
          </w:p>
        </w:tc>
        <w:tc>
          <w:tcPr>
            <w:tcW w:w="346" w:type="dxa"/>
          </w:tcPr>
          <w:p w14:paraId="6443A2C6" w14:textId="77777777" w:rsidR="007775D6" w:rsidRPr="009D1F1B" w:rsidRDefault="007775D6" w:rsidP="003E47BB">
            <w:pPr>
              <w:spacing w:line="240" w:lineRule="auto"/>
              <w:rPr>
                <w:rFonts w:cs="Arial"/>
              </w:rPr>
            </w:pPr>
            <w:r w:rsidRPr="009D1F1B">
              <w:rPr>
                <w:rFonts w:cs="Arial"/>
              </w:rPr>
              <w:t>x</w:t>
            </w:r>
          </w:p>
        </w:tc>
        <w:tc>
          <w:tcPr>
            <w:tcW w:w="346" w:type="dxa"/>
          </w:tcPr>
          <w:p w14:paraId="11C8793F" w14:textId="77777777" w:rsidR="007775D6" w:rsidRPr="009D1F1B" w:rsidRDefault="007775D6" w:rsidP="003E47BB">
            <w:pPr>
              <w:spacing w:line="240" w:lineRule="auto"/>
              <w:rPr>
                <w:rFonts w:cs="Arial"/>
              </w:rPr>
            </w:pPr>
            <w:r w:rsidRPr="009D1F1B">
              <w:rPr>
                <w:rFonts w:cs="Arial"/>
              </w:rPr>
              <w:t>x</w:t>
            </w:r>
          </w:p>
        </w:tc>
        <w:tc>
          <w:tcPr>
            <w:tcW w:w="346" w:type="dxa"/>
          </w:tcPr>
          <w:p w14:paraId="52E02E44" w14:textId="77777777" w:rsidR="007775D6" w:rsidRPr="009D1F1B" w:rsidRDefault="007775D6" w:rsidP="003E47BB">
            <w:pPr>
              <w:spacing w:line="240" w:lineRule="auto"/>
              <w:rPr>
                <w:rFonts w:cs="Arial"/>
              </w:rPr>
            </w:pPr>
          </w:p>
        </w:tc>
        <w:tc>
          <w:tcPr>
            <w:tcW w:w="346" w:type="dxa"/>
          </w:tcPr>
          <w:p w14:paraId="7D5BD25F" w14:textId="77777777" w:rsidR="007775D6" w:rsidRPr="009D1F1B" w:rsidRDefault="007775D6" w:rsidP="003E47BB">
            <w:pPr>
              <w:spacing w:line="240" w:lineRule="auto"/>
              <w:rPr>
                <w:rFonts w:cs="Arial"/>
              </w:rPr>
            </w:pPr>
          </w:p>
        </w:tc>
        <w:tc>
          <w:tcPr>
            <w:tcW w:w="346" w:type="dxa"/>
          </w:tcPr>
          <w:p w14:paraId="6430CAFD" w14:textId="77777777" w:rsidR="007775D6" w:rsidRPr="009D1F1B" w:rsidRDefault="007775D6" w:rsidP="003E47BB">
            <w:pPr>
              <w:spacing w:line="240" w:lineRule="auto"/>
              <w:rPr>
                <w:rFonts w:cs="Arial"/>
              </w:rPr>
            </w:pPr>
            <w:r w:rsidRPr="009D1F1B">
              <w:rPr>
                <w:rFonts w:cs="Arial"/>
              </w:rPr>
              <w:t>x</w:t>
            </w:r>
          </w:p>
        </w:tc>
        <w:tc>
          <w:tcPr>
            <w:tcW w:w="346" w:type="dxa"/>
          </w:tcPr>
          <w:p w14:paraId="3EE82693" w14:textId="77777777" w:rsidR="007775D6" w:rsidRPr="009D1F1B" w:rsidRDefault="007775D6" w:rsidP="003E47BB">
            <w:pPr>
              <w:spacing w:line="240" w:lineRule="auto"/>
              <w:rPr>
                <w:rFonts w:cs="Arial"/>
              </w:rPr>
            </w:pPr>
          </w:p>
        </w:tc>
        <w:tc>
          <w:tcPr>
            <w:tcW w:w="346" w:type="dxa"/>
          </w:tcPr>
          <w:p w14:paraId="6B1CA6FF" w14:textId="77777777" w:rsidR="007775D6" w:rsidRPr="009D1F1B" w:rsidRDefault="007775D6" w:rsidP="003E47BB">
            <w:pPr>
              <w:spacing w:line="240" w:lineRule="auto"/>
              <w:rPr>
                <w:rFonts w:cs="Arial"/>
              </w:rPr>
            </w:pPr>
            <w:r w:rsidRPr="009D1F1B">
              <w:rPr>
                <w:rFonts w:cs="Arial"/>
              </w:rPr>
              <w:t>R</w:t>
            </w:r>
          </w:p>
        </w:tc>
        <w:tc>
          <w:tcPr>
            <w:tcW w:w="2732" w:type="dxa"/>
          </w:tcPr>
          <w:p w14:paraId="453F7D6C" w14:textId="77777777" w:rsidR="007775D6" w:rsidRPr="009D1F1B" w:rsidRDefault="007775D6" w:rsidP="003E47BB">
            <w:pPr>
              <w:spacing w:line="240" w:lineRule="auto"/>
              <w:rPr>
                <w:rFonts w:cs="Arial"/>
              </w:rPr>
            </w:pPr>
            <w:r>
              <w:rPr>
                <w:rFonts w:cs="Arial"/>
              </w:rPr>
              <w:t>As per ECSS-Q-ST-30-11</w:t>
            </w:r>
            <w:r w:rsidRPr="00C04D8E">
              <w:rPr>
                <w:rFonts w:cs="Arial"/>
              </w:rPr>
              <w:t>C</w:t>
            </w:r>
            <w:r w:rsidRPr="009D1F1B">
              <w:rPr>
                <w:rFonts w:cs="Arial"/>
              </w:rPr>
              <w:t xml:space="preserve"> </w:t>
            </w:r>
            <w:r>
              <w:rPr>
                <w:rFonts w:cs="Arial"/>
              </w:rPr>
              <w:t>(</w:t>
            </w:r>
            <w:r w:rsidRPr="009D1F1B">
              <w:rPr>
                <w:rFonts w:cs="Arial"/>
              </w:rPr>
              <w:t>includes de-rating analysis</w:t>
            </w:r>
            <w:r>
              <w:rPr>
                <w:rFonts w:cs="Arial"/>
              </w:rPr>
              <w:t>)</w:t>
            </w:r>
          </w:p>
        </w:tc>
      </w:tr>
      <w:tr w:rsidR="00B179F8" w:rsidRPr="009D1F1B" w14:paraId="26733665" w14:textId="77777777" w:rsidTr="00B179F8">
        <w:trPr>
          <w:trHeight w:val="562"/>
        </w:trPr>
        <w:tc>
          <w:tcPr>
            <w:tcW w:w="1059" w:type="dxa"/>
          </w:tcPr>
          <w:p w14:paraId="43F4A182" w14:textId="77777777" w:rsidR="007775D6" w:rsidRPr="009D1F1B" w:rsidRDefault="007775D6" w:rsidP="003E47BB">
            <w:pPr>
              <w:spacing w:line="240" w:lineRule="auto"/>
              <w:rPr>
                <w:rFonts w:cs="Arial"/>
              </w:rPr>
            </w:pPr>
            <w:r w:rsidRPr="009D1F1B">
              <w:rPr>
                <w:rFonts w:cs="Arial"/>
              </w:rPr>
              <w:t>PA-13</w:t>
            </w:r>
          </w:p>
        </w:tc>
        <w:tc>
          <w:tcPr>
            <w:tcW w:w="2731" w:type="dxa"/>
          </w:tcPr>
          <w:p w14:paraId="1AE4C7BA" w14:textId="77777777" w:rsidR="007775D6" w:rsidRPr="009D1F1B" w:rsidRDefault="007775D6" w:rsidP="003E47BB">
            <w:pPr>
              <w:spacing w:line="240" w:lineRule="auto"/>
              <w:rPr>
                <w:rFonts w:cs="Arial"/>
              </w:rPr>
            </w:pPr>
            <w:r w:rsidRPr="009D1F1B">
              <w:rPr>
                <w:rFonts w:cs="Arial"/>
              </w:rPr>
              <w:t>Safety Analysis</w:t>
            </w:r>
          </w:p>
        </w:tc>
        <w:tc>
          <w:tcPr>
            <w:tcW w:w="345" w:type="dxa"/>
          </w:tcPr>
          <w:p w14:paraId="55CEF9B2" w14:textId="77777777" w:rsidR="007775D6" w:rsidRPr="009D1F1B" w:rsidRDefault="007775D6" w:rsidP="003E47BB">
            <w:pPr>
              <w:spacing w:line="240" w:lineRule="auto"/>
              <w:rPr>
                <w:rFonts w:cs="Arial"/>
              </w:rPr>
            </w:pPr>
          </w:p>
        </w:tc>
        <w:tc>
          <w:tcPr>
            <w:tcW w:w="345" w:type="dxa"/>
          </w:tcPr>
          <w:p w14:paraId="004DF450" w14:textId="77777777" w:rsidR="007775D6" w:rsidRPr="009D1F1B" w:rsidRDefault="007775D6" w:rsidP="003E47BB">
            <w:pPr>
              <w:spacing w:line="240" w:lineRule="auto"/>
              <w:rPr>
                <w:rFonts w:cs="Arial"/>
              </w:rPr>
            </w:pPr>
          </w:p>
        </w:tc>
        <w:tc>
          <w:tcPr>
            <w:tcW w:w="346" w:type="dxa"/>
          </w:tcPr>
          <w:p w14:paraId="49A261F3" w14:textId="77777777" w:rsidR="007775D6" w:rsidRPr="009D1F1B" w:rsidRDefault="007775D6" w:rsidP="003E47BB">
            <w:pPr>
              <w:spacing w:line="240" w:lineRule="auto"/>
              <w:rPr>
                <w:rFonts w:cs="Arial"/>
              </w:rPr>
            </w:pPr>
            <w:r w:rsidRPr="009D1F1B">
              <w:rPr>
                <w:rFonts w:cs="Arial"/>
              </w:rPr>
              <w:t>x</w:t>
            </w:r>
          </w:p>
        </w:tc>
        <w:tc>
          <w:tcPr>
            <w:tcW w:w="346" w:type="dxa"/>
          </w:tcPr>
          <w:p w14:paraId="75948CA7" w14:textId="77777777" w:rsidR="007775D6" w:rsidRPr="009D1F1B" w:rsidRDefault="007775D6" w:rsidP="003E47BB">
            <w:pPr>
              <w:spacing w:line="240" w:lineRule="auto"/>
              <w:rPr>
                <w:rFonts w:cs="Arial"/>
              </w:rPr>
            </w:pPr>
            <w:r w:rsidRPr="009D1F1B">
              <w:rPr>
                <w:rFonts w:cs="Arial"/>
              </w:rPr>
              <w:t>x</w:t>
            </w:r>
          </w:p>
        </w:tc>
        <w:tc>
          <w:tcPr>
            <w:tcW w:w="346" w:type="dxa"/>
          </w:tcPr>
          <w:p w14:paraId="5EE4E80A" w14:textId="77777777" w:rsidR="007775D6" w:rsidRPr="009D1F1B" w:rsidRDefault="007775D6" w:rsidP="003E47BB">
            <w:pPr>
              <w:spacing w:line="240" w:lineRule="auto"/>
              <w:rPr>
                <w:rFonts w:cs="Arial"/>
              </w:rPr>
            </w:pPr>
          </w:p>
        </w:tc>
        <w:tc>
          <w:tcPr>
            <w:tcW w:w="346" w:type="dxa"/>
          </w:tcPr>
          <w:p w14:paraId="0EA6ADC3" w14:textId="77777777" w:rsidR="007775D6" w:rsidRPr="009D1F1B" w:rsidRDefault="007775D6" w:rsidP="003E47BB">
            <w:pPr>
              <w:spacing w:line="240" w:lineRule="auto"/>
              <w:rPr>
                <w:rFonts w:cs="Arial"/>
              </w:rPr>
            </w:pPr>
          </w:p>
        </w:tc>
        <w:tc>
          <w:tcPr>
            <w:tcW w:w="346" w:type="dxa"/>
          </w:tcPr>
          <w:p w14:paraId="57427FF2" w14:textId="77777777" w:rsidR="007775D6" w:rsidRPr="009D1F1B" w:rsidRDefault="007775D6" w:rsidP="003E47BB">
            <w:pPr>
              <w:spacing w:line="240" w:lineRule="auto"/>
              <w:rPr>
                <w:rFonts w:cs="Arial"/>
              </w:rPr>
            </w:pPr>
            <w:r w:rsidRPr="009D1F1B">
              <w:rPr>
                <w:rFonts w:cs="Arial"/>
              </w:rPr>
              <w:t>x</w:t>
            </w:r>
          </w:p>
        </w:tc>
        <w:tc>
          <w:tcPr>
            <w:tcW w:w="346" w:type="dxa"/>
          </w:tcPr>
          <w:p w14:paraId="2D334C38" w14:textId="77777777" w:rsidR="007775D6" w:rsidRPr="009D1F1B" w:rsidRDefault="007775D6" w:rsidP="003E47BB">
            <w:pPr>
              <w:spacing w:line="240" w:lineRule="auto"/>
              <w:rPr>
                <w:rFonts w:cs="Arial"/>
              </w:rPr>
            </w:pPr>
          </w:p>
        </w:tc>
        <w:tc>
          <w:tcPr>
            <w:tcW w:w="346" w:type="dxa"/>
          </w:tcPr>
          <w:p w14:paraId="23FFCA00" w14:textId="77777777" w:rsidR="007775D6" w:rsidRPr="009D1F1B" w:rsidRDefault="007775D6" w:rsidP="003E47BB">
            <w:pPr>
              <w:spacing w:line="240" w:lineRule="auto"/>
              <w:rPr>
                <w:rFonts w:cs="Arial"/>
              </w:rPr>
            </w:pPr>
            <w:r w:rsidRPr="009D1F1B">
              <w:rPr>
                <w:rFonts w:cs="Arial"/>
              </w:rPr>
              <w:t>R</w:t>
            </w:r>
          </w:p>
        </w:tc>
        <w:tc>
          <w:tcPr>
            <w:tcW w:w="2732" w:type="dxa"/>
          </w:tcPr>
          <w:p w14:paraId="26F52AAF" w14:textId="77777777" w:rsidR="007775D6" w:rsidRPr="009D1F1B" w:rsidRDefault="007775D6" w:rsidP="003E47BB">
            <w:pPr>
              <w:spacing w:line="240" w:lineRule="auto"/>
              <w:rPr>
                <w:rFonts w:cs="Arial"/>
              </w:rPr>
            </w:pPr>
            <w:r w:rsidRPr="009D1F1B">
              <w:rPr>
                <w:rFonts w:cs="Arial"/>
              </w:rPr>
              <w:t>as input to System Safety Analysis</w:t>
            </w:r>
          </w:p>
        </w:tc>
      </w:tr>
      <w:tr w:rsidR="00B179F8" w:rsidRPr="009D1F1B" w14:paraId="69C02111" w14:textId="77777777" w:rsidTr="00B179F8">
        <w:tc>
          <w:tcPr>
            <w:tcW w:w="1059" w:type="dxa"/>
          </w:tcPr>
          <w:p w14:paraId="2CFA8AB9" w14:textId="77777777" w:rsidR="007775D6" w:rsidRPr="009D1F1B" w:rsidRDefault="007775D6" w:rsidP="003E47BB">
            <w:pPr>
              <w:spacing w:line="240" w:lineRule="auto"/>
              <w:rPr>
                <w:rFonts w:cs="Arial"/>
              </w:rPr>
            </w:pPr>
            <w:r w:rsidRPr="009D1F1B">
              <w:rPr>
                <w:rFonts w:cs="Arial"/>
              </w:rPr>
              <w:t>PA-14</w:t>
            </w:r>
          </w:p>
        </w:tc>
        <w:tc>
          <w:tcPr>
            <w:tcW w:w="2731" w:type="dxa"/>
          </w:tcPr>
          <w:p w14:paraId="22A8A05E" w14:textId="77777777" w:rsidR="007775D6" w:rsidRPr="009D1F1B" w:rsidRDefault="007775D6" w:rsidP="003E47BB">
            <w:pPr>
              <w:spacing w:line="240" w:lineRule="auto"/>
              <w:rPr>
                <w:rFonts w:cs="Arial"/>
              </w:rPr>
            </w:pPr>
            <w:r w:rsidRPr="009D1F1B">
              <w:rPr>
                <w:rFonts w:cs="Arial"/>
              </w:rPr>
              <w:t>Declared Materials List (DML)</w:t>
            </w:r>
          </w:p>
        </w:tc>
        <w:tc>
          <w:tcPr>
            <w:tcW w:w="345" w:type="dxa"/>
          </w:tcPr>
          <w:p w14:paraId="3A1D02BA" w14:textId="77777777" w:rsidR="007775D6" w:rsidRPr="009D1F1B" w:rsidRDefault="007775D6" w:rsidP="003E47BB">
            <w:pPr>
              <w:spacing w:line="240" w:lineRule="auto"/>
              <w:rPr>
                <w:rFonts w:cs="Arial"/>
              </w:rPr>
            </w:pPr>
            <w:r w:rsidRPr="009D1F1B">
              <w:rPr>
                <w:rFonts w:cs="Arial"/>
              </w:rPr>
              <w:t>x</w:t>
            </w:r>
          </w:p>
        </w:tc>
        <w:tc>
          <w:tcPr>
            <w:tcW w:w="345" w:type="dxa"/>
          </w:tcPr>
          <w:p w14:paraId="05FE657A" w14:textId="77777777" w:rsidR="007775D6" w:rsidRPr="009D1F1B" w:rsidRDefault="007775D6" w:rsidP="003E47BB">
            <w:pPr>
              <w:spacing w:line="240" w:lineRule="auto"/>
              <w:rPr>
                <w:rFonts w:cs="Arial"/>
              </w:rPr>
            </w:pPr>
          </w:p>
        </w:tc>
        <w:tc>
          <w:tcPr>
            <w:tcW w:w="346" w:type="dxa"/>
          </w:tcPr>
          <w:p w14:paraId="0B87ACE0" w14:textId="77777777" w:rsidR="007775D6" w:rsidRPr="009D1F1B" w:rsidRDefault="007775D6" w:rsidP="003E47BB">
            <w:pPr>
              <w:spacing w:line="240" w:lineRule="auto"/>
              <w:rPr>
                <w:rFonts w:cs="Arial"/>
              </w:rPr>
            </w:pPr>
            <w:r w:rsidRPr="009D1F1B">
              <w:rPr>
                <w:rFonts w:cs="Arial"/>
              </w:rPr>
              <w:t>x</w:t>
            </w:r>
          </w:p>
        </w:tc>
        <w:tc>
          <w:tcPr>
            <w:tcW w:w="346" w:type="dxa"/>
          </w:tcPr>
          <w:p w14:paraId="6EFFBFA6" w14:textId="77777777" w:rsidR="007775D6" w:rsidRPr="009D1F1B" w:rsidRDefault="007775D6" w:rsidP="003E47BB">
            <w:pPr>
              <w:spacing w:line="240" w:lineRule="auto"/>
              <w:rPr>
                <w:rFonts w:cs="Arial"/>
              </w:rPr>
            </w:pPr>
            <w:r w:rsidRPr="009D1F1B">
              <w:rPr>
                <w:rFonts w:cs="Arial"/>
              </w:rPr>
              <w:t>x</w:t>
            </w:r>
          </w:p>
        </w:tc>
        <w:tc>
          <w:tcPr>
            <w:tcW w:w="346" w:type="dxa"/>
          </w:tcPr>
          <w:p w14:paraId="64683EEF" w14:textId="77777777" w:rsidR="007775D6" w:rsidRPr="009D1F1B" w:rsidRDefault="007775D6" w:rsidP="003E47BB">
            <w:pPr>
              <w:spacing w:line="240" w:lineRule="auto"/>
              <w:rPr>
                <w:rFonts w:cs="Arial"/>
              </w:rPr>
            </w:pPr>
            <w:r w:rsidRPr="009D1F1B">
              <w:rPr>
                <w:rFonts w:cs="Arial"/>
              </w:rPr>
              <w:t>x</w:t>
            </w:r>
          </w:p>
        </w:tc>
        <w:tc>
          <w:tcPr>
            <w:tcW w:w="346" w:type="dxa"/>
          </w:tcPr>
          <w:p w14:paraId="0E434BF1" w14:textId="77777777" w:rsidR="007775D6" w:rsidRPr="009D1F1B" w:rsidRDefault="007775D6" w:rsidP="003E47BB">
            <w:pPr>
              <w:spacing w:line="240" w:lineRule="auto"/>
              <w:rPr>
                <w:rFonts w:cs="Arial"/>
              </w:rPr>
            </w:pPr>
          </w:p>
        </w:tc>
        <w:tc>
          <w:tcPr>
            <w:tcW w:w="346" w:type="dxa"/>
          </w:tcPr>
          <w:p w14:paraId="1077D48E" w14:textId="77777777" w:rsidR="007775D6" w:rsidRPr="009D1F1B" w:rsidRDefault="007775D6" w:rsidP="003E47BB">
            <w:pPr>
              <w:spacing w:line="240" w:lineRule="auto"/>
              <w:rPr>
                <w:rFonts w:cs="Arial"/>
              </w:rPr>
            </w:pPr>
            <w:r w:rsidRPr="009D1F1B">
              <w:rPr>
                <w:rFonts w:cs="Arial"/>
              </w:rPr>
              <w:t>x</w:t>
            </w:r>
          </w:p>
        </w:tc>
        <w:tc>
          <w:tcPr>
            <w:tcW w:w="346" w:type="dxa"/>
          </w:tcPr>
          <w:p w14:paraId="602208BA" w14:textId="77777777" w:rsidR="007775D6" w:rsidRPr="009D1F1B" w:rsidRDefault="007775D6" w:rsidP="003E47BB">
            <w:pPr>
              <w:spacing w:line="240" w:lineRule="auto"/>
              <w:rPr>
                <w:rFonts w:cs="Arial"/>
              </w:rPr>
            </w:pPr>
          </w:p>
        </w:tc>
        <w:tc>
          <w:tcPr>
            <w:tcW w:w="346" w:type="dxa"/>
          </w:tcPr>
          <w:p w14:paraId="14B5A9CE" w14:textId="77777777" w:rsidR="007775D6" w:rsidRPr="009D1F1B" w:rsidRDefault="007775D6" w:rsidP="003E47BB">
            <w:pPr>
              <w:spacing w:line="240" w:lineRule="auto"/>
              <w:rPr>
                <w:rFonts w:cs="Arial"/>
              </w:rPr>
            </w:pPr>
            <w:r w:rsidRPr="009D1F1B">
              <w:rPr>
                <w:rFonts w:cs="Arial"/>
              </w:rPr>
              <w:t>A</w:t>
            </w:r>
          </w:p>
        </w:tc>
        <w:tc>
          <w:tcPr>
            <w:tcW w:w="2732" w:type="dxa"/>
          </w:tcPr>
          <w:p w14:paraId="183FFC56" w14:textId="77777777" w:rsidR="007775D6" w:rsidRPr="009D1F1B" w:rsidRDefault="007775D6" w:rsidP="003E47BB">
            <w:pPr>
              <w:spacing w:line="240" w:lineRule="auto"/>
              <w:rPr>
                <w:rFonts w:cs="Arial"/>
              </w:rPr>
            </w:pPr>
            <w:r>
              <w:rPr>
                <w:rFonts w:cs="Arial"/>
              </w:rPr>
              <w:t>As per Annex A of ECSS-Q-ST-70</w:t>
            </w:r>
            <w:r w:rsidRPr="00C04D8E">
              <w:rPr>
                <w:rFonts w:cs="Arial"/>
              </w:rPr>
              <w:t>C</w:t>
            </w:r>
          </w:p>
        </w:tc>
      </w:tr>
      <w:tr w:rsidR="00B179F8" w:rsidRPr="009D1F1B" w14:paraId="72260563" w14:textId="77777777" w:rsidTr="00B179F8">
        <w:tc>
          <w:tcPr>
            <w:tcW w:w="1059" w:type="dxa"/>
          </w:tcPr>
          <w:p w14:paraId="0AC1815D" w14:textId="77777777" w:rsidR="007775D6" w:rsidRPr="009D1F1B" w:rsidRDefault="007775D6" w:rsidP="003E47BB">
            <w:pPr>
              <w:spacing w:line="240" w:lineRule="auto"/>
              <w:rPr>
                <w:rFonts w:cs="Arial"/>
              </w:rPr>
            </w:pPr>
            <w:r w:rsidRPr="009D1F1B">
              <w:rPr>
                <w:rFonts w:cs="Arial"/>
              </w:rPr>
              <w:t>PA-15</w:t>
            </w:r>
          </w:p>
        </w:tc>
        <w:tc>
          <w:tcPr>
            <w:tcW w:w="2731" w:type="dxa"/>
          </w:tcPr>
          <w:p w14:paraId="3C8C8DC0" w14:textId="77777777" w:rsidR="007775D6" w:rsidRPr="009D1F1B" w:rsidRDefault="007775D6" w:rsidP="003E47BB">
            <w:pPr>
              <w:spacing w:line="240" w:lineRule="auto"/>
              <w:rPr>
                <w:rFonts w:cs="Arial"/>
              </w:rPr>
            </w:pPr>
            <w:r w:rsidRPr="009D1F1B">
              <w:rPr>
                <w:rFonts w:cs="Arial"/>
              </w:rPr>
              <w:t>Declared Mechanical Parts List (DMPL)</w:t>
            </w:r>
          </w:p>
        </w:tc>
        <w:tc>
          <w:tcPr>
            <w:tcW w:w="345" w:type="dxa"/>
          </w:tcPr>
          <w:p w14:paraId="7726C4BB" w14:textId="77777777" w:rsidR="007775D6" w:rsidRPr="009D1F1B" w:rsidRDefault="007775D6" w:rsidP="003E47BB">
            <w:pPr>
              <w:spacing w:line="240" w:lineRule="auto"/>
              <w:rPr>
                <w:rFonts w:cs="Arial"/>
              </w:rPr>
            </w:pPr>
            <w:r w:rsidRPr="009D1F1B">
              <w:rPr>
                <w:rFonts w:cs="Arial"/>
              </w:rPr>
              <w:t>x</w:t>
            </w:r>
          </w:p>
        </w:tc>
        <w:tc>
          <w:tcPr>
            <w:tcW w:w="345" w:type="dxa"/>
          </w:tcPr>
          <w:p w14:paraId="25562CCD" w14:textId="77777777" w:rsidR="007775D6" w:rsidRPr="009D1F1B" w:rsidRDefault="007775D6" w:rsidP="003E47BB">
            <w:pPr>
              <w:spacing w:line="240" w:lineRule="auto"/>
              <w:rPr>
                <w:rFonts w:cs="Arial"/>
              </w:rPr>
            </w:pPr>
          </w:p>
        </w:tc>
        <w:tc>
          <w:tcPr>
            <w:tcW w:w="346" w:type="dxa"/>
          </w:tcPr>
          <w:p w14:paraId="7601797B" w14:textId="77777777" w:rsidR="007775D6" w:rsidRPr="009D1F1B" w:rsidRDefault="007775D6" w:rsidP="003E47BB">
            <w:pPr>
              <w:spacing w:line="240" w:lineRule="auto"/>
              <w:rPr>
                <w:rFonts w:cs="Arial"/>
              </w:rPr>
            </w:pPr>
            <w:r w:rsidRPr="009D1F1B">
              <w:rPr>
                <w:rFonts w:cs="Arial"/>
              </w:rPr>
              <w:t>x</w:t>
            </w:r>
          </w:p>
        </w:tc>
        <w:tc>
          <w:tcPr>
            <w:tcW w:w="346" w:type="dxa"/>
          </w:tcPr>
          <w:p w14:paraId="319E48B0" w14:textId="77777777" w:rsidR="007775D6" w:rsidRPr="009D1F1B" w:rsidRDefault="007775D6" w:rsidP="003E47BB">
            <w:pPr>
              <w:spacing w:line="240" w:lineRule="auto"/>
              <w:rPr>
                <w:rFonts w:cs="Arial"/>
              </w:rPr>
            </w:pPr>
            <w:r w:rsidRPr="009D1F1B">
              <w:rPr>
                <w:rFonts w:cs="Arial"/>
              </w:rPr>
              <w:t>x</w:t>
            </w:r>
          </w:p>
        </w:tc>
        <w:tc>
          <w:tcPr>
            <w:tcW w:w="346" w:type="dxa"/>
          </w:tcPr>
          <w:p w14:paraId="20575C16" w14:textId="77777777" w:rsidR="007775D6" w:rsidRPr="009D1F1B" w:rsidRDefault="007775D6" w:rsidP="003E47BB">
            <w:pPr>
              <w:spacing w:line="240" w:lineRule="auto"/>
              <w:rPr>
                <w:rFonts w:cs="Arial"/>
              </w:rPr>
            </w:pPr>
            <w:r w:rsidRPr="009D1F1B">
              <w:rPr>
                <w:rFonts w:cs="Arial"/>
              </w:rPr>
              <w:t>x</w:t>
            </w:r>
          </w:p>
        </w:tc>
        <w:tc>
          <w:tcPr>
            <w:tcW w:w="346" w:type="dxa"/>
          </w:tcPr>
          <w:p w14:paraId="52746ACB" w14:textId="77777777" w:rsidR="007775D6" w:rsidRPr="009D1F1B" w:rsidRDefault="007775D6" w:rsidP="003E47BB">
            <w:pPr>
              <w:spacing w:line="240" w:lineRule="auto"/>
              <w:rPr>
                <w:rFonts w:cs="Arial"/>
              </w:rPr>
            </w:pPr>
          </w:p>
        </w:tc>
        <w:tc>
          <w:tcPr>
            <w:tcW w:w="346" w:type="dxa"/>
          </w:tcPr>
          <w:p w14:paraId="2CA2CD14" w14:textId="77777777" w:rsidR="007775D6" w:rsidRPr="009D1F1B" w:rsidRDefault="007775D6" w:rsidP="003E47BB">
            <w:pPr>
              <w:spacing w:line="240" w:lineRule="auto"/>
              <w:rPr>
                <w:rFonts w:cs="Arial"/>
              </w:rPr>
            </w:pPr>
            <w:r w:rsidRPr="009D1F1B">
              <w:rPr>
                <w:rFonts w:cs="Arial"/>
              </w:rPr>
              <w:t>x</w:t>
            </w:r>
          </w:p>
        </w:tc>
        <w:tc>
          <w:tcPr>
            <w:tcW w:w="346" w:type="dxa"/>
          </w:tcPr>
          <w:p w14:paraId="7CA2431E" w14:textId="77777777" w:rsidR="007775D6" w:rsidRPr="009D1F1B" w:rsidRDefault="007775D6" w:rsidP="003E47BB">
            <w:pPr>
              <w:spacing w:line="240" w:lineRule="auto"/>
              <w:rPr>
                <w:rFonts w:cs="Arial"/>
              </w:rPr>
            </w:pPr>
          </w:p>
        </w:tc>
        <w:tc>
          <w:tcPr>
            <w:tcW w:w="346" w:type="dxa"/>
          </w:tcPr>
          <w:p w14:paraId="77F5C158" w14:textId="77777777" w:rsidR="007775D6" w:rsidRPr="009D1F1B" w:rsidRDefault="007775D6" w:rsidP="003E47BB">
            <w:pPr>
              <w:spacing w:line="240" w:lineRule="auto"/>
              <w:rPr>
                <w:rFonts w:cs="Arial"/>
              </w:rPr>
            </w:pPr>
            <w:r w:rsidRPr="009D1F1B">
              <w:rPr>
                <w:rFonts w:cs="Arial"/>
              </w:rPr>
              <w:t>A</w:t>
            </w:r>
          </w:p>
        </w:tc>
        <w:tc>
          <w:tcPr>
            <w:tcW w:w="2732" w:type="dxa"/>
          </w:tcPr>
          <w:p w14:paraId="2A073918" w14:textId="77777777" w:rsidR="007775D6" w:rsidRPr="009D1F1B" w:rsidRDefault="007775D6" w:rsidP="003E47BB">
            <w:pPr>
              <w:spacing w:line="240" w:lineRule="auto"/>
              <w:rPr>
                <w:rFonts w:cs="Arial"/>
              </w:rPr>
            </w:pPr>
            <w:r>
              <w:rPr>
                <w:rFonts w:cs="Arial"/>
              </w:rPr>
              <w:t>As per Annex B of ECSS-Q-ST-70</w:t>
            </w:r>
            <w:r w:rsidRPr="00C04D8E">
              <w:rPr>
                <w:rFonts w:cs="Arial"/>
              </w:rPr>
              <w:t>C</w:t>
            </w:r>
            <w:r w:rsidRPr="009D1F1B">
              <w:rPr>
                <w:rFonts w:cs="Arial"/>
              </w:rPr>
              <w:t xml:space="preserve"> </w:t>
            </w:r>
            <w:r>
              <w:rPr>
                <w:rFonts w:cs="Arial"/>
              </w:rPr>
              <w:t xml:space="preserve">(can be </w:t>
            </w:r>
            <w:r w:rsidRPr="009D1F1B">
              <w:rPr>
                <w:rFonts w:cs="Arial"/>
              </w:rPr>
              <w:t>combined with DML</w:t>
            </w:r>
            <w:r>
              <w:rPr>
                <w:rFonts w:cs="Arial"/>
              </w:rPr>
              <w:t>)</w:t>
            </w:r>
          </w:p>
        </w:tc>
      </w:tr>
      <w:tr w:rsidR="00B179F8" w:rsidRPr="009D1F1B" w14:paraId="19ED1DA3" w14:textId="77777777" w:rsidTr="00B179F8">
        <w:tc>
          <w:tcPr>
            <w:tcW w:w="1059" w:type="dxa"/>
          </w:tcPr>
          <w:p w14:paraId="37A9A598" w14:textId="77777777" w:rsidR="007775D6" w:rsidRPr="009D1F1B" w:rsidRDefault="007775D6" w:rsidP="003E47BB">
            <w:pPr>
              <w:spacing w:line="240" w:lineRule="auto"/>
              <w:rPr>
                <w:rFonts w:cs="Arial"/>
              </w:rPr>
            </w:pPr>
            <w:r w:rsidRPr="009D1F1B">
              <w:rPr>
                <w:rFonts w:cs="Arial"/>
              </w:rPr>
              <w:t>PA-16</w:t>
            </w:r>
          </w:p>
        </w:tc>
        <w:tc>
          <w:tcPr>
            <w:tcW w:w="2731" w:type="dxa"/>
          </w:tcPr>
          <w:p w14:paraId="0242912A" w14:textId="77777777" w:rsidR="007775D6" w:rsidRPr="009D1F1B" w:rsidRDefault="007775D6" w:rsidP="003E47BB">
            <w:pPr>
              <w:spacing w:line="240" w:lineRule="auto"/>
              <w:rPr>
                <w:rFonts w:cs="Arial"/>
              </w:rPr>
            </w:pPr>
            <w:r w:rsidRPr="009D1F1B">
              <w:rPr>
                <w:rFonts w:cs="Arial"/>
              </w:rPr>
              <w:t>Declared Processes List</w:t>
            </w:r>
          </w:p>
        </w:tc>
        <w:tc>
          <w:tcPr>
            <w:tcW w:w="345" w:type="dxa"/>
          </w:tcPr>
          <w:p w14:paraId="4EC79CAC" w14:textId="77777777" w:rsidR="007775D6" w:rsidRPr="009D1F1B" w:rsidRDefault="007775D6" w:rsidP="003E47BB">
            <w:pPr>
              <w:spacing w:line="240" w:lineRule="auto"/>
              <w:rPr>
                <w:rFonts w:cs="Arial"/>
              </w:rPr>
            </w:pPr>
            <w:r w:rsidRPr="009D1F1B">
              <w:rPr>
                <w:rFonts w:cs="Arial"/>
              </w:rPr>
              <w:t>x</w:t>
            </w:r>
          </w:p>
        </w:tc>
        <w:tc>
          <w:tcPr>
            <w:tcW w:w="345" w:type="dxa"/>
          </w:tcPr>
          <w:p w14:paraId="5AD256F7" w14:textId="77777777" w:rsidR="007775D6" w:rsidRPr="009D1F1B" w:rsidRDefault="007775D6" w:rsidP="003E47BB">
            <w:pPr>
              <w:spacing w:line="240" w:lineRule="auto"/>
              <w:rPr>
                <w:rFonts w:cs="Arial"/>
              </w:rPr>
            </w:pPr>
          </w:p>
        </w:tc>
        <w:tc>
          <w:tcPr>
            <w:tcW w:w="346" w:type="dxa"/>
          </w:tcPr>
          <w:p w14:paraId="525F2276" w14:textId="77777777" w:rsidR="007775D6" w:rsidRPr="009D1F1B" w:rsidRDefault="007775D6" w:rsidP="003E47BB">
            <w:pPr>
              <w:spacing w:line="240" w:lineRule="auto"/>
              <w:rPr>
                <w:rFonts w:cs="Arial"/>
              </w:rPr>
            </w:pPr>
            <w:r w:rsidRPr="009D1F1B">
              <w:rPr>
                <w:rFonts w:cs="Arial"/>
              </w:rPr>
              <w:t>x</w:t>
            </w:r>
          </w:p>
        </w:tc>
        <w:tc>
          <w:tcPr>
            <w:tcW w:w="346" w:type="dxa"/>
          </w:tcPr>
          <w:p w14:paraId="26B9F5D1" w14:textId="77777777" w:rsidR="007775D6" w:rsidRPr="009D1F1B" w:rsidRDefault="007775D6" w:rsidP="003E47BB">
            <w:pPr>
              <w:spacing w:line="240" w:lineRule="auto"/>
              <w:rPr>
                <w:rFonts w:cs="Arial"/>
              </w:rPr>
            </w:pPr>
            <w:r w:rsidRPr="009D1F1B">
              <w:rPr>
                <w:rFonts w:cs="Arial"/>
              </w:rPr>
              <w:t>x</w:t>
            </w:r>
          </w:p>
        </w:tc>
        <w:tc>
          <w:tcPr>
            <w:tcW w:w="346" w:type="dxa"/>
          </w:tcPr>
          <w:p w14:paraId="47180A73" w14:textId="77777777" w:rsidR="007775D6" w:rsidRPr="009D1F1B" w:rsidRDefault="007775D6" w:rsidP="003E47BB">
            <w:pPr>
              <w:spacing w:line="240" w:lineRule="auto"/>
              <w:rPr>
                <w:rFonts w:cs="Arial"/>
              </w:rPr>
            </w:pPr>
            <w:r w:rsidRPr="009D1F1B">
              <w:rPr>
                <w:rFonts w:cs="Arial"/>
              </w:rPr>
              <w:t>x</w:t>
            </w:r>
          </w:p>
        </w:tc>
        <w:tc>
          <w:tcPr>
            <w:tcW w:w="346" w:type="dxa"/>
          </w:tcPr>
          <w:p w14:paraId="0055A81C" w14:textId="77777777" w:rsidR="007775D6" w:rsidRPr="009D1F1B" w:rsidRDefault="007775D6" w:rsidP="003E47BB">
            <w:pPr>
              <w:spacing w:line="240" w:lineRule="auto"/>
              <w:rPr>
                <w:rFonts w:cs="Arial"/>
              </w:rPr>
            </w:pPr>
          </w:p>
        </w:tc>
        <w:tc>
          <w:tcPr>
            <w:tcW w:w="346" w:type="dxa"/>
          </w:tcPr>
          <w:p w14:paraId="4BA3BE90" w14:textId="77777777" w:rsidR="007775D6" w:rsidRPr="009D1F1B" w:rsidRDefault="007775D6" w:rsidP="003E47BB">
            <w:pPr>
              <w:spacing w:line="240" w:lineRule="auto"/>
              <w:rPr>
                <w:rFonts w:cs="Arial"/>
              </w:rPr>
            </w:pPr>
            <w:r w:rsidRPr="009D1F1B">
              <w:rPr>
                <w:rFonts w:cs="Arial"/>
              </w:rPr>
              <w:t>x</w:t>
            </w:r>
          </w:p>
        </w:tc>
        <w:tc>
          <w:tcPr>
            <w:tcW w:w="346" w:type="dxa"/>
          </w:tcPr>
          <w:p w14:paraId="63D27619" w14:textId="77777777" w:rsidR="007775D6" w:rsidRPr="009D1F1B" w:rsidRDefault="007775D6" w:rsidP="003E47BB">
            <w:pPr>
              <w:spacing w:line="240" w:lineRule="auto"/>
              <w:rPr>
                <w:rFonts w:cs="Arial"/>
              </w:rPr>
            </w:pPr>
          </w:p>
        </w:tc>
        <w:tc>
          <w:tcPr>
            <w:tcW w:w="346" w:type="dxa"/>
          </w:tcPr>
          <w:p w14:paraId="1C098A7B" w14:textId="77777777" w:rsidR="007775D6" w:rsidRPr="009D1F1B" w:rsidRDefault="007775D6" w:rsidP="003E47BB">
            <w:pPr>
              <w:spacing w:line="240" w:lineRule="auto"/>
              <w:rPr>
                <w:rFonts w:cs="Arial"/>
              </w:rPr>
            </w:pPr>
            <w:r w:rsidRPr="009D1F1B">
              <w:rPr>
                <w:rFonts w:cs="Arial"/>
              </w:rPr>
              <w:t>A</w:t>
            </w:r>
          </w:p>
        </w:tc>
        <w:tc>
          <w:tcPr>
            <w:tcW w:w="2732" w:type="dxa"/>
          </w:tcPr>
          <w:p w14:paraId="35124BA7" w14:textId="77777777" w:rsidR="007775D6" w:rsidRPr="009D1F1B" w:rsidRDefault="007775D6" w:rsidP="003E47BB">
            <w:pPr>
              <w:spacing w:line="240" w:lineRule="auto"/>
              <w:rPr>
                <w:rFonts w:cs="Arial"/>
              </w:rPr>
            </w:pPr>
            <w:r>
              <w:rPr>
                <w:rFonts w:cs="Arial"/>
              </w:rPr>
              <w:t>As per Annex C of ECSS-Q-ST-70</w:t>
            </w:r>
            <w:r w:rsidRPr="00C04D8E">
              <w:rPr>
                <w:rFonts w:cs="Arial"/>
              </w:rPr>
              <w:t>C</w:t>
            </w:r>
          </w:p>
        </w:tc>
      </w:tr>
      <w:tr w:rsidR="00B179F8" w:rsidRPr="009D1F1B" w14:paraId="0CF73E11" w14:textId="77777777" w:rsidTr="00B179F8">
        <w:tc>
          <w:tcPr>
            <w:tcW w:w="1059" w:type="dxa"/>
          </w:tcPr>
          <w:p w14:paraId="3896B322" w14:textId="77777777" w:rsidR="007775D6" w:rsidRPr="009D1F1B" w:rsidRDefault="007775D6" w:rsidP="003E47BB">
            <w:pPr>
              <w:spacing w:line="240" w:lineRule="auto"/>
              <w:rPr>
                <w:rFonts w:cs="Arial"/>
              </w:rPr>
            </w:pPr>
            <w:r w:rsidRPr="009D1F1B">
              <w:rPr>
                <w:rFonts w:cs="Arial"/>
              </w:rPr>
              <w:t>PA-17</w:t>
            </w:r>
          </w:p>
        </w:tc>
        <w:tc>
          <w:tcPr>
            <w:tcW w:w="2731" w:type="dxa"/>
          </w:tcPr>
          <w:p w14:paraId="0862ECAE" w14:textId="77777777" w:rsidR="007775D6" w:rsidRPr="009D1F1B" w:rsidRDefault="007775D6" w:rsidP="003E47BB">
            <w:pPr>
              <w:spacing w:line="240" w:lineRule="auto"/>
              <w:rPr>
                <w:rFonts w:cs="Arial"/>
              </w:rPr>
            </w:pPr>
            <w:r w:rsidRPr="009D1F1B">
              <w:rPr>
                <w:rFonts w:cs="Arial"/>
              </w:rPr>
              <w:t>Declared Components List, EEE-Parts List (DCL)</w:t>
            </w:r>
          </w:p>
        </w:tc>
        <w:tc>
          <w:tcPr>
            <w:tcW w:w="345" w:type="dxa"/>
          </w:tcPr>
          <w:p w14:paraId="561E9412" w14:textId="77777777" w:rsidR="007775D6" w:rsidRPr="009D1F1B" w:rsidRDefault="007775D6" w:rsidP="003E47BB">
            <w:pPr>
              <w:spacing w:line="240" w:lineRule="auto"/>
              <w:rPr>
                <w:rFonts w:cs="Arial"/>
              </w:rPr>
            </w:pPr>
            <w:r w:rsidRPr="009D1F1B">
              <w:rPr>
                <w:rFonts w:cs="Arial"/>
              </w:rPr>
              <w:t>x</w:t>
            </w:r>
          </w:p>
        </w:tc>
        <w:tc>
          <w:tcPr>
            <w:tcW w:w="345" w:type="dxa"/>
          </w:tcPr>
          <w:p w14:paraId="6E234D9A" w14:textId="77777777" w:rsidR="007775D6" w:rsidRPr="009D1F1B" w:rsidRDefault="007775D6" w:rsidP="003E47BB">
            <w:pPr>
              <w:spacing w:line="240" w:lineRule="auto"/>
              <w:rPr>
                <w:rFonts w:cs="Arial"/>
              </w:rPr>
            </w:pPr>
          </w:p>
        </w:tc>
        <w:tc>
          <w:tcPr>
            <w:tcW w:w="346" w:type="dxa"/>
          </w:tcPr>
          <w:p w14:paraId="5B650FB2" w14:textId="77777777" w:rsidR="007775D6" w:rsidRPr="009D1F1B" w:rsidRDefault="007775D6" w:rsidP="003E47BB">
            <w:pPr>
              <w:spacing w:line="240" w:lineRule="auto"/>
              <w:rPr>
                <w:rFonts w:cs="Arial"/>
              </w:rPr>
            </w:pPr>
            <w:r w:rsidRPr="009D1F1B">
              <w:rPr>
                <w:rFonts w:cs="Arial"/>
              </w:rPr>
              <w:t>x</w:t>
            </w:r>
          </w:p>
        </w:tc>
        <w:tc>
          <w:tcPr>
            <w:tcW w:w="346" w:type="dxa"/>
          </w:tcPr>
          <w:p w14:paraId="4F17F827" w14:textId="77777777" w:rsidR="007775D6" w:rsidRPr="009D1F1B" w:rsidRDefault="007775D6" w:rsidP="003E47BB">
            <w:pPr>
              <w:spacing w:line="240" w:lineRule="auto"/>
              <w:rPr>
                <w:rFonts w:cs="Arial"/>
              </w:rPr>
            </w:pPr>
            <w:r w:rsidRPr="009D1F1B">
              <w:rPr>
                <w:rFonts w:cs="Arial"/>
              </w:rPr>
              <w:t>x</w:t>
            </w:r>
          </w:p>
        </w:tc>
        <w:tc>
          <w:tcPr>
            <w:tcW w:w="346" w:type="dxa"/>
          </w:tcPr>
          <w:p w14:paraId="6597DDDC" w14:textId="77777777" w:rsidR="007775D6" w:rsidRPr="009D1F1B" w:rsidRDefault="007775D6" w:rsidP="003E47BB">
            <w:pPr>
              <w:spacing w:line="240" w:lineRule="auto"/>
              <w:rPr>
                <w:rFonts w:cs="Arial"/>
              </w:rPr>
            </w:pPr>
            <w:r w:rsidRPr="009D1F1B">
              <w:rPr>
                <w:rFonts w:cs="Arial"/>
              </w:rPr>
              <w:t>x</w:t>
            </w:r>
          </w:p>
        </w:tc>
        <w:tc>
          <w:tcPr>
            <w:tcW w:w="346" w:type="dxa"/>
          </w:tcPr>
          <w:p w14:paraId="0E273E21" w14:textId="77777777" w:rsidR="007775D6" w:rsidRPr="009D1F1B" w:rsidRDefault="007775D6" w:rsidP="003E47BB">
            <w:pPr>
              <w:spacing w:line="240" w:lineRule="auto"/>
              <w:rPr>
                <w:rFonts w:cs="Arial"/>
              </w:rPr>
            </w:pPr>
            <w:r w:rsidRPr="009D1F1B">
              <w:rPr>
                <w:rFonts w:cs="Arial"/>
              </w:rPr>
              <w:t>x</w:t>
            </w:r>
          </w:p>
        </w:tc>
        <w:tc>
          <w:tcPr>
            <w:tcW w:w="346" w:type="dxa"/>
          </w:tcPr>
          <w:p w14:paraId="699AC35F" w14:textId="77777777" w:rsidR="007775D6" w:rsidRPr="009D1F1B" w:rsidRDefault="007775D6" w:rsidP="003E47BB">
            <w:pPr>
              <w:spacing w:line="240" w:lineRule="auto"/>
              <w:rPr>
                <w:rFonts w:cs="Arial"/>
              </w:rPr>
            </w:pPr>
            <w:r w:rsidRPr="009D1F1B">
              <w:rPr>
                <w:rFonts w:cs="Arial"/>
              </w:rPr>
              <w:t>x</w:t>
            </w:r>
          </w:p>
        </w:tc>
        <w:tc>
          <w:tcPr>
            <w:tcW w:w="346" w:type="dxa"/>
          </w:tcPr>
          <w:p w14:paraId="7145F91D" w14:textId="77777777" w:rsidR="007775D6" w:rsidRPr="009D1F1B" w:rsidRDefault="007775D6" w:rsidP="003E47BB">
            <w:pPr>
              <w:spacing w:line="240" w:lineRule="auto"/>
              <w:rPr>
                <w:rFonts w:cs="Arial"/>
              </w:rPr>
            </w:pPr>
          </w:p>
        </w:tc>
        <w:tc>
          <w:tcPr>
            <w:tcW w:w="346" w:type="dxa"/>
          </w:tcPr>
          <w:p w14:paraId="2472B311" w14:textId="77777777" w:rsidR="007775D6" w:rsidRPr="009D1F1B" w:rsidRDefault="007775D6" w:rsidP="003E47BB">
            <w:pPr>
              <w:spacing w:line="240" w:lineRule="auto"/>
              <w:rPr>
                <w:rFonts w:cs="Arial"/>
              </w:rPr>
            </w:pPr>
            <w:r w:rsidRPr="009D1F1B">
              <w:rPr>
                <w:rFonts w:cs="Arial"/>
              </w:rPr>
              <w:t>A</w:t>
            </w:r>
          </w:p>
        </w:tc>
        <w:tc>
          <w:tcPr>
            <w:tcW w:w="2732" w:type="dxa"/>
          </w:tcPr>
          <w:p w14:paraId="5F4C4B72" w14:textId="77777777" w:rsidR="007775D6" w:rsidRPr="009D1F1B" w:rsidRDefault="007775D6" w:rsidP="003E47BB">
            <w:pPr>
              <w:spacing w:line="240" w:lineRule="auto"/>
              <w:rPr>
                <w:rFonts w:cs="Arial"/>
              </w:rPr>
            </w:pPr>
            <w:r>
              <w:rPr>
                <w:rFonts w:cs="Arial"/>
              </w:rPr>
              <w:t>As per Annex B of ECSS-Q-ST-60</w:t>
            </w:r>
            <w:r w:rsidRPr="00C04D8E">
              <w:rPr>
                <w:rFonts w:cs="Arial"/>
              </w:rPr>
              <w:t>C</w:t>
            </w:r>
          </w:p>
        </w:tc>
      </w:tr>
      <w:tr w:rsidR="00B179F8" w:rsidRPr="009D1F1B" w14:paraId="7EE3CECB" w14:textId="77777777" w:rsidTr="00B179F8">
        <w:tc>
          <w:tcPr>
            <w:tcW w:w="1059" w:type="dxa"/>
          </w:tcPr>
          <w:p w14:paraId="0414CA00" w14:textId="77777777" w:rsidR="007775D6" w:rsidRPr="009D1F1B" w:rsidRDefault="007775D6" w:rsidP="003E47BB">
            <w:pPr>
              <w:spacing w:line="240" w:lineRule="auto"/>
              <w:rPr>
                <w:rFonts w:cs="Arial"/>
              </w:rPr>
            </w:pPr>
            <w:r w:rsidRPr="009D1F1B">
              <w:rPr>
                <w:rFonts w:cs="Arial"/>
              </w:rPr>
              <w:t>PA-18</w:t>
            </w:r>
          </w:p>
        </w:tc>
        <w:tc>
          <w:tcPr>
            <w:tcW w:w="2731" w:type="dxa"/>
          </w:tcPr>
          <w:p w14:paraId="2C9621D7" w14:textId="77777777" w:rsidR="007775D6" w:rsidRPr="009D1F1B" w:rsidRDefault="007775D6" w:rsidP="003E47BB">
            <w:pPr>
              <w:spacing w:line="240" w:lineRule="auto"/>
              <w:rPr>
                <w:rFonts w:cs="Arial"/>
              </w:rPr>
            </w:pPr>
            <w:r w:rsidRPr="009D1F1B">
              <w:rPr>
                <w:rFonts w:cs="Arial"/>
              </w:rPr>
              <w:t>Parts Approval Document (PAD)</w:t>
            </w:r>
          </w:p>
        </w:tc>
        <w:tc>
          <w:tcPr>
            <w:tcW w:w="345" w:type="dxa"/>
          </w:tcPr>
          <w:p w14:paraId="169D05A8" w14:textId="77777777" w:rsidR="007775D6" w:rsidRPr="009D1F1B" w:rsidRDefault="007775D6" w:rsidP="003E47BB">
            <w:pPr>
              <w:spacing w:line="240" w:lineRule="auto"/>
              <w:rPr>
                <w:rFonts w:cs="Arial"/>
              </w:rPr>
            </w:pPr>
          </w:p>
        </w:tc>
        <w:tc>
          <w:tcPr>
            <w:tcW w:w="345" w:type="dxa"/>
          </w:tcPr>
          <w:p w14:paraId="20EEBBA0" w14:textId="77777777" w:rsidR="007775D6" w:rsidRPr="009D1F1B" w:rsidRDefault="007775D6" w:rsidP="003E47BB">
            <w:pPr>
              <w:spacing w:line="240" w:lineRule="auto"/>
              <w:rPr>
                <w:rFonts w:cs="Arial"/>
              </w:rPr>
            </w:pPr>
          </w:p>
        </w:tc>
        <w:tc>
          <w:tcPr>
            <w:tcW w:w="346" w:type="dxa"/>
          </w:tcPr>
          <w:p w14:paraId="01A0A872" w14:textId="77777777" w:rsidR="007775D6" w:rsidRPr="009D1F1B" w:rsidRDefault="007775D6" w:rsidP="003E47BB">
            <w:pPr>
              <w:spacing w:line="240" w:lineRule="auto"/>
              <w:rPr>
                <w:rFonts w:cs="Arial"/>
                <w:sz w:val="18"/>
                <w:szCs w:val="18"/>
              </w:rPr>
            </w:pPr>
            <w:r w:rsidRPr="009D1F1B">
              <w:rPr>
                <w:rFonts w:cs="Arial"/>
                <w:sz w:val="18"/>
                <w:szCs w:val="18"/>
              </w:rPr>
              <w:t>x</w:t>
            </w:r>
          </w:p>
        </w:tc>
        <w:tc>
          <w:tcPr>
            <w:tcW w:w="346" w:type="dxa"/>
          </w:tcPr>
          <w:p w14:paraId="0B6ABD30" w14:textId="77777777" w:rsidR="007775D6" w:rsidRPr="009D1F1B" w:rsidRDefault="007775D6" w:rsidP="003E47BB">
            <w:pPr>
              <w:spacing w:line="240" w:lineRule="auto"/>
              <w:rPr>
                <w:rFonts w:cs="Arial"/>
                <w:sz w:val="18"/>
                <w:szCs w:val="18"/>
              </w:rPr>
            </w:pPr>
            <w:r w:rsidRPr="009D1F1B">
              <w:rPr>
                <w:rFonts w:cs="Arial"/>
                <w:sz w:val="18"/>
                <w:szCs w:val="18"/>
              </w:rPr>
              <w:t>x</w:t>
            </w:r>
          </w:p>
        </w:tc>
        <w:tc>
          <w:tcPr>
            <w:tcW w:w="346" w:type="dxa"/>
          </w:tcPr>
          <w:p w14:paraId="18E88E84" w14:textId="77777777" w:rsidR="007775D6" w:rsidRPr="009D1F1B" w:rsidRDefault="007775D6" w:rsidP="003E47BB">
            <w:pPr>
              <w:spacing w:line="240" w:lineRule="auto"/>
              <w:rPr>
                <w:rFonts w:cs="Arial"/>
              </w:rPr>
            </w:pPr>
          </w:p>
        </w:tc>
        <w:tc>
          <w:tcPr>
            <w:tcW w:w="346" w:type="dxa"/>
          </w:tcPr>
          <w:p w14:paraId="2CB02626" w14:textId="77777777" w:rsidR="007775D6" w:rsidRPr="009D1F1B" w:rsidRDefault="007775D6" w:rsidP="003E47BB">
            <w:pPr>
              <w:spacing w:line="240" w:lineRule="auto"/>
              <w:rPr>
                <w:rFonts w:cs="Arial"/>
              </w:rPr>
            </w:pPr>
            <w:r w:rsidRPr="009D1F1B">
              <w:rPr>
                <w:rFonts w:cs="Arial"/>
              </w:rPr>
              <w:t>x</w:t>
            </w:r>
          </w:p>
        </w:tc>
        <w:tc>
          <w:tcPr>
            <w:tcW w:w="346" w:type="dxa"/>
          </w:tcPr>
          <w:p w14:paraId="2B0FD103" w14:textId="77777777" w:rsidR="007775D6" w:rsidRPr="009D1F1B" w:rsidRDefault="007775D6" w:rsidP="003E47BB">
            <w:pPr>
              <w:spacing w:line="240" w:lineRule="auto"/>
              <w:rPr>
                <w:rFonts w:cs="Arial"/>
              </w:rPr>
            </w:pPr>
          </w:p>
        </w:tc>
        <w:tc>
          <w:tcPr>
            <w:tcW w:w="346" w:type="dxa"/>
          </w:tcPr>
          <w:p w14:paraId="18D222DB"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508FD8F7" w14:textId="77777777" w:rsidR="007775D6" w:rsidRPr="009D1F1B" w:rsidRDefault="007775D6" w:rsidP="003E47BB">
            <w:pPr>
              <w:spacing w:line="240" w:lineRule="auto"/>
              <w:rPr>
                <w:rFonts w:cs="Arial"/>
              </w:rPr>
            </w:pPr>
            <w:r w:rsidRPr="009D1F1B">
              <w:rPr>
                <w:rFonts w:cs="Arial"/>
              </w:rPr>
              <w:t>A</w:t>
            </w:r>
          </w:p>
        </w:tc>
        <w:tc>
          <w:tcPr>
            <w:tcW w:w="2732" w:type="dxa"/>
          </w:tcPr>
          <w:p w14:paraId="3983586B" w14:textId="77777777" w:rsidR="007775D6" w:rsidRPr="009D1F1B" w:rsidRDefault="007775D6" w:rsidP="003E47BB">
            <w:pPr>
              <w:spacing w:line="240" w:lineRule="auto"/>
              <w:rPr>
                <w:rFonts w:cs="Arial"/>
              </w:rPr>
            </w:pPr>
            <w:r>
              <w:rPr>
                <w:rFonts w:cs="Arial"/>
              </w:rPr>
              <w:t>As per Annex D of ECSS-Q-ST-60-13</w:t>
            </w:r>
            <w:r w:rsidRPr="00C04D8E">
              <w:rPr>
                <w:rFonts w:cs="Arial"/>
              </w:rPr>
              <w:t>C</w:t>
            </w:r>
          </w:p>
        </w:tc>
      </w:tr>
      <w:tr w:rsidR="00B179F8" w:rsidRPr="009D1F1B" w14:paraId="6F854D43" w14:textId="77777777" w:rsidTr="00B179F8">
        <w:tc>
          <w:tcPr>
            <w:tcW w:w="1059" w:type="dxa"/>
          </w:tcPr>
          <w:p w14:paraId="04813E5B" w14:textId="77777777" w:rsidR="007775D6" w:rsidRPr="009D1F1B" w:rsidRDefault="007775D6" w:rsidP="003E47BB">
            <w:pPr>
              <w:spacing w:line="240" w:lineRule="auto"/>
              <w:rPr>
                <w:rFonts w:cs="Arial"/>
              </w:rPr>
            </w:pPr>
            <w:r w:rsidRPr="009D1F1B">
              <w:rPr>
                <w:rFonts w:cs="Arial"/>
              </w:rPr>
              <w:t>PA-19</w:t>
            </w:r>
          </w:p>
        </w:tc>
        <w:tc>
          <w:tcPr>
            <w:tcW w:w="2731" w:type="dxa"/>
          </w:tcPr>
          <w:p w14:paraId="6D41DF3B" w14:textId="77777777" w:rsidR="007775D6" w:rsidRPr="009D1F1B" w:rsidRDefault="007775D6" w:rsidP="003E47BB">
            <w:pPr>
              <w:spacing w:line="240" w:lineRule="auto"/>
              <w:rPr>
                <w:rFonts w:cs="Arial"/>
              </w:rPr>
            </w:pPr>
            <w:r w:rsidRPr="009D1F1B">
              <w:rPr>
                <w:rFonts w:cs="Arial"/>
              </w:rPr>
              <w:t>Request for Approval (RFA)</w:t>
            </w:r>
          </w:p>
        </w:tc>
        <w:tc>
          <w:tcPr>
            <w:tcW w:w="345" w:type="dxa"/>
          </w:tcPr>
          <w:p w14:paraId="131DC0CA" w14:textId="77777777" w:rsidR="007775D6" w:rsidRPr="009D1F1B" w:rsidRDefault="007775D6" w:rsidP="003E47BB">
            <w:pPr>
              <w:spacing w:line="240" w:lineRule="auto"/>
              <w:rPr>
                <w:rFonts w:cs="Arial"/>
              </w:rPr>
            </w:pPr>
          </w:p>
        </w:tc>
        <w:tc>
          <w:tcPr>
            <w:tcW w:w="345" w:type="dxa"/>
          </w:tcPr>
          <w:p w14:paraId="7779BDA7" w14:textId="77777777" w:rsidR="007775D6" w:rsidRPr="009D1F1B" w:rsidRDefault="007775D6" w:rsidP="003E47BB">
            <w:pPr>
              <w:spacing w:line="240" w:lineRule="auto"/>
              <w:rPr>
                <w:rFonts w:cs="Arial"/>
              </w:rPr>
            </w:pPr>
          </w:p>
        </w:tc>
        <w:tc>
          <w:tcPr>
            <w:tcW w:w="346" w:type="dxa"/>
          </w:tcPr>
          <w:p w14:paraId="146D9952" w14:textId="77777777" w:rsidR="007775D6" w:rsidRPr="009D1F1B" w:rsidRDefault="007775D6" w:rsidP="003E47BB">
            <w:pPr>
              <w:spacing w:line="240" w:lineRule="auto"/>
              <w:rPr>
                <w:rFonts w:cs="Arial"/>
              </w:rPr>
            </w:pPr>
          </w:p>
        </w:tc>
        <w:tc>
          <w:tcPr>
            <w:tcW w:w="346" w:type="dxa"/>
          </w:tcPr>
          <w:p w14:paraId="4B9F96C3" w14:textId="77777777" w:rsidR="007775D6" w:rsidRPr="009D1F1B" w:rsidRDefault="007775D6" w:rsidP="003E47BB">
            <w:pPr>
              <w:spacing w:line="240" w:lineRule="auto"/>
              <w:rPr>
                <w:rFonts w:cs="Arial"/>
              </w:rPr>
            </w:pPr>
          </w:p>
        </w:tc>
        <w:tc>
          <w:tcPr>
            <w:tcW w:w="346" w:type="dxa"/>
          </w:tcPr>
          <w:p w14:paraId="4467849E" w14:textId="77777777" w:rsidR="007775D6" w:rsidRPr="009D1F1B" w:rsidRDefault="007775D6" w:rsidP="003E47BB">
            <w:pPr>
              <w:spacing w:line="240" w:lineRule="auto"/>
              <w:rPr>
                <w:rFonts w:cs="Arial"/>
              </w:rPr>
            </w:pPr>
          </w:p>
        </w:tc>
        <w:tc>
          <w:tcPr>
            <w:tcW w:w="346" w:type="dxa"/>
          </w:tcPr>
          <w:p w14:paraId="525769B4" w14:textId="77777777" w:rsidR="007775D6" w:rsidRPr="009D1F1B" w:rsidRDefault="007775D6" w:rsidP="003E47BB">
            <w:pPr>
              <w:spacing w:line="240" w:lineRule="auto"/>
              <w:rPr>
                <w:rFonts w:cs="Arial"/>
              </w:rPr>
            </w:pPr>
            <w:r w:rsidRPr="009D1F1B">
              <w:rPr>
                <w:rFonts w:cs="Arial"/>
              </w:rPr>
              <w:t>x</w:t>
            </w:r>
          </w:p>
        </w:tc>
        <w:tc>
          <w:tcPr>
            <w:tcW w:w="346" w:type="dxa"/>
          </w:tcPr>
          <w:p w14:paraId="69A68E5A" w14:textId="77777777" w:rsidR="007775D6" w:rsidRPr="009D1F1B" w:rsidRDefault="007775D6" w:rsidP="003E47BB">
            <w:pPr>
              <w:spacing w:line="240" w:lineRule="auto"/>
              <w:rPr>
                <w:rFonts w:cs="Arial"/>
              </w:rPr>
            </w:pPr>
          </w:p>
        </w:tc>
        <w:tc>
          <w:tcPr>
            <w:tcW w:w="346" w:type="dxa"/>
          </w:tcPr>
          <w:p w14:paraId="35AFFC6C" w14:textId="77777777" w:rsidR="007775D6" w:rsidRPr="009D1F1B" w:rsidRDefault="007775D6" w:rsidP="003E47BB">
            <w:pPr>
              <w:spacing w:line="240" w:lineRule="auto"/>
              <w:rPr>
                <w:rFonts w:cs="Arial"/>
              </w:rPr>
            </w:pPr>
            <w:proofErr w:type="spellStart"/>
            <w:r w:rsidRPr="009D1F1B">
              <w:rPr>
                <w:rFonts w:cs="Arial"/>
              </w:rPr>
              <w:t>a/r</w:t>
            </w:r>
            <w:proofErr w:type="spellEnd"/>
          </w:p>
        </w:tc>
        <w:tc>
          <w:tcPr>
            <w:tcW w:w="346" w:type="dxa"/>
          </w:tcPr>
          <w:p w14:paraId="3B737A06" w14:textId="77777777" w:rsidR="007775D6" w:rsidRPr="009D1F1B" w:rsidRDefault="007775D6" w:rsidP="003E47BB">
            <w:pPr>
              <w:spacing w:line="240" w:lineRule="auto"/>
              <w:rPr>
                <w:rFonts w:cs="Arial"/>
              </w:rPr>
            </w:pPr>
            <w:r w:rsidRPr="009D1F1B">
              <w:rPr>
                <w:rFonts w:cs="Arial"/>
              </w:rPr>
              <w:t>A</w:t>
            </w:r>
          </w:p>
        </w:tc>
        <w:tc>
          <w:tcPr>
            <w:tcW w:w="2732" w:type="dxa"/>
          </w:tcPr>
          <w:p w14:paraId="581D1A42" w14:textId="77777777" w:rsidR="007775D6" w:rsidRPr="009D1F1B" w:rsidRDefault="007775D6" w:rsidP="003E47BB">
            <w:pPr>
              <w:spacing w:line="240" w:lineRule="auto"/>
              <w:rPr>
                <w:rFonts w:cs="Arial"/>
              </w:rPr>
            </w:pPr>
            <w:r>
              <w:rPr>
                <w:rFonts w:cs="Arial"/>
              </w:rPr>
              <w:t>As per Annex D of ECSS-Q-ST-70</w:t>
            </w:r>
            <w:r w:rsidRPr="00C04D8E">
              <w:rPr>
                <w:rFonts w:cs="Arial"/>
              </w:rPr>
              <w:t>C</w:t>
            </w:r>
          </w:p>
        </w:tc>
      </w:tr>
      <w:tr w:rsidR="00B179F8" w:rsidRPr="009D1F1B" w14:paraId="5CCD2996" w14:textId="77777777" w:rsidTr="00B179F8">
        <w:tc>
          <w:tcPr>
            <w:tcW w:w="1059" w:type="dxa"/>
          </w:tcPr>
          <w:p w14:paraId="67F1E3C5" w14:textId="77777777" w:rsidR="007775D6" w:rsidRPr="009D1F1B" w:rsidRDefault="007775D6" w:rsidP="003E47BB">
            <w:pPr>
              <w:spacing w:line="240" w:lineRule="auto"/>
              <w:rPr>
                <w:rFonts w:cs="Arial"/>
              </w:rPr>
            </w:pPr>
            <w:r w:rsidRPr="009D1F1B">
              <w:rPr>
                <w:rFonts w:cs="Arial"/>
              </w:rPr>
              <w:t>PA-20</w:t>
            </w:r>
          </w:p>
        </w:tc>
        <w:tc>
          <w:tcPr>
            <w:tcW w:w="2731" w:type="dxa"/>
          </w:tcPr>
          <w:p w14:paraId="45BBF414" w14:textId="77777777" w:rsidR="007775D6" w:rsidRPr="009D1F1B" w:rsidRDefault="007775D6" w:rsidP="003E47BB">
            <w:pPr>
              <w:spacing w:line="240" w:lineRule="auto"/>
              <w:rPr>
                <w:rFonts w:cs="Arial"/>
              </w:rPr>
            </w:pPr>
            <w:r w:rsidRPr="009D1F1B">
              <w:rPr>
                <w:rFonts w:cs="Arial"/>
              </w:rPr>
              <w:t>End Item Data Package (EIDP)</w:t>
            </w:r>
          </w:p>
        </w:tc>
        <w:tc>
          <w:tcPr>
            <w:tcW w:w="345" w:type="dxa"/>
          </w:tcPr>
          <w:p w14:paraId="568F723D" w14:textId="77777777" w:rsidR="007775D6" w:rsidRPr="009D1F1B" w:rsidRDefault="007775D6" w:rsidP="003E47BB">
            <w:pPr>
              <w:spacing w:line="240" w:lineRule="auto"/>
              <w:rPr>
                <w:rFonts w:cs="Arial"/>
              </w:rPr>
            </w:pPr>
          </w:p>
        </w:tc>
        <w:tc>
          <w:tcPr>
            <w:tcW w:w="345" w:type="dxa"/>
          </w:tcPr>
          <w:p w14:paraId="581E793B" w14:textId="77777777" w:rsidR="007775D6" w:rsidRPr="009D1F1B" w:rsidRDefault="007775D6" w:rsidP="003E47BB">
            <w:pPr>
              <w:spacing w:line="240" w:lineRule="auto"/>
              <w:rPr>
                <w:rFonts w:cs="Arial"/>
              </w:rPr>
            </w:pPr>
          </w:p>
        </w:tc>
        <w:tc>
          <w:tcPr>
            <w:tcW w:w="346" w:type="dxa"/>
          </w:tcPr>
          <w:p w14:paraId="241DBBEE" w14:textId="77777777" w:rsidR="007775D6" w:rsidRPr="009D1F1B" w:rsidRDefault="007775D6" w:rsidP="003E47BB">
            <w:pPr>
              <w:spacing w:line="240" w:lineRule="auto"/>
              <w:rPr>
                <w:rFonts w:cs="Arial"/>
              </w:rPr>
            </w:pPr>
          </w:p>
        </w:tc>
        <w:tc>
          <w:tcPr>
            <w:tcW w:w="346" w:type="dxa"/>
          </w:tcPr>
          <w:p w14:paraId="23BF57BA" w14:textId="77777777" w:rsidR="007775D6" w:rsidRPr="009D1F1B" w:rsidRDefault="007775D6" w:rsidP="003E47BB">
            <w:pPr>
              <w:spacing w:line="240" w:lineRule="auto"/>
              <w:rPr>
                <w:rFonts w:cs="Arial"/>
              </w:rPr>
            </w:pPr>
          </w:p>
        </w:tc>
        <w:tc>
          <w:tcPr>
            <w:tcW w:w="346" w:type="dxa"/>
          </w:tcPr>
          <w:p w14:paraId="7E95523C" w14:textId="77777777" w:rsidR="007775D6" w:rsidRPr="009D1F1B" w:rsidRDefault="007775D6" w:rsidP="003E47BB">
            <w:pPr>
              <w:spacing w:line="240" w:lineRule="auto"/>
              <w:rPr>
                <w:rFonts w:cs="Arial"/>
              </w:rPr>
            </w:pPr>
          </w:p>
        </w:tc>
        <w:tc>
          <w:tcPr>
            <w:tcW w:w="346" w:type="dxa"/>
          </w:tcPr>
          <w:p w14:paraId="4180B591" w14:textId="77777777" w:rsidR="007775D6" w:rsidRPr="009D1F1B" w:rsidRDefault="007775D6" w:rsidP="003E47BB">
            <w:pPr>
              <w:spacing w:line="240" w:lineRule="auto"/>
              <w:rPr>
                <w:rFonts w:cs="Arial"/>
              </w:rPr>
            </w:pPr>
          </w:p>
        </w:tc>
        <w:tc>
          <w:tcPr>
            <w:tcW w:w="346" w:type="dxa"/>
          </w:tcPr>
          <w:p w14:paraId="17F2B3A5" w14:textId="77777777" w:rsidR="007775D6" w:rsidRPr="009D1F1B" w:rsidRDefault="007775D6" w:rsidP="003E47BB">
            <w:pPr>
              <w:spacing w:line="240" w:lineRule="auto"/>
              <w:rPr>
                <w:rFonts w:cs="Arial"/>
              </w:rPr>
            </w:pPr>
            <w:r w:rsidRPr="009D1F1B">
              <w:rPr>
                <w:rFonts w:cs="Arial"/>
              </w:rPr>
              <w:t>x</w:t>
            </w:r>
          </w:p>
        </w:tc>
        <w:tc>
          <w:tcPr>
            <w:tcW w:w="346" w:type="dxa"/>
          </w:tcPr>
          <w:p w14:paraId="54E27B9D" w14:textId="77777777" w:rsidR="007775D6" w:rsidRPr="009D1F1B" w:rsidRDefault="007775D6" w:rsidP="003E47BB">
            <w:pPr>
              <w:spacing w:line="240" w:lineRule="auto"/>
              <w:rPr>
                <w:rFonts w:cs="Arial"/>
              </w:rPr>
            </w:pPr>
          </w:p>
        </w:tc>
        <w:tc>
          <w:tcPr>
            <w:tcW w:w="346" w:type="dxa"/>
          </w:tcPr>
          <w:p w14:paraId="0FAD0922" w14:textId="77777777" w:rsidR="007775D6" w:rsidRPr="009D1F1B" w:rsidRDefault="007775D6" w:rsidP="003E47BB">
            <w:pPr>
              <w:spacing w:line="240" w:lineRule="auto"/>
              <w:rPr>
                <w:rFonts w:cs="Arial"/>
              </w:rPr>
            </w:pPr>
            <w:r w:rsidRPr="009D1F1B">
              <w:rPr>
                <w:rFonts w:cs="Arial"/>
              </w:rPr>
              <w:t>A</w:t>
            </w:r>
          </w:p>
        </w:tc>
        <w:tc>
          <w:tcPr>
            <w:tcW w:w="2732" w:type="dxa"/>
          </w:tcPr>
          <w:p w14:paraId="7C4421AF" w14:textId="77777777" w:rsidR="007775D6" w:rsidRPr="009D1F1B" w:rsidRDefault="007775D6" w:rsidP="003E47BB">
            <w:pPr>
              <w:spacing w:line="240" w:lineRule="auto"/>
              <w:rPr>
                <w:rFonts w:cs="Arial"/>
              </w:rPr>
            </w:pPr>
            <w:r>
              <w:rPr>
                <w:rFonts w:cs="Arial"/>
              </w:rPr>
              <w:t>see Annex B of this document</w:t>
            </w:r>
          </w:p>
        </w:tc>
      </w:tr>
      <w:tr w:rsidR="00B179F8" w:rsidRPr="009D1F1B" w14:paraId="4FBC8CA1" w14:textId="77777777" w:rsidTr="00B179F8">
        <w:tc>
          <w:tcPr>
            <w:tcW w:w="1059" w:type="dxa"/>
          </w:tcPr>
          <w:p w14:paraId="45C158CD" w14:textId="77777777" w:rsidR="007775D6" w:rsidRPr="009D1F1B" w:rsidRDefault="007775D6" w:rsidP="003E47BB">
            <w:pPr>
              <w:spacing w:line="240" w:lineRule="auto"/>
              <w:rPr>
                <w:rFonts w:cs="Arial"/>
              </w:rPr>
            </w:pPr>
            <w:r w:rsidRPr="009D1F1B">
              <w:rPr>
                <w:rFonts w:cs="Arial"/>
              </w:rPr>
              <w:lastRenderedPageBreak/>
              <w:t>PA-21</w:t>
            </w:r>
          </w:p>
        </w:tc>
        <w:tc>
          <w:tcPr>
            <w:tcW w:w="2731" w:type="dxa"/>
          </w:tcPr>
          <w:p w14:paraId="25788D3C" w14:textId="77777777" w:rsidR="007775D6" w:rsidRPr="009D1F1B" w:rsidRDefault="007775D6" w:rsidP="003E47BB">
            <w:pPr>
              <w:spacing w:line="240" w:lineRule="auto"/>
              <w:rPr>
                <w:rFonts w:cs="Arial"/>
              </w:rPr>
            </w:pPr>
            <w:r w:rsidRPr="009D1F1B">
              <w:rPr>
                <w:rFonts w:cs="Arial"/>
              </w:rPr>
              <w:t>Compliance Matrix to PA requirements</w:t>
            </w:r>
          </w:p>
        </w:tc>
        <w:tc>
          <w:tcPr>
            <w:tcW w:w="345" w:type="dxa"/>
          </w:tcPr>
          <w:p w14:paraId="1CCF0BB1" w14:textId="77777777" w:rsidR="007775D6" w:rsidRPr="009D1F1B" w:rsidRDefault="007775D6" w:rsidP="003E47BB">
            <w:pPr>
              <w:spacing w:line="240" w:lineRule="auto"/>
              <w:rPr>
                <w:rFonts w:cs="Arial"/>
              </w:rPr>
            </w:pPr>
            <w:r w:rsidRPr="009D1F1B">
              <w:rPr>
                <w:rFonts w:cs="Arial"/>
              </w:rPr>
              <w:t>x</w:t>
            </w:r>
          </w:p>
        </w:tc>
        <w:tc>
          <w:tcPr>
            <w:tcW w:w="345" w:type="dxa"/>
          </w:tcPr>
          <w:p w14:paraId="4E00576C" w14:textId="65068965" w:rsidR="007775D6" w:rsidRPr="009D1F1B" w:rsidRDefault="007775D6" w:rsidP="003E47BB">
            <w:pPr>
              <w:spacing w:line="240" w:lineRule="auto"/>
              <w:rPr>
                <w:rFonts w:cs="Arial"/>
              </w:rPr>
            </w:pPr>
          </w:p>
        </w:tc>
        <w:tc>
          <w:tcPr>
            <w:tcW w:w="346" w:type="dxa"/>
          </w:tcPr>
          <w:p w14:paraId="7E26A711" w14:textId="77777777" w:rsidR="007775D6" w:rsidRPr="009D1F1B" w:rsidRDefault="007775D6" w:rsidP="003E47BB">
            <w:pPr>
              <w:spacing w:line="240" w:lineRule="auto"/>
              <w:rPr>
                <w:rFonts w:cs="Arial"/>
              </w:rPr>
            </w:pPr>
            <w:r w:rsidRPr="009D1F1B">
              <w:rPr>
                <w:rFonts w:cs="Arial"/>
              </w:rPr>
              <w:t>x</w:t>
            </w:r>
          </w:p>
        </w:tc>
        <w:tc>
          <w:tcPr>
            <w:tcW w:w="346" w:type="dxa"/>
          </w:tcPr>
          <w:p w14:paraId="2BE43967" w14:textId="77777777" w:rsidR="007775D6" w:rsidRPr="009D1F1B" w:rsidRDefault="007775D6" w:rsidP="003E47BB">
            <w:pPr>
              <w:spacing w:line="240" w:lineRule="auto"/>
              <w:rPr>
                <w:rFonts w:cs="Arial"/>
              </w:rPr>
            </w:pPr>
            <w:r w:rsidRPr="009D1F1B">
              <w:rPr>
                <w:rFonts w:cs="Arial"/>
              </w:rPr>
              <w:t>x</w:t>
            </w:r>
          </w:p>
        </w:tc>
        <w:tc>
          <w:tcPr>
            <w:tcW w:w="346" w:type="dxa"/>
          </w:tcPr>
          <w:p w14:paraId="6D7AF291" w14:textId="77777777" w:rsidR="007775D6" w:rsidRPr="009D1F1B" w:rsidRDefault="007775D6" w:rsidP="003E47BB">
            <w:pPr>
              <w:spacing w:line="240" w:lineRule="auto"/>
              <w:rPr>
                <w:rFonts w:cs="Arial"/>
              </w:rPr>
            </w:pPr>
          </w:p>
        </w:tc>
        <w:tc>
          <w:tcPr>
            <w:tcW w:w="346" w:type="dxa"/>
          </w:tcPr>
          <w:p w14:paraId="20B88FD3" w14:textId="77777777" w:rsidR="007775D6" w:rsidRPr="009D1F1B" w:rsidRDefault="007775D6" w:rsidP="003E47BB">
            <w:pPr>
              <w:spacing w:line="240" w:lineRule="auto"/>
              <w:rPr>
                <w:rFonts w:cs="Arial"/>
              </w:rPr>
            </w:pPr>
          </w:p>
        </w:tc>
        <w:tc>
          <w:tcPr>
            <w:tcW w:w="346" w:type="dxa"/>
          </w:tcPr>
          <w:p w14:paraId="3622A300" w14:textId="77777777" w:rsidR="007775D6" w:rsidRPr="009D1F1B" w:rsidRDefault="007775D6" w:rsidP="003E47BB">
            <w:pPr>
              <w:spacing w:line="240" w:lineRule="auto"/>
              <w:rPr>
                <w:rFonts w:cs="Arial"/>
              </w:rPr>
            </w:pPr>
          </w:p>
        </w:tc>
        <w:tc>
          <w:tcPr>
            <w:tcW w:w="346" w:type="dxa"/>
          </w:tcPr>
          <w:p w14:paraId="69D406CC" w14:textId="77777777" w:rsidR="007775D6" w:rsidRPr="009D1F1B" w:rsidRDefault="007775D6" w:rsidP="003E47BB">
            <w:pPr>
              <w:spacing w:line="240" w:lineRule="auto"/>
              <w:rPr>
                <w:rFonts w:cs="Arial"/>
              </w:rPr>
            </w:pPr>
          </w:p>
        </w:tc>
        <w:tc>
          <w:tcPr>
            <w:tcW w:w="346" w:type="dxa"/>
          </w:tcPr>
          <w:p w14:paraId="0615AB1C" w14:textId="77777777" w:rsidR="007775D6" w:rsidRPr="009D1F1B" w:rsidRDefault="007775D6" w:rsidP="003E47BB">
            <w:pPr>
              <w:spacing w:line="240" w:lineRule="auto"/>
              <w:rPr>
                <w:rFonts w:cs="Arial"/>
              </w:rPr>
            </w:pPr>
            <w:r w:rsidRPr="009D1F1B">
              <w:rPr>
                <w:rFonts w:cs="Arial"/>
              </w:rPr>
              <w:t>A</w:t>
            </w:r>
          </w:p>
        </w:tc>
        <w:tc>
          <w:tcPr>
            <w:tcW w:w="2732" w:type="dxa"/>
          </w:tcPr>
          <w:p w14:paraId="08521356" w14:textId="77777777" w:rsidR="007775D6" w:rsidRPr="009D1F1B" w:rsidRDefault="007775D6" w:rsidP="003E47BB">
            <w:pPr>
              <w:spacing w:line="240" w:lineRule="auto"/>
              <w:rPr>
                <w:rFonts w:cs="Arial"/>
              </w:rPr>
            </w:pPr>
          </w:p>
        </w:tc>
      </w:tr>
      <w:tr w:rsidR="00B179F8" w:rsidRPr="009D1F1B" w14:paraId="268EF336" w14:textId="77777777" w:rsidTr="00B179F8">
        <w:tc>
          <w:tcPr>
            <w:tcW w:w="1059" w:type="dxa"/>
          </w:tcPr>
          <w:p w14:paraId="0F6BD3C8" w14:textId="77777777" w:rsidR="007775D6" w:rsidRPr="009D1F1B" w:rsidRDefault="007775D6" w:rsidP="003E47BB">
            <w:pPr>
              <w:spacing w:line="240" w:lineRule="auto"/>
              <w:rPr>
                <w:rFonts w:cs="Arial"/>
              </w:rPr>
            </w:pPr>
            <w:r w:rsidRPr="009D1F1B">
              <w:rPr>
                <w:rFonts w:cs="Arial"/>
              </w:rPr>
              <w:t>PA-22</w:t>
            </w:r>
          </w:p>
        </w:tc>
        <w:tc>
          <w:tcPr>
            <w:tcW w:w="2731" w:type="dxa"/>
          </w:tcPr>
          <w:p w14:paraId="36A86A96" w14:textId="77777777" w:rsidR="007775D6" w:rsidRPr="009D1F1B" w:rsidRDefault="007775D6" w:rsidP="003E47BB">
            <w:pPr>
              <w:spacing w:line="240" w:lineRule="auto"/>
              <w:rPr>
                <w:rFonts w:cs="Arial"/>
              </w:rPr>
            </w:pPr>
            <w:r w:rsidRPr="009D1F1B">
              <w:rPr>
                <w:rFonts w:cs="Arial"/>
              </w:rPr>
              <w:t>MIP/KIP List</w:t>
            </w:r>
          </w:p>
        </w:tc>
        <w:tc>
          <w:tcPr>
            <w:tcW w:w="345" w:type="dxa"/>
          </w:tcPr>
          <w:p w14:paraId="760DC88B" w14:textId="46D1E2F3" w:rsidR="007775D6" w:rsidRPr="009D1F1B" w:rsidRDefault="007775D6" w:rsidP="003E47BB">
            <w:pPr>
              <w:spacing w:line="240" w:lineRule="auto"/>
              <w:rPr>
                <w:rFonts w:cs="Arial"/>
              </w:rPr>
            </w:pPr>
          </w:p>
        </w:tc>
        <w:tc>
          <w:tcPr>
            <w:tcW w:w="345" w:type="dxa"/>
          </w:tcPr>
          <w:p w14:paraId="09D3645A" w14:textId="7CFC5665" w:rsidR="007775D6" w:rsidRPr="009D1F1B" w:rsidRDefault="007775D6" w:rsidP="003E47BB">
            <w:pPr>
              <w:spacing w:line="240" w:lineRule="auto"/>
              <w:rPr>
                <w:rFonts w:cs="Arial"/>
              </w:rPr>
            </w:pPr>
          </w:p>
        </w:tc>
        <w:tc>
          <w:tcPr>
            <w:tcW w:w="346" w:type="dxa"/>
          </w:tcPr>
          <w:p w14:paraId="0DBD7AE2" w14:textId="778B63E3" w:rsidR="007775D6" w:rsidRPr="009D1F1B" w:rsidRDefault="007775D6" w:rsidP="003E47BB">
            <w:pPr>
              <w:spacing w:line="240" w:lineRule="auto"/>
              <w:rPr>
                <w:rFonts w:cs="Arial"/>
              </w:rPr>
            </w:pPr>
          </w:p>
        </w:tc>
        <w:tc>
          <w:tcPr>
            <w:tcW w:w="346" w:type="dxa"/>
          </w:tcPr>
          <w:p w14:paraId="391FEDB2" w14:textId="3983FDC4" w:rsidR="007775D6" w:rsidRPr="009D1F1B" w:rsidRDefault="007775D6" w:rsidP="003E47BB">
            <w:pPr>
              <w:spacing w:line="240" w:lineRule="auto"/>
              <w:rPr>
                <w:rFonts w:cs="Arial"/>
              </w:rPr>
            </w:pPr>
          </w:p>
        </w:tc>
        <w:tc>
          <w:tcPr>
            <w:tcW w:w="346" w:type="dxa"/>
          </w:tcPr>
          <w:p w14:paraId="18EE84FB" w14:textId="77777777" w:rsidR="007775D6" w:rsidRPr="009D1F1B" w:rsidRDefault="007775D6" w:rsidP="003E47BB">
            <w:pPr>
              <w:spacing w:line="240" w:lineRule="auto"/>
              <w:rPr>
                <w:rFonts w:cs="Arial"/>
              </w:rPr>
            </w:pPr>
          </w:p>
        </w:tc>
        <w:tc>
          <w:tcPr>
            <w:tcW w:w="346" w:type="dxa"/>
          </w:tcPr>
          <w:p w14:paraId="11705752" w14:textId="17AB1D40" w:rsidR="007775D6" w:rsidRPr="009D1F1B" w:rsidRDefault="007775D6" w:rsidP="003E47BB">
            <w:pPr>
              <w:spacing w:line="240" w:lineRule="auto"/>
              <w:rPr>
                <w:rFonts w:cs="Arial"/>
              </w:rPr>
            </w:pPr>
          </w:p>
        </w:tc>
        <w:tc>
          <w:tcPr>
            <w:tcW w:w="346" w:type="dxa"/>
          </w:tcPr>
          <w:p w14:paraId="333F3957" w14:textId="77777777" w:rsidR="007775D6" w:rsidRPr="009D1F1B" w:rsidRDefault="007775D6" w:rsidP="003E47BB">
            <w:pPr>
              <w:spacing w:line="240" w:lineRule="auto"/>
              <w:rPr>
                <w:rFonts w:cs="Arial"/>
              </w:rPr>
            </w:pPr>
          </w:p>
        </w:tc>
        <w:tc>
          <w:tcPr>
            <w:tcW w:w="346" w:type="dxa"/>
          </w:tcPr>
          <w:p w14:paraId="1B879D64" w14:textId="77777777" w:rsidR="007775D6" w:rsidRPr="009D1F1B" w:rsidRDefault="007775D6" w:rsidP="003E47BB">
            <w:pPr>
              <w:spacing w:line="240" w:lineRule="auto"/>
              <w:rPr>
                <w:rFonts w:cs="Arial"/>
              </w:rPr>
            </w:pPr>
          </w:p>
        </w:tc>
        <w:tc>
          <w:tcPr>
            <w:tcW w:w="346" w:type="dxa"/>
          </w:tcPr>
          <w:p w14:paraId="3CADD68D" w14:textId="77777777" w:rsidR="007775D6" w:rsidRPr="009D1F1B" w:rsidRDefault="007775D6" w:rsidP="003E47BB">
            <w:pPr>
              <w:spacing w:line="240" w:lineRule="auto"/>
              <w:rPr>
                <w:rFonts w:cs="Arial"/>
              </w:rPr>
            </w:pPr>
            <w:r w:rsidRPr="009D1F1B">
              <w:rPr>
                <w:rFonts w:cs="Arial"/>
              </w:rPr>
              <w:t>R</w:t>
            </w:r>
          </w:p>
        </w:tc>
        <w:tc>
          <w:tcPr>
            <w:tcW w:w="2732" w:type="dxa"/>
          </w:tcPr>
          <w:p w14:paraId="740CB52A" w14:textId="77777777" w:rsidR="007775D6" w:rsidRPr="009D1F1B" w:rsidRDefault="007775D6" w:rsidP="003E47BB">
            <w:pPr>
              <w:spacing w:line="240" w:lineRule="auto"/>
              <w:rPr>
                <w:rFonts w:cs="Arial"/>
              </w:rPr>
            </w:pPr>
          </w:p>
        </w:tc>
      </w:tr>
      <w:tr w:rsidR="00B179F8" w:rsidRPr="009D1F1B" w14:paraId="4A982916" w14:textId="77777777" w:rsidTr="00B179F8">
        <w:tc>
          <w:tcPr>
            <w:tcW w:w="1059" w:type="dxa"/>
          </w:tcPr>
          <w:p w14:paraId="5892BB76" w14:textId="31F6AC6D" w:rsidR="007775D6" w:rsidRPr="009D1F1B" w:rsidRDefault="007775D6" w:rsidP="00120A2A">
            <w:pPr>
              <w:spacing w:line="240" w:lineRule="auto"/>
              <w:rPr>
                <w:rFonts w:cs="Arial"/>
              </w:rPr>
            </w:pPr>
            <w:r>
              <w:rPr>
                <w:rFonts w:cs="Arial"/>
              </w:rPr>
              <w:t>PA-23</w:t>
            </w:r>
          </w:p>
        </w:tc>
        <w:tc>
          <w:tcPr>
            <w:tcW w:w="2731" w:type="dxa"/>
          </w:tcPr>
          <w:p w14:paraId="102E8472" w14:textId="5F4191A9" w:rsidR="007775D6" w:rsidRPr="009D1F1B" w:rsidRDefault="007775D6" w:rsidP="00120A2A">
            <w:pPr>
              <w:spacing w:line="240" w:lineRule="auto"/>
              <w:rPr>
                <w:rFonts w:cs="Arial"/>
              </w:rPr>
            </w:pPr>
            <w:r w:rsidRPr="00396231">
              <w:rPr>
                <w:rFonts w:cs="Arial"/>
              </w:rPr>
              <w:t>Cleanliness and Contamination Control Plan (CCCP)</w:t>
            </w:r>
          </w:p>
        </w:tc>
        <w:tc>
          <w:tcPr>
            <w:tcW w:w="345" w:type="dxa"/>
          </w:tcPr>
          <w:p w14:paraId="639BD670" w14:textId="77777777" w:rsidR="007775D6" w:rsidRPr="009D1F1B" w:rsidDel="00120A2A" w:rsidRDefault="007775D6" w:rsidP="00120A2A">
            <w:pPr>
              <w:spacing w:line="240" w:lineRule="auto"/>
              <w:rPr>
                <w:rFonts w:cs="Arial"/>
              </w:rPr>
            </w:pPr>
          </w:p>
        </w:tc>
        <w:tc>
          <w:tcPr>
            <w:tcW w:w="345" w:type="dxa"/>
          </w:tcPr>
          <w:p w14:paraId="6C7E7C66" w14:textId="77777777" w:rsidR="007775D6" w:rsidRPr="009D1F1B" w:rsidDel="00120A2A" w:rsidRDefault="007775D6" w:rsidP="00120A2A">
            <w:pPr>
              <w:spacing w:line="240" w:lineRule="auto"/>
              <w:rPr>
                <w:rFonts w:cs="Arial"/>
              </w:rPr>
            </w:pPr>
          </w:p>
        </w:tc>
        <w:tc>
          <w:tcPr>
            <w:tcW w:w="346" w:type="dxa"/>
          </w:tcPr>
          <w:p w14:paraId="4B773C9B" w14:textId="77777777" w:rsidR="007775D6" w:rsidRPr="009D1F1B" w:rsidDel="00120A2A" w:rsidRDefault="007775D6" w:rsidP="00120A2A">
            <w:pPr>
              <w:spacing w:line="240" w:lineRule="auto"/>
              <w:rPr>
                <w:rFonts w:cs="Arial"/>
              </w:rPr>
            </w:pPr>
          </w:p>
        </w:tc>
        <w:tc>
          <w:tcPr>
            <w:tcW w:w="346" w:type="dxa"/>
          </w:tcPr>
          <w:p w14:paraId="385CE159" w14:textId="77777777" w:rsidR="007775D6" w:rsidRPr="009D1F1B" w:rsidDel="00120A2A" w:rsidRDefault="007775D6" w:rsidP="00120A2A">
            <w:pPr>
              <w:spacing w:line="240" w:lineRule="auto"/>
              <w:rPr>
                <w:rFonts w:cs="Arial"/>
              </w:rPr>
            </w:pPr>
          </w:p>
        </w:tc>
        <w:tc>
          <w:tcPr>
            <w:tcW w:w="346" w:type="dxa"/>
          </w:tcPr>
          <w:p w14:paraId="5E3DE168" w14:textId="77777777" w:rsidR="007775D6" w:rsidRPr="009D1F1B" w:rsidRDefault="007775D6" w:rsidP="00120A2A">
            <w:pPr>
              <w:spacing w:line="240" w:lineRule="auto"/>
              <w:rPr>
                <w:rFonts w:cs="Arial"/>
              </w:rPr>
            </w:pPr>
          </w:p>
        </w:tc>
        <w:tc>
          <w:tcPr>
            <w:tcW w:w="346" w:type="dxa"/>
          </w:tcPr>
          <w:p w14:paraId="06FD36F7" w14:textId="77777777" w:rsidR="007775D6" w:rsidRPr="009D1F1B" w:rsidDel="00120A2A" w:rsidRDefault="007775D6" w:rsidP="00120A2A">
            <w:pPr>
              <w:spacing w:line="240" w:lineRule="auto"/>
              <w:rPr>
                <w:rFonts w:cs="Arial"/>
              </w:rPr>
            </w:pPr>
          </w:p>
        </w:tc>
        <w:tc>
          <w:tcPr>
            <w:tcW w:w="346" w:type="dxa"/>
          </w:tcPr>
          <w:p w14:paraId="14240DA1" w14:textId="77777777" w:rsidR="007775D6" w:rsidRPr="009D1F1B" w:rsidRDefault="007775D6" w:rsidP="00120A2A">
            <w:pPr>
              <w:spacing w:line="240" w:lineRule="auto"/>
              <w:rPr>
                <w:rFonts w:cs="Arial"/>
              </w:rPr>
            </w:pPr>
          </w:p>
        </w:tc>
        <w:tc>
          <w:tcPr>
            <w:tcW w:w="346" w:type="dxa"/>
          </w:tcPr>
          <w:p w14:paraId="462B8EB0" w14:textId="46C23CE7" w:rsidR="007775D6" w:rsidRPr="009D1F1B" w:rsidRDefault="007775D6" w:rsidP="00120A2A">
            <w:pPr>
              <w:spacing w:line="240" w:lineRule="auto"/>
              <w:rPr>
                <w:rFonts w:cs="Arial"/>
              </w:rPr>
            </w:pPr>
            <w:proofErr w:type="spellStart"/>
            <w:r>
              <w:rPr>
                <w:rFonts w:cs="Arial"/>
              </w:rPr>
              <w:t>a/r</w:t>
            </w:r>
            <w:proofErr w:type="spellEnd"/>
          </w:p>
        </w:tc>
        <w:tc>
          <w:tcPr>
            <w:tcW w:w="346" w:type="dxa"/>
          </w:tcPr>
          <w:p w14:paraId="100DCE6E" w14:textId="717DE5D8" w:rsidR="007775D6" w:rsidRPr="009D1F1B" w:rsidRDefault="007775D6" w:rsidP="00120A2A">
            <w:pPr>
              <w:spacing w:line="240" w:lineRule="auto"/>
              <w:rPr>
                <w:rFonts w:cs="Arial"/>
              </w:rPr>
            </w:pPr>
            <w:r>
              <w:rPr>
                <w:rFonts w:cs="Arial"/>
              </w:rPr>
              <w:t>A</w:t>
            </w:r>
          </w:p>
        </w:tc>
        <w:tc>
          <w:tcPr>
            <w:tcW w:w="2732" w:type="dxa"/>
          </w:tcPr>
          <w:p w14:paraId="7CB5194A" w14:textId="05E78D6D" w:rsidR="007775D6" w:rsidRPr="009D1F1B" w:rsidRDefault="007775D6" w:rsidP="00120A2A">
            <w:pPr>
              <w:spacing w:line="240" w:lineRule="auto"/>
              <w:rPr>
                <w:rFonts w:cs="Arial"/>
              </w:rPr>
            </w:pPr>
            <w:r>
              <w:t>As per annex A of ECSS</w:t>
            </w:r>
            <w:r>
              <w:rPr>
                <w:rFonts w:ascii="Cambria Math" w:hAnsi="Cambria Math" w:cs="Cambria Math"/>
              </w:rPr>
              <w:t>‐</w:t>
            </w:r>
            <w:r>
              <w:t>Q</w:t>
            </w:r>
            <w:r>
              <w:rPr>
                <w:rFonts w:ascii="Cambria Math" w:hAnsi="Cambria Math" w:cs="Cambria Math"/>
              </w:rPr>
              <w:t>‐</w:t>
            </w:r>
            <w:r>
              <w:t>ST</w:t>
            </w:r>
            <w:r>
              <w:rPr>
                <w:rFonts w:ascii="Cambria Math" w:hAnsi="Cambria Math" w:cs="Cambria Math"/>
              </w:rPr>
              <w:t>‐</w:t>
            </w:r>
            <w:r>
              <w:t>70</w:t>
            </w:r>
            <w:r>
              <w:rPr>
                <w:rFonts w:ascii="Cambria Math" w:hAnsi="Cambria Math" w:cs="Cambria Math"/>
              </w:rPr>
              <w:t>‐</w:t>
            </w:r>
            <w:r>
              <w:t>01C</w:t>
            </w:r>
          </w:p>
        </w:tc>
      </w:tr>
    </w:tbl>
    <w:p w14:paraId="09D66708" w14:textId="77777777" w:rsidR="002B0EFF" w:rsidRDefault="002B0EFF" w:rsidP="00FA08B6">
      <w:pPr>
        <w:rPr>
          <w:lang w:eastAsia="en-GB"/>
        </w:rPr>
      </w:pPr>
    </w:p>
    <w:p w14:paraId="050E7F14" w14:textId="77777777" w:rsidR="006C2DEC" w:rsidRDefault="006C2DEC" w:rsidP="00FA08B6">
      <w:pPr>
        <w:rPr>
          <w:lang w:eastAsia="en-GB"/>
        </w:rPr>
      </w:pPr>
    </w:p>
    <w:p w14:paraId="15E43C66" w14:textId="5103CD3A" w:rsidR="00D23A77" w:rsidRDefault="006C2DEC">
      <w:pPr>
        <w:spacing w:line="240" w:lineRule="auto"/>
        <w:jc w:val="left"/>
        <w:rPr>
          <w:lang w:eastAsia="en-GB"/>
        </w:rPr>
      </w:pPr>
      <w:bookmarkStart w:id="7455" w:name="_Toc466983239"/>
      <w:bookmarkStart w:id="7456" w:name="_Toc466528432"/>
      <w:bookmarkStart w:id="7457" w:name="_Toc466528714"/>
      <w:bookmarkStart w:id="7458" w:name="_Toc466528974"/>
      <w:bookmarkStart w:id="7459" w:name="_Toc466613161"/>
      <w:bookmarkStart w:id="7460" w:name="_Toc466613563"/>
      <w:bookmarkStart w:id="7461" w:name="_Toc466634604"/>
      <w:bookmarkStart w:id="7462" w:name="_Toc466635467"/>
      <w:bookmarkStart w:id="7463" w:name="_Toc466638240"/>
      <w:bookmarkStart w:id="7464" w:name="_Toc466528438"/>
      <w:bookmarkStart w:id="7465" w:name="_Toc466528720"/>
      <w:bookmarkStart w:id="7466" w:name="_Toc466528980"/>
      <w:bookmarkStart w:id="7467" w:name="_Toc466613167"/>
      <w:bookmarkStart w:id="7468" w:name="_Toc466613569"/>
      <w:bookmarkStart w:id="7469" w:name="_Toc466634610"/>
      <w:bookmarkStart w:id="7470" w:name="_Toc466635473"/>
      <w:bookmarkStart w:id="7471" w:name="_Toc466638246"/>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r>
        <w:rPr>
          <w:lang w:eastAsia="en-GB"/>
        </w:rPr>
        <w:br w:type="page"/>
      </w:r>
    </w:p>
    <w:p w14:paraId="08E44A1A" w14:textId="77777777" w:rsidR="002939A3" w:rsidRDefault="002939A3">
      <w:pPr>
        <w:ind w:firstLine="720"/>
        <w:jc w:val="center"/>
        <w:rPr>
          <w:sz w:val="22"/>
          <w:szCs w:val="22"/>
        </w:rPr>
      </w:pPr>
    </w:p>
    <w:p w14:paraId="38FB85DD" w14:textId="61164A97" w:rsidR="002939A3" w:rsidRDefault="002939A3">
      <w:pPr>
        <w:ind w:firstLine="720"/>
        <w:jc w:val="center"/>
        <w:rPr>
          <w:sz w:val="22"/>
          <w:szCs w:val="22"/>
        </w:rPr>
      </w:pPr>
    </w:p>
    <w:p w14:paraId="2F38725A" w14:textId="164787D0" w:rsidR="002B0EFF" w:rsidRDefault="002B0EFF">
      <w:pPr>
        <w:ind w:firstLine="720"/>
        <w:jc w:val="center"/>
        <w:rPr>
          <w:sz w:val="22"/>
          <w:szCs w:val="22"/>
        </w:rPr>
      </w:pPr>
    </w:p>
    <w:p w14:paraId="5131E504" w14:textId="406A6B8E" w:rsidR="002B0EFF" w:rsidRDefault="002B0EFF">
      <w:pPr>
        <w:ind w:firstLine="720"/>
        <w:jc w:val="center"/>
        <w:rPr>
          <w:sz w:val="22"/>
          <w:szCs w:val="22"/>
        </w:rPr>
      </w:pPr>
    </w:p>
    <w:p w14:paraId="232B5B55" w14:textId="51BD444E" w:rsidR="002B0EFF" w:rsidRDefault="002B0EFF">
      <w:pPr>
        <w:ind w:firstLine="720"/>
        <w:jc w:val="center"/>
        <w:rPr>
          <w:sz w:val="22"/>
          <w:szCs w:val="22"/>
        </w:rPr>
      </w:pPr>
    </w:p>
    <w:p w14:paraId="64F25840" w14:textId="5ECA5E17" w:rsidR="002B0EFF" w:rsidRDefault="002B0EFF">
      <w:pPr>
        <w:ind w:firstLine="720"/>
        <w:jc w:val="center"/>
        <w:rPr>
          <w:sz w:val="22"/>
          <w:szCs w:val="22"/>
        </w:rPr>
      </w:pPr>
    </w:p>
    <w:p w14:paraId="14888095" w14:textId="39EABD49" w:rsidR="002B0EFF" w:rsidRDefault="002B0EFF">
      <w:pPr>
        <w:ind w:firstLine="720"/>
        <w:jc w:val="center"/>
        <w:rPr>
          <w:sz w:val="22"/>
          <w:szCs w:val="22"/>
        </w:rPr>
      </w:pPr>
    </w:p>
    <w:p w14:paraId="7D6C6591" w14:textId="2E0ED130" w:rsidR="002B0EFF" w:rsidRDefault="002B0EFF">
      <w:pPr>
        <w:ind w:firstLine="720"/>
        <w:jc w:val="center"/>
        <w:rPr>
          <w:sz w:val="22"/>
          <w:szCs w:val="22"/>
        </w:rPr>
      </w:pPr>
    </w:p>
    <w:p w14:paraId="097BF116" w14:textId="5D09B4A9" w:rsidR="002B0EFF" w:rsidRDefault="002B0EFF">
      <w:pPr>
        <w:ind w:firstLine="720"/>
        <w:jc w:val="center"/>
        <w:rPr>
          <w:sz w:val="22"/>
          <w:szCs w:val="22"/>
        </w:rPr>
      </w:pPr>
    </w:p>
    <w:p w14:paraId="5864A071" w14:textId="43928AEF" w:rsidR="001320F1" w:rsidRDefault="001320F1">
      <w:pPr>
        <w:ind w:firstLine="720"/>
        <w:jc w:val="center"/>
        <w:rPr>
          <w:sz w:val="22"/>
          <w:szCs w:val="22"/>
        </w:rPr>
      </w:pPr>
    </w:p>
    <w:p w14:paraId="67E8CCA9" w14:textId="6900676D" w:rsidR="001320F1" w:rsidRDefault="001320F1">
      <w:pPr>
        <w:ind w:firstLine="720"/>
        <w:jc w:val="center"/>
        <w:rPr>
          <w:sz w:val="22"/>
          <w:szCs w:val="22"/>
        </w:rPr>
      </w:pPr>
    </w:p>
    <w:p w14:paraId="4F8CC05A" w14:textId="65BC0AEB" w:rsidR="001320F1" w:rsidRDefault="001320F1">
      <w:pPr>
        <w:ind w:firstLine="720"/>
        <w:jc w:val="center"/>
        <w:rPr>
          <w:sz w:val="22"/>
          <w:szCs w:val="22"/>
        </w:rPr>
      </w:pPr>
    </w:p>
    <w:p w14:paraId="79FBCB7C" w14:textId="4BBA4663" w:rsidR="001320F1" w:rsidRDefault="001320F1">
      <w:pPr>
        <w:ind w:firstLine="720"/>
        <w:jc w:val="center"/>
        <w:rPr>
          <w:sz w:val="22"/>
          <w:szCs w:val="22"/>
        </w:rPr>
      </w:pPr>
    </w:p>
    <w:p w14:paraId="442B24FF" w14:textId="46372D18" w:rsidR="001320F1" w:rsidRDefault="001320F1">
      <w:pPr>
        <w:ind w:firstLine="720"/>
        <w:jc w:val="center"/>
        <w:rPr>
          <w:sz w:val="22"/>
          <w:szCs w:val="22"/>
        </w:rPr>
      </w:pPr>
    </w:p>
    <w:p w14:paraId="4DC9BF1F" w14:textId="4FB5D417" w:rsidR="001320F1" w:rsidRDefault="001320F1">
      <w:pPr>
        <w:ind w:firstLine="720"/>
        <w:jc w:val="center"/>
        <w:rPr>
          <w:sz w:val="22"/>
          <w:szCs w:val="22"/>
        </w:rPr>
      </w:pPr>
    </w:p>
    <w:p w14:paraId="0D96494E" w14:textId="5986EBBC" w:rsidR="001320F1" w:rsidRDefault="001320F1">
      <w:pPr>
        <w:ind w:firstLine="720"/>
        <w:jc w:val="center"/>
        <w:rPr>
          <w:sz w:val="22"/>
          <w:szCs w:val="22"/>
        </w:rPr>
      </w:pPr>
    </w:p>
    <w:p w14:paraId="280E6031" w14:textId="77777777" w:rsidR="001320F1" w:rsidRDefault="001320F1">
      <w:pPr>
        <w:ind w:firstLine="720"/>
        <w:jc w:val="center"/>
        <w:rPr>
          <w:sz w:val="22"/>
          <w:szCs w:val="22"/>
        </w:rPr>
      </w:pPr>
    </w:p>
    <w:p w14:paraId="301DD14B" w14:textId="0A6CDC7B" w:rsidR="002B0EFF" w:rsidRDefault="002B0EFF">
      <w:pPr>
        <w:ind w:firstLine="720"/>
        <w:jc w:val="center"/>
        <w:rPr>
          <w:sz w:val="22"/>
          <w:szCs w:val="22"/>
        </w:rPr>
      </w:pPr>
    </w:p>
    <w:p w14:paraId="0D530F5D" w14:textId="77777777" w:rsidR="002B0EFF" w:rsidRDefault="002B0EFF">
      <w:pPr>
        <w:ind w:firstLine="720"/>
        <w:jc w:val="center"/>
        <w:rPr>
          <w:sz w:val="22"/>
          <w:szCs w:val="22"/>
        </w:rPr>
      </w:pPr>
    </w:p>
    <w:p w14:paraId="244B2E87" w14:textId="77777777" w:rsidR="002939A3" w:rsidRDefault="002939A3">
      <w:pPr>
        <w:ind w:firstLine="720"/>
        <w:jc w:val="center"/>
        <w:rPr>
          <w:sz w:val="22"/>
          <w:szCs w:val="22"/>
        </w:rPr>
      </w:pPr>
    </w:p>
    <w:p w14:paraId="7344B034" w14:textId="77777777" w:rsidR="003B6659" w:rsidRDefault="00892E48">
      <w:pPr>
        <w:ind w:firstLine="720"/>
        <w:jc w:val="center"/>
        <w:rPr>
          <w:i/>
          <w:sz w:val="22"/>
          <w:szCs w:val="22"/>
        </w:rPr>
      </w:pPr>
      <w:r>
        <w:rPr>
          <w:i/>
          <w:sz w:val="22"/>
          <w:szCs w:val="22"/>
        </w:rPr>
        <w:t>End of Document</w:t>
      </w:r>
    </w:p>
    <w:p w14:paraId="2D28BFD1" w14:textId="77777777" w:rsidR="009D1BDE" w:rsidRDefault="009D1BDE" w:rsidP="0067092A">
      <w:pPr>
        <w:rPr>
          <w:lang w:val="en-US"/>
        </w:rPr>
      </w:pPr>
      <w:bookmarkStart w:id="7472" w:name="doors_1483"/>
      <w:bookmarkStart w:id="7473" w:name="doors_1518"/>
      <w:bookmarkEnd w:id="7472"/>
      <w:bookmarkEnd w:id="7473"/>
    </w:p>
    <w:p w14:paraId="63CD8549" w14:textId="0E16A6E4" w:rsidR="001F440C" w:rsidRDefault="001F440C" w:rsidP="0067092A">
      <w:pPr>
        <w:rPr>
          <w:lang w:val="en-US"/>
        </w:rPr>
      </w:pPr>
    </w:p>
    <w:p w14:paraId="56F4F2E2" w14:textId="77777777" w:rsidR="001F440C" w:rsidRDefault="001F440C" w:rsidP="0067092A">
      <w:pPr>
        <w:rPr>
          <w:lang w:val="en-US"/>
        </w:rPr>
      </w:pPr>
    </w:p>
    <w:p w14:paraId="400E01CE" w14:textId="77777777" w:rsidR="001F440C" w:rsidRDefault="001F440C" w:rsidP="0067092A">
      <w:pPr>
        <w:rPr>
          <w:lang w:val="en-US"/>
        </w:rPr>
      </w:pPr>
    </w:p>
    <w:p w14:paraId="3F5EA09F" w14:textId="77777777" w:rsidR="001F440C" w:rsidRDefault="001F440C" w:rsidP="0067092A">
      <w:pPr>
        <w:rPr>
          <w:lang w:val="en-US"/>
        </w:rPr>
      </w:pPr>
    </w:p>
    <w:p w14:paraId="60FE7EE0" w14:textId="77777777" w:rsidR="001F440C" w:rsidRDefault="001F440C" w:rsidP="0067092A">
      <w:pPr>
        <w:rPr>
          <w:lang w:val="en-US"/>
        </w:rPr>
      </w:pPr>
    </w:p>
    <w:p w14:paraId="4E79BA04" w14:textId="77777777" w:rsidR="001F440C" w:rsidRDefault="001F440C" w:rsidP="0067092A">
      <w:pPr>
        <w:rPr>
          <w:lang w:val="en-US"/>
        </w:rPr>
      </w:pPr>
    </w:p>
    <w:p w14:paraId="76076D33" w14:textId="77777777" w:rsidR="001F440C" w:rsidRDefault="001F440C" w:rsidP="0067092A">
      <w:pPr>
        <w:rPr>
          <w:lang w:val="en-US"/>
        </w:rPr>
      </w:pPr>
    </w:p>
    <w:p w14:paraId="3E3F635B" w14:textId="77777777" w:rsidR="001F440C" w:rsidRDefault="001F440C" w:rsidP="0067092A">
      <w:pPr>
        <w:rPr>
          <w:lang w:val="en-US"/>
        </w:rPr>
      </w:pPr>
    </w:p>
    <w:p w14:paraId="4FE46FC5" w14:textId="77777777" w:rsidR="001F440C" w:rsidRDefault="001F440C" w:rsidP="0067092A">
      <w:pPr>
        <w:rPr>
          <w:lang w:val="en-US"/>
        </w:rPr>
      </w:pPr>
    </w:p>
    <w:p w14:paraId="08F5B1B7" w14:textId="77777777" w:rsidR="001F440C" w:rsidRDefault="001F440C" w:rsidP="0067092A">
      <w:pPr>
        <w:rPr>
          <w:lang w:val="en-US"/>
        </w:rPr>
      </w:pPr>
    </w:p>
    <w:p w14:paraId="10D71688" w14:textId="77777777" w:rsidR="001F440C" w:rsidRDefault="001F440C" w:rsidP="0067092A">
      <w:pPr>
        <w:rPr>
          <w:lang w:val="en-US"/>
        </w:rPr>
      </w:pPr>
    </w:p>
    <w:p w14:paraId="5B197795" w14:textId="77777777" w:rsidR="001F440C" w:rsidRDefault="001F440C" w:rsidP="0067092A">
      <w:pPr>
        <w:rPr>
          <w:lang w:val="en-US"/>
        </w:rPr>
      </w:pPr>
    </w:p>
    <w:p w14:paraId="052C07D0" w14:textId="77777777" w:rsidR="001F440C" w:rsidRPr="00444D59" w:rsidRDefault="001F440C" w:rsidP="0067092A">
      <w:pPr>
        <w:rPr>
          <w:lang w:val="en-US"/>
        </w:rPr>
      </w:pPr>
    </w:p>
    <w:sectPr w:rsidR="001F440C" w:rsidRPr="00444D59" w:rsidSect="004C109D">
      <w:headerReference w:type="default" r:id="rId11"/>
      <w:footerReference w:type="default" r:id="rId12"/>
      <w:headerReference w:type="first" r:id="rId13"/>
      <w:footerReference w:type="first" r:id="rId14"/>
      <w:pgSz w:w="11907" w:h="16840" w:code="9"/>
      <w:pgMar w:top="1985" w:right="1077" w:bottom="1247" w:left="1077" w:header="567" w:footer="567" w:gutter="17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33AF6" w14:textId="77777777" w:rsidR="007B75C3" w:rsidRDefault="007B75C3">
      <w:r>
        <w:separator/>
      </w:r>
    </w:p>
  </w:endnote>
  <w:endnote w:type="continuationSeparator" w:id="0">
    <w:p w14:paraId="5DC32324" w14:textId="77777777" w:rsidR="007B75C3" w:rsidRDefault="007B75C3">
      <w:r>
        <w:continuationSeparator/>
      </w:r>
    </w:p>
  </w:endnote>
  <w:endnote w:type="continuationNotice" w:id="1">
    <w:p w14:paraId="72262923" w14:textId="77777777" w:rsidR="007B75C3" w:rsidRDefault="007B75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Bk BT">
    <w:altName w:val="Century Gothic"/>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EADS Sans">
    <w:altName w:val="Bell MT"/>
    <w:charset w:val="00"/>
    <w:family w:val="auto"/>
    <w:pitch w:val="variable"/>
    <w:sig w:usb0="00000003" w:usb1="0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ewCenturySchlbk">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7C5F" w14:textId="6576BC27" w:rsidR="00947772" w:rsidRDefault="00947772" w:rsidP="00D82365">
    <w:pPr>
      <w:pStyle w:val="CORP"/>
      <w:rPr>
        <w:sz w:val="16"/>
        <w:szCs w:val="16"/>
      </w:rPr>
    </w:pPr>
    <w:bookmarkStart w:id="7475" w:name="TITUS2FooterPrimary"/>
    <w:r w:rsidRPr="00D82365">
      <w:rPr>
        <w:color w:val="FFFFFF"/>
        <w:sz w:val="17"/>
        <w:szCs w:val="16"/>
      </w:rPr>
      <w:t>.</w:t>
    </w:r>
    <w:bookmarkEnd w:id="7475"/>
  </w:p>
  <w:p w14:paraId="4B6EC9FC" w14:textId="48332619" w:rsidR="00947772" w:rsidRPr="00D30B82" w:rsidRDefault="00947772" w:rsidP="00CE5471">
    <w:pPr>
      <w:pStyle w:val="CORP"/>
      <w:jc w:val="center"/>
      <w:rPr>
        <w:sz w:val="16"/>
        <w:szCs w:val="16"/>
      </w:rPr>
    </w:pPr>
    <w:r w:rsidRPr="00610EF8">
      <w:rPr>
        <w:sz w:val="16"/>
        <w:szCs w:val="16"/>
      </w:rPr>
      <w:t xml:space="preserve">This document may only be reproduced in whole or in part, or stored in a retrieval system, or transmitted in any form, or by any means electronic, mechanical, photocopying or otherwise, either with the prior permission of Airbus Defence and Space </w:t>
    </w:r>
    <w:r>
      <w:rPr>
        <w:sz w:val="16"/>
        <w:szCs w:val="16"/>
      </w:rPr>
      <w:t>GmbH</w:t>
    </w:r>
    <w:r>
      <w:rPr>
        <w:sz w:val="16"/>
        <w:szCs w:val="16"/>
      </w:rPr>
      <w:br/>
    </w:r>
    <w:r w:rsidRPr="006F7CD6">
      <w:rPr>
        <w:rFonts w:cs="Arial"/>
        <w:sz w:val="16"/>
        <w:szCs w:val="16"/>
      </w:rPr>
      <w:t>©</w:t>
    </w:r>
    <w:r>
      <w:rPr>
        <w:sz w:val="16"/>
        <w:szCs w:val="16"/>
      </w:rPr>
      <w:t xml:space="preserve"> </w:t>
    </w:r>
    <w:r w:rsidRPr="003B0B3C">
      <w:rPr>
        <w:rFonts w:cs="Arial"/>
        <w:sz w:val="16"/>
        <w:szCs w:val="16"/>
      </w:rPr>
      <w:t>Airbus</w:t>
    </w:r>
    <w:r w:rsidRPr="006F7CD6">
      <w:rPr>
        <w:sz w:val="16"/>
        <w:szCs w:val="16"/>
      </w:rPr>
      <w:t xml:space="preserve"> Defence and Space</w:t>
    </w:r>
    <w:r>
      <w:rPr>
        <w:sz w:val="16"/>
        <w:szCs w:val="16"/>
      </w:rPr>
      <w:t xml:space="preserve"> </w:t>
    </w:r>
    <w:r>
      <w:rPr>
        <w:sz w:val="16"/>
        <w:szCs w:val="16"/>
        <w:lang w:eastAsia="fr-FR"/>
      </w:rPr>
      <w:fldChar w:fldCharType="begin"/>
    </w:r>
    <w:r>
      <w:rPr>
        <w:sz w:val="16"/>
        <w:szCs w:val="16"/>
        <w:lang w:eastAsia="fr-FR"/>
      </w:rPr>
      <w:instrText xml:space="preserve"> DOCPROPERTY  Year  \* MERGEFORMAT </w:instrText>
    </w:r>
    <w:r>
      <w:rPr>
        <w:sz w:val="16"/>
        <w:szCs w:val="16"/>
        <w:lang w:eastAsia="fr-FR"/>
      </w:rPr>
      <w:fldChar w:fldCharType="separate"/>
    </w:r>
    <w:r w:rsidR="00854A33">
      <w:rPr>
        <w:sz w:val="16"/>
        <w:szCs w:val="16"/>
        <w:lang w:eastAsia="fr-FR"/>
      </w:rPr>
      <w:t>2026</w:t>
    </w:r>
    <w:r>
      <w:rPr>
        <w:sz w:val="16"/>
        <w:szCs w:val="16"/>
        <w:lang w:eastAsia="fr-FR"/>
      </w:rPr>
      <w:fldChar w:fldCharType="end"/>
    </w:r>
    <w:r w:rsidRPr="00131B8D">
      <w:rPr>
        <w:sz w:val="16"/>
        <w:szCs w:val="16"/>
        <w:lang w:eastAsia="fr-FR"/>
      </w:rPr>
      <w:t xml:space="preserve">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955F2" w14:textId="118E44A3" w:rsidR="00CF1008" w:rsidRDefault="00947772" w:rsidP="00681450">
    <w:pPr>
      <w:spacing w:line="240" w:lineRule="auto"/>
      <w:jc w:val="left"/>
      <w:rPr>
        <w:sz w:val="12"/>
      </w:rPr>
    </w:pPr>
    <w:bookmarkStart w:id="7477" w:name="TITUS2FooterFirstPage"/>
    <w:r w:rsidRPr="00681450">
      <w:rPr>
        <w:color w:val="FFFFFF"/>
        <w:sz w:val="17"/>
      </w:rPr>
      <w:t>.</w:t>
    </w:r>
    <w:bookmarkEnd w:id="7477"/>
  </w:p>
  <w:p w14:paraId="3632F011" w14:textId="77777777" w:rsidR="00CF1008" w:rsidRDefault="00CF1008" w:rsidP="001663EE">
    <w:pPr>
      <w:spacing w:line="240" w:lineRule="auto"/>
      <w:jc w:val="center"/>
      <w:rPr>
        <w:sz w:val="12"/>
      </w:rPr>
    </w:pPr>
  </w:p>
  <w:p w14:paraId="66EF95D0" w14:textId="0E4BB470" w:rsidR="00CF1008" w:rsidRPr="00D30B82" w:rsidRDefault="00CF1008" w:rsidP="00DB6733">
    <w:pPr>
      <w:pStyle w:val="CORP"/>
      <w:jc w:val="center"/>
      <w:rPr>
        <w:sz w:val="16"/>
        <w:szCs w:val="16"/>
      </w:rPr>
    </w:pPr>
    <w:r w:rsidRPr="00610EF8">
      <w:rPr>
        <w:sz w:val="16"/>
        <w:szCs w:val="16"/>
      </w:rPr>
      <w:t xml:space="preserve">This document may only be reproduced in whole or in part, or stored in a retrieval system, or transmitted in any form, or by any means electronic, mechanical, photocopying or otherwise, either with the prior permission of Airbus Defence and Space </w:t>
    </w:r>
    <w:r w:rsidR="003A6C3B">
      <w:rPr>
        <w:sz w:val="16"/>
        <w:szCs w:val="16"/>
      </w:rPr>
      <w:t>GmbH</w:t>
    </w:r>
    <w:r w:rsidRPr="00140C6E">
      <w:rPr>
        <w:sz w:val="16"/>
        <w:szCs w:val="16"/>
      </w:rPr>
      <w:t>.</w:t>
    </w:r>
    <w:r>
      <w:rPr>
        <w:sz w:val="16"/>
        <w:szCs w:val="16"/>
      </w:rPr>
      <w:br/>
    </w:r>
    <w:r w:rsidRPr="006F7CD6">
      <w:rPr>
        <w:rFonts w:cs="Arial"/>
        <w:sz w:val="16"/>
        <w:szCs w:val="16"/>
      </w:rPr>
      <w:t>©</w:t>
    </w:r>
    <w:r>
      <w:rPr>
        <w:sz w:val="16"/>
        <w:szCs w:val="16"/>
      </w:rPr>
      <w:t xml:space="preserve"> </w:t>
    </w:r>
    <w:r w:rsidRPr="003B0B3C">
      <w:rPr>
        <w:rFonts w:cs="Arial"/>
        <w:sz w:val="16"/>
        <w:szCs w:val="16"/>
      </w:rPr>
      <w:t>Airbus</w:t>
    </w:r>
    <w:r w:rsidRPr="006F7CD6">
      <w:rPr>
        <w:sz w:val="16"/>
        <w:szCs w:val="16"/>
      </w:rPr>
      <w:t xml:space="preserve"> Defence and Space</w:t>
    </w:r>
    <w:r>
      <w:rPr>
        <w:sz w:val="16"/>
        <w:szCs w:val="16"/>
      </w:rPr>
      <w:t xml:space="preserve"> </w:t>
    </w:r>
    <w:r>
      <w:rPr>
        <w:sz w:val="16"/>
        <w:szCs w:val="16"/>
        <w:lang w:eastAsia="fr-FR"/>
      </w:rPr>
      <w:fldChar w:fldCharType="begin"/>
    </w:r>
    <w:r>
      <w:rPr>
        <w:sz w:val="16"/>
        <w:szCs w:val="16"/>
        <w:lang w:eastAsia="fr-FR"/>
      </w:rPr>
      <w:instrText xml:space="preserve"> DOCPROPERTY  Year  \* MERGEFORMAT </w:instrText>
    </w:r>
    <w:r>
      <w:rPr>
        <w:sz w:val="16"/>
        <w:szCs w:val="16"/>
        <w:lang w:eastAsia="fr-FR"/>
      </w:rPr>
      <w:fldChar w:fldCharType="separate"/>
    </w:r>
    <w:r w:rsidR="00854A33">
      <w:rPr>
        <w:sz w:val="16"/>
        <w:szCs w:val="16"/>
        <w:lang w:eastAsia="fr-FR"/>
      </w:rPr>
      <w:t>2026</w:t>
    </w:r>
    <w:r>
      <w:rPr>
        <w:sz w:val="16"/>
        <w:szCs w:val="16"/>
        <w:lang w:eastAsia="fr-FR"/>
      </w:rPr>
      <w:fldChar w:fldCharType="end"/>
    </w:r>
    <w:r w:rsidRPr="00131B8D">
      <w:rPr>
        <w:sz w:val="16"/>
        <w:szCs w:val="16"/>
        <w:lang w:eastAsia="fr-FR"/>
      </w:rPr>
      <w:t xml:space="preserve">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3EBB1" w14:textId="77777777" w:rsidR="007B75C3" w:rsidRDefault="007B75C3">
      <w:r>
        <w:separator/>
      </w:r>
    </w:p>
  </w:footnote>
  <w:footnote w:type="continuationSeparator" w:id="0">
    <w:p w14:paraId="0243373E" w14:textId="77777777" w:rsidR="007B75C3" w:rsidRDefault="007B75C3">
      <w:r>
        <w:continuationSeparator/>
      </w:r>
    </w:p>
  </w:footnote>
  <w:footnote w:type="continuationNotice" w:id="1">
    <w:p w14:paraId="2222A914" w14:textId="77777777" w:rsidR="007B75C3" w:rsidRDefault="007B75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6" w:type="dxa"/>
      <w:jc w:val="center"/>
      <w:tblBorders>
        <w:bottom w:val="single" w:sz="6" w:space="0" w:color="auto"/>
        <w:insideH w:val="single" w:sz="6" w:space="0" w:color="auto"/>
      </w:tblBorders>
      <w:tblLayout w:type="fixed"/>
      <w:tblCellMar>
        <w:left w:w="107" w:type="dxa"/>
        <w:right w:w="107" w:type="dxa"/>
      </w:tblCellMar>
      <w:tblLook w:val="0000" w:firstRow="0" w:lastRow="0" w:firstColumn="0" w:lastColumn="0" w:noHBand="0" w:noVBand="0"/>
    </w:tblPr>
    <w:tblGrid>
      <w:gridCol w:w="3232"/>
      <w:gridCol w:w="2864"/>
      <w:gridCol w:w="3600"/>
    </w:tblGrid>
    <w:tr w:rsidR="00947772" w:rsidRPr="00B2560A" w14:paraId="30A1967D" w14:textId="77777777" w:rsidTr="00437EB9">
      <w:trPr>
        <w:jc w:val="center"/>
      </w:trPr>
      <w:tc>
        <w:tcPr>
          <w:tcW w:w="3232" w:type="dxa"/>
          <w:vAlign w:val="center"/>
        </w:tcPr>
        <w:p w14:paraId="7A903B00" w14:textId="0D4B7911" w:rsidR="00947772" w:rsidRDefault="00947772" w:rsidP="00D82365">
          <w:pPr>
            <w:jc w:val="left"/>
          </w:pPr>
          <w:bookmarkStart w:id="7474" w:name="TITUS2HeaderPrimary"/>
          <w:r w:rsidRPr="00D82365">
            <w:rPr>
              <w:color w:val="FFFFFF"/>
              <w:sz w:val="17"/>
            </w:rPr>
            <w:t>.</w:t>
          </w:r>
          <w:bookmarkEnd w:id="7474"/>
        </w:p>
        <w:p w14:paraId="4AC7F699" w14:textId="0BB003D8" w:rsidR="00947772" w:rsidRDefault="00947772" w:rsidP="00FF7390">
          <w:pPr>
            <w:jc w:val="center"/>
          </w:pPr>
          <w:r>
            <w:rPr>
              <w:noProof/>
              <w:lang w:eastAsia="en-GB"/>
            </w:rPr>
            <w:drawing>
              <wp:inline distT="0" distB="0" distL="0" distR="0" wp14:anchorId="7FCC886D" wp14:editId="649AB27C">
                <wp:extent cx="1257300" cy="333375"/>
                <wp:effectExtent l="0" t="0" r="0" b="9525"/>
                <wp:docPr id="2" name="Grafik 10" descr="AIRBUS_RGB"/>
                <wp:cNvGraphicFramePr/>
                <a:graphic xmlns:a="http://schemas.openxmlformats.org/drawingml/2006/main">
                  <a:graphicData uri="http://schemas.openxmlformats.org/drawingml/2006/picture">
                    <pic:pic xmlns:pic="http://schemas.openxmlformats.org/drawingml/2006/picture">
                      <pic:nvPicPr>
                        <pic:cNvPr id="1" name="Grafik 1" descr="AIRBUS_RGB"/>
                        <pic:cNvPicPr/>
                      </pic:nvPicPr>
                      <pic:blipFill>
                        <a:blip r:embed="rId1">
                          <a:extLst>
                            <a:ext uri="{28A0092B-C50C-407E-A947-70E740481C1C}">
                              <a14:useLocalDpi xmlns:a14="http://schemas.microsoft.com/office/drawing/2010/main" val="0"/>
                            </a:ext>
                          </a:extLst>
                        </a:blip>
                        <a:srcRect l="11909" t="24529" r="12444" b="24529"/>
                        <a:stretch>
                          <a:fillRect/>
                        </a:stretch>
                      </pic:blipFill>
                      <pic:spPr bwMode="auto">
                        <a:xfrm>
                          <a:off x="0" y="0"/>
                          <a:ext cx="1257300" cy="333375"/>
                        </a:xfrm>
                        <a:prstGeom prst="rect">
                          <a:avLst/>
                        </a:prstGeom>
                        <a:noFill/>
                        <a:ln>
                          <a:noFill/>
                        </a:ln>
                      </pic:spPr>
                    </pic:pic>
                  </a:graphicData>
                </a:graphic>
              </wp:inline>
            </w:drawing>
          </w:r>
        </w:p>
      </w:tc>
      <w:tc>
        <w:tcPr>
          <w:tcW w:w="2864" w:type="dxa"/>
          <w:vAlign w:val="center"/>
        </w:tcPr>
        <w:p w14:paraId="744C1888" w14:textId="0464FCF0" w:rsidR="00947772" w:rsidRPr="001E4BB8" w:rsidRDefault="00947772" w:rsidP="0073407D">
          <w:pPr>
            <w:jc w:val="center"/>
            <w:rPr>
              <w:b/>
              <w:sz w:val="44"/>
              <w:szCs w:val="44"/>
            </w:rPr>
          </w:pPr>
          <w:r>
            <w:rPr>
              <w:b/>
              <w:bCs/>
              <w:sz w:val="44"/>
              <w:szCs w:val="44"/>
            </w:rPr>
            <w:fldChar w:fldCharType="begin"/>
          </w:r>
          <w:r>
            <w:rPr>
              <w:b/>
              <w:bCs/>
              <w:sz w:val="44"/>
              <w:szCs w:val="44"/>
            </w:rPr>
            <w:instrText xml:space="preserve"> DOCPROPERTY  Project  \* MERGEFORMAT </w:instrText>
          </w:r>
          <w:r>
            <w:rPr>
              <w:b/>
              <w:bCs/>
              <w:sz w:val="44"/>
              <w:szCs w:val="44"/>
            </w:rPr>
            <w:fldChar w:fldCharType="separate"/>
          </w:r>
          <w:r w:rsidR="00854A33">
            <w:rPr>
              <w:b/>
              <w:bCs/>
              <w:sz w:val="44"/>
              <w:szCs w:val="44"/>
            </w:rPr>
            <w:t>S2NG</w:t>
          </w:r>
          <w:r>
            <w:rPr>
              <w:b/>
              <w:bCs/>
              <w:sz w:val="44"/>
              <w:szCs w:val="44"/>
            </w:rPr>
            <w:fldChar w:fldCharType="end"/>
          </w:r>
        </w:p>
      </w:tc>
      <w:tc>
        <w:tcPr>
          <w:tcW w:w="3600" w:type="dxa"/>
        </w:tcPr>
        <w:p w14:paraId="26560827" w14:textId="38692052" w:rsidR="00947772" w:rsidRPr="00AC0F6C" w:rsidRDefault="00947772" w:rsidP="00604B95">
          <w:pPr>
            <w:tabs>
              <w:tab w:val="left" w:pos="907"/>
            </w:tabs>
            <w:spacing w:line="312" w:lineRule="atLeast"/>
            <w:ind w:left="108" w:hanging="108"/>
            <w:jc w:val="right"/>
            <w:rPr>
              <w:lang w:eastAsia="fr-FR"/>
            </w:rPr>
          </w:pPr>
          <w:r w:rsidRPr="00AC0F6C">
            <w:rPr>
              <w:lang w:eastAsia="fr-FR"/>
            </w:rPr>
            <w:fldChar w:fldCharType="begin"/>
          </w:r>
          <w:r w:rsidRPr="00AC0F6C">
            <w:rPr>
              <w:lang w:eastAsia="fr-FR"/>
            </w:rPr>
            <w:instrText xml:space="preserve"> DOCPROPERTY  "Document number"  \* MERGEFORMAT </w:instrText>
          </w:r>
          <w:r w:rsidRPr="00AC0F6C">
            <w:rPr>
              <w:lang w:eastAsia="fr-FR"/>
            </w:rPr>
            <w:fldChar w:fldCharType="separate"/>
          </w:r>
          <w:r w:rsidR="00854A33">
            <w:rPr>
              <w:lang w:eastAsia="fr-FR"/>
            </w:rPr>
            <w:t>S2NG-SOW-ADSF-SYS-1002223258</w:t>
          </w:r>
          <w:r w:rsidRPr="00AC0F6C">
            <w:rPr>
              <w:lang w:eastAsia="fr-FR"/>
            </w:rPr>
            <w:fldChar w:fldCharType="end"/>
          </w:r>
        </w:p>
        <w:p w14:paraId="4D8385A0" w14:textId="77777777" w:rsidR="00947772" w:rsidRPr="00AC0F6C" w:rsidRDefault="00947772" w:rsidP="00604B95">
          <w:pPr>
            <w:tabs>
              <w:tab w:val="left" w:pos="907"/>
            </w:tabs>
            <w:spacing w:line="312" w:lineRule="atLeast"/>
            <w:ind w:left="108" w:hanging="108"/>
            <w:jc w:val="right"/>
            <w:rPr>
              <w:lang w:eastAsia="fr-FR"/>
            </w:rPr>
          </w:pPr>
          <w:r w:rsidRPr="00AC0F6C">
            <w:rPr>
              <w:lang w:eastAsia="fr-FR"/>
            </w:rPr>
            <w:t>Issue:</w:t>
          </w:r>
          <w:r>
            <w:rPr>
              <w:lang w:eastAsia="fr-FR"/>
            </w:rPr>
            <w:t xml:space="preserve"> 01</w:t>
          </w:r>
        </w:p>
        <w:p w14:paraId="49AA3393" w14:textId="75A5A907" w:rsidR="00947772" w:rsidRPr="00AC0F6C" w:rsidRDefault="00947772" w:rsidP="00604B95">
          <w:pPr>
            <w:tabs>
              <w:tab w:val="left" w:pos="907"/>
            </w:tabs>
            <w:spacing w:line="312" w:lineRule="atLeast"/>
            <w:ind w:left="108" w:hanging="108"/>
            <w:jc w:val="right"/>
            <w:rPr>
              <w:lang w:eastAsia="fr-FR"/>
            </w:rPr>
          </w:pPr>
          <w:r w:rsidRPr="00AC0F6C">
            <w:rPr>
              <w:lang w:eastAsia="fr-FR"/>
            </w:rPr>
            <w:t>Date:</w:t>
          </w:r>
          <w:r>
            <w:rPr>
              <w:lang w:eastAsia="fr-FR"/>
            </w:rPr>
            <w:t xml:space="preserve"> </w:t>
          </w:r>
          <w:r>
            <w:rPr>
              <w:lang w:eastAsia="fr-FR"/>
            </w:rPr>
            <w:fldChar w:fldCharType="begin"/>
          </w:r>
          <w:r>
            <w:rPr>
              <w:lang w:eastAsia="fr-FR"/>
            </w:rPr>
            <w:instrText xml:space="preserve"> DOCPROPERTY  "Issue Date"  \* MERGEFORMAT </w:instrText>
          </w:r>
          <w:r>
            <w:rPr>
              <w:lang w:eastAsia="fr-FR"/>
            </w:rPr>
            <w:fldChar w:fldCharType="separate"/>
          </w:r>
          <w:r w:rsidR="00854A33">
            <w:rPr>
              <w:lang w:eastAsia="fr-FR"/>
            </w:rPr>
            <w:t>04.03.2026</w:t>
          </w:r>
          <w:r>
            <w:rPr>
              <w:lang w:eastAsia="fr-FR"/>
            </w:rPr>
            <w:fldChar w:fldCharType="end"/>
          </w:r>
        </w:p>
        <w:p w14:paraId="21897030" w14:textId="77777777" w:rsidR="00947772" w:rsidRPr="00B2560A" w:rsidRDefault="00947772" w:rsidP="00750DE4">
          <w:pPr>
            <w:pStyle w:val="Header"/>
            <w:spacing w:before="120" w:after="120"/>
            <w:jc w:val="right"/>
          </w:pPr>
          <w:r w:rsidRPr="00AC0F6C">
            <w:rPr>
              <w:lang w:eastAsia="fr-FR"/>
            </w:rPr>
            <w:t>Page:</w:t>
          </w:r>
          <w:r>
            <w:rPr>
              <w:lang w:eastAsia="fr-FR"/>
            </w:rPr>
            <w:t xml:space="preserve"> </w:t>
          </w:r>
          <w:r w:rsidRPr="00AC0F6C">
            <w:rPr>
              <w:lang w:eastAsia="fr-FR"/>
            </w:rPr>
            <w:fldChar w:fldCharType="begin"/>
          </w:r>
          <w:r w:rsidRPr="00AC0F6C">
            <w:rPr>
              <w:lang w:eastAsia="fr-FR"/>
            </w:rPr>
            <w:instrText xml:space="preserve"> PAGE </w:instrText>
          </w:r>
          <w:r w:rsidRPr="00AC0F6C">
            <w:rPr>
              <w:lang w:eastAsia="fr-FR"/>
            </w:rPr>
            <w:fldChar w:fldCharType="separate"/>
          </w:r>
          <w:r>
            <w:rPr>
              <w:noProof/>
              <w:lang w:eastAsia="fr-FR"/>
            </w:rPr>
            <w:t>20</w:t>
          </w:r>
          <w:r w:rsidRPr="00AC0F6C">
            <w:rPr>
              <w:lang w:eastAsia="fr-FR"/>
            </w:rPr>
            <w:fldChar w:fldCharType="end"/>
          </w:r>
          <w:r w:rsidRPr="00AC0F6C">
            <w:rPr>
              <w:lang w:eastAsia="fr-FR"/>
            </w:rPr>
            <w:t xml:space="preserve"> of </w:t>
          </w:r>
          <w:r>
            <w:rPr>
              <w:noProof/>
            </w:rPr>
            <w:fldChar w:fldCharType="begin"/>
          </w:r>
          <w:r>
            <w:rPr>
              <w:noProof/>
            </w:rPr>
            <w:instrText>NUMPAGES  \* Arabic  \* MERGEFORMAT</w:instrText>
          </w:r>
          <w:r>
            <w:rPr>
              <w:noProof/>
            </w:rPr>
            <w:fldChar w:fldCharType="separate"/>
          </w:r>
          <w:r>
            <w:rPr>
              <w:noProof/>
            </w:rPr>
            <w:t>21</w:t>
          </w:r>
          <w:r>
            <w:rPr>
              <w:noProof/>
            </w:rPr>
            <w:fldChar w:fldCharType="end"/>
          </w:r>
        </w:p>
      </w:tc>
    </w:tr>
  </w:tbl>
  <w:p w14:paraId="421703F7" w14:textId="77777777" w:rsidR="00947772" w:rsidRDefault="00947772">
    <w:pPr>
      <w:pStyle w:val="Header"/>
    </w:pPr>
  </w:p>
  <w:p w14:paraId="07FFEA4F" w14:textId="77777777" w:rsidR="00947772" w:rsidRDefault="009477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6" w:type="dxa"/>
      <w:jc w:val="center"/>
      <w:tblBorders>
        <w:bottom w:val="single" w:sz="6" w:space="0" w:color="auto"/>
        <w:insideH w:val="single" w:sz="6" w:space="0" w:color="auto"/>
      </w:tblBorders>
      <w:tblLayout w:type="fixed"/>
      <w:tblCellMar>
        <w:left w:w="107" w:type="dxa"/>
        <w:right w:w="107" w:type="dxa"/>
      </w:tblCellMar>
      <w:tblLook w:val="0000" w:firstRow="0" w:lastRow="0" w:firstColumn="0" w:lastColumn="0" w:noHBand="0" w:noVBand="0"/>
    </w:tblPr>
    <w:tblGrid>
      <w:gridCol w:w="3232"/>
      <w:gridCol w:w="2864"/>
      <w:gridCol w:w="3600"/>
    </w:tblGrid>
    <w:tr w:rsidR="00947772" w14:paraId="436A611F" w14:textId="77777777" w:rsidTr="00437EB9">
      <w:trPr>
        <w:jc w:val="center"/>
      </w:trPr>
      <w:tc>
        <w:tcPr>
          <w:tcW w:w="3232" w:type="dxa"/>
          <w:vAlign w:val="center"/>
        </w:tcPr>
        <w:p w14:paraId="2C8CBDA1" w14:textId="67180421" w:rsidR="00947772" w:rsidRDefault="00947772" w:rsidP="00681450">
          <w:pPr>
            <w:jc w:val="left"/>
          </w:pPr>
          <w:bookmarkStart w:id="7476" w:name="TITUS2HeaderFirstPage"/>
          <w:r w:rsidRPr="00681450">
            <w:rPr>
              <w:color w:val="FFFFFF"/>
              <w:sz w:val="17"/>
            </w:rPr>
            <w:t>.</w:t>
          </w:r>
          <w:bookmarkEnd w:id="7476"/>
        </w:p>
        <w:p w14:paraId="14311034" w14:textId="2016FA4A" w:rsidR="00947772" w:rsidRDefault="00947772" w:rsidP="00FF7390">
          <w:pPr>
            <w:jc w:val="center"/>
          </w:pPr>
          <w:r>
            <w:rPr>
              <w:noProof/>
              <w:lang w:eastAsia="en-GB"/>
            </w:rPr>
            <w:drawing>
              <wp:inline distT="0" distB="0" distL="0" distR="0" wp14:anchorId="14364312" wp14:editId="00B7D885">
                <wp:extent cx="1257300" cy="333375"/>
                <wp:effectExtent l="0" t="0" r="0" b="9525"/>
                <wp:docPr id="1" name="Grafik 1" descr="AIRBUS_RGB"/>
                <wp:cNvGraphicFramePr/>
                <a:graphic xmlns:a="http://schemas.openxmlformats.org/drawingml/2006/main">
                  <a:graphicData uri="http://schemas.openxmlformats.org/drawingml/2006/picture">
                    <pic:pic xmlns:pic="http://schemas.openxmlformats.org/drawingml/2006/picture">
                      <pic:nvPicPr>
                        <pic:cNvPr id="1" name="Grafik 1" descr="AIRBUS_RGB"/>
                        <pic:cNvPicPr/>
                      </pic:nvPicPr>
                      <pic:blipFill>
                        <a:blip r:embed="rId1">
                          <a:extLst>
                            <a:ext uri="{28A0092B-C50C-407E-A947-70E740481C1C}">
                              <a14:useLocalDpi xmlns:a14="http://schemas.microsoft.com/office/drawing/2010/main" val="0"/>
                            </a:ext>
                          </a:extLst>
                        </a:blip>
                        <a:srcRect l="11909" t="24529" r="12444" b="24529"/>
                        <a:stretch>
                          <a:fillRect/>
                        </a:stretch>
                      </pic:blipFill>
                      <pic:spPr bwMode="auto">
                        <a:xfrm>
                          <a:off x="0" y="0"/>
                          <a:ext cx="1257300" cy="333375"/>
                        </a:xfrm>
                        <a:prstGeom prst="rect">
                          <a:avLst/>
                        </a:prstGeom>
                        <a:noFill/>
                        <a:ln>
                          <a:noFill/>
                        </a:ln>
                      </pic:spPr>
                    </pic:pic>
                  </a:graphicData>
                </a:graphic>
              </wp:inline>
            </w:drawing>
          </w:r>
        </w:p>
      </w:tc>
      <w:tc>
        <w:tcPr>
          <w:tcW w:w="2864" w:type="dxa"/>
          <w:vAlign w:val="center"/>
        </w:tcPr>
        <w:p w14:paraId="39474FCA" w14:textId="77777777" w:rsidR="00947772" w:rsidRPr="001E4BB8" w:rsidRDefault="00947772" w:rsidP="0073407D">
          <w:pPr>
            <w:jc w:val="center"/>
            <w:rPr>
              <w:b/>
              <w:sz w:val="44"/>
              <w:szCs w:val="44"/>
            </w:rPr>
          </w:pPr>
        </w:p>
      </w:tc>
      <w:tc>
        <w:tcPr>
          <w:tcW w:w="3600" w:type="dxa"/>
        </w:tcPr>
        <w:p w14:paraId="7FCCDB5C" w14:textId="3374439D" w:rsidR="00947772" w:rsidRPr="00AC0F6C" w:rsidRDefault="00947772" w:rsidP="00604B95">
          <w:pPr>
            <w:tabs>
              <w:tab w:val="left" w:pos="907"/>
            </w:tabs>
            <w:spacing w:line="312" w:lineRule="atLeast"/>
            <w:ind w:left="108" w:hanging="108"/>
            <w:jc w:val="right"/>
            <w:rPr>
              <w:lang w:eastAsia="fr-FR"/>
            </w:rPr>
          </w:pPr>
          <w:r w:rsidRPr="00AC0F6C">
            <w:rPr>
              <w:lang w:eastAsia="fr-FR"/>
            </w:rPr>
            <w:fldChar w:fldCharType="begin"/>
          </w:r>
          <w:r w:rsidRPr="00AC0F6C">
            <w:rPr>
              <w:lang w:eastAsia="fr-FR"/>
            </w:rPr>
            <w:instrText xml:space="preserve"> DOCPROPERTY  "Document number"  \* MERGEFORMAT </w:instrText>
          </w:r>
          <w:r w:rsidRPr="00AC0F6C">
            <w:rPr>
              <w:lang w:eastAsia="fr-FR"/>
            </w:rPr>
            <w:fldChar w:fldCharType="separate"/>
          </w:r>
          <w:r w:rsidR="00854A33">
            <w:rPr>
              <w:lang w:eastAsia="fr-FR"/>
            </w:rPr>
            <w:t>S2NG-SOW-ADSF-SYS-1002223258</w:t>
          </w:r>
          <w:r w:rsidRPr="00AC0F6C">
            <w:rPr>
              <w:lang w:eastAsia="fr-FR"/>
            </w:rPr>
            <w:fldChar w:fldCharType="end"/>
          </w:r>
        </w:p>
        <w:p w14:paraId="71085699" w14:textId="77777777" w:rsidR="00947772" w:rsidRPr="00AC0F6C" w:rsidRDefault="00947772" w:rsidP="00604B95">
          <w:pPr>
            <w:tabs>
              <w:tab w:val="left" w:pos="907"/>
            </w:tabs>
            <w:spacing w:line="312" w:lineRule="atLeast"/>
            <w:ind w:left="108" w:hanging="108"/>
            <w:jc w:val="right"/>
            <w:rPr>
              <w:lang w:eastAsia="fr-FR"/>
            </w:rPr>
          </w:pPr>
          <w:r w:rsidRPr="00AC0F6C">
            <w:rPr>
              <w:lang w:eastAsia="fr-FR"/>
            </w:rPr>
            <w:t>Issue:</w:t>
          </w:r>
          <w:r>
            <w:rPr>
              <w:lang w:eastAsia="fr-FR"/>
            </w:rPr>
            <w:t xml:space="preserve"> 01</w:t>
          </w:r>
        </w:p>
        <w:p w14:paraId="67EF2749" w14:textId="173F5439" w:rsidR="00947772" w:rsidRPr="00AC0F6C" w:rsidRDefault="00947772" w:rsidP="00604B95">
          <w:pPr>
            <w:tabs>
              <w:tab w:val="left" w:pos="907"/>
            </w:tabs>
            <w:spacing w:line="312" w:lineRule="atLeast"/>
            <w:ind w:left="108" w:hanging="108"/>
            <w:jc w:val="right"/>
            <w:rPr>
              <w:lang w:eastAsia="fr-FR"/>
            </w:rPr>
          </w:pPr>
          <w:r w:rsidRPr="00AC0F6C">
            <w:rPr>
              <w:lang w:eastAsia="fr-FR"/>
            </w:rPr>
            <w:t>Date:</w:t>
          </w:r>
          <w:r>
            <w:rPr>
              <w:lang w:eastAsia="fr-FR"/>
            </w:rPr>
            <w:t xml:space="preserve"> </w:t>
          </w:r>
          <w:r>
            <w:rPr>
              <w:lang w:eastAsia="fr-FR"/>
            </w:rPr>
            <w:fldChar w:fldCharType="begin"/>
          </w:r>
          <w:r>
            <w:rPr>
              <w:lang w:eastAsia="fr-FR"/>
            </w:rPr>
            <w:instrText xml:space="preserve"> DOCPROPERTY  "Issue Date"  \* MERGEFORMAT </w:instrText>
          </w:r>
          <w:r>
            <w:rPr>
              <w:lang w:eastAsia="fr-FR"/>
            </w:rPr>
            <w:fldChar w:fldCharType="separate"/>
          </w:r>
          <w:r w:rsidR="00854A33">
            <w:rPr>
              <w:lang w:eastAsia="fr-FR"/>
            </w:rPr>
            <w:t>04.03.2026</w:t>
          </w:r>
          <w:r>
            <w:rPr>
              <w:lang w:eastAsia="fr-FR"/>
            </w:rPr>
            <w:fldChar w:fldCharType="end"/>
          </w:r>
        </w:p>
        <w:p w14:paraId="5CC31786" w14:textId="592F0D34" w:rsidR="00947772" w:rsidRPr="00B2560A" w:rsidRDefault="00947772" w:rsidP="0089782B">
          <w:pPr>
            <w:pStyle w:val="Header"/>
            <w:spacing w:before="120" w:after="120"/>
            <w:jc w:val="right"/>
          </w:pPr>
          <w:r w:rsidRPr="00AC0F6C">
            <w:rPr>
              <w:lang w:eastAsia="fr-FR"/>
            </w:rPr>
            <w:t>Page:</w:t>
          </w:r>
          <w:r>
            <w:rPr>
              <w:lang w:eastAsia="fr-FR"/>
            </w:rPr>
            <w:t xml:space="preserve"> </w:t>
          </w:r>
          <w:r w:rsidRPr="00AC0F6C">
            <w:rPr>
              <w:lang w:eastAsia="fr-FR"/>
            </w:rPr>
            <w:fldChar w:fldCharType="begin"/>
          </w:r>
          <w:r w:rsidRPr="00AC0F6C">
            <w:rPr>
              <w:lang w:eastAsia="fr-FR"/>
            </w:rPr>
            <w:instrText xml:space="preserve"> PAGE </w:instrText>
          </w:r>
          <w:r w:rsidRPr="00AC0F6C">
            <w:rPr>
              <w:lang w:eastAsia="fr-FR"/>
            </w:rPr>
            <w:fldChar w:fldCharType="separate"/>
          </w:r>
          <w:r>
            <w:rPr>
              <w:noProof/>
              <w:lang w:eastAsia="fr-FR"/>
            </w:rPr>
            <w:t>21</w:t>
          </w:r>
          <w:r w:rsidRPr="00AC0F6C">
            <w:rPr>
              <w:lang w:eastAsia="fr-FR"/>
            </w:rPr>
            <w:fldChar w:fldCharType="end"/>
          </w:r>
          <w:r w:rsidRPr="00AC0F6C">
            <w:rPr>
              <w:lang w:eastAsia="fr-FR"/>
            </w:rPr>
            <w:t xml:space="preserve"> of </w:t>
          </w:r>
          <w:r>
            <w:rPr>
              <w:noProof/>
            </w:rPr>
            <w:fldChar w:fldCharType="begin"/>
          </w:r>
          <w:r>
            <w:rPr>
              <w:noProof/>
            </w:rPr>
            <w:instrText>NUMPAGES  \* Arabic  \* MERGEFORMAT</w:instrText>
          </w:r>
          <w:r>
            <w:rPr>
              <w:noProof/>
            </w:rPr>
            <w:fldChar w:fldCharType="separate"/>
          </w:r>
          <w:r>
            <w:rPr>
              <w:noProof/>
            </w:rPr>
            <w:t>21</w:t>
          </w:r>
          <w:r>
            <w:rPr>
              <w:noProof/>
            </w:rPr>
            <w:fldChar w:fldCharType="end"/>
          </w:r>
          <w:r w:rsidRPr="00AC0F6C">
            <w:rPr>
              <w:lang w:eastAsia="fr-FR"/>
            </w:rPr>
            <w:fldChar w:fldCharType="begin"/>
          </w:r>
          <w:r w:rsidRPr="00AC0F6C">
            <w:rPr>
              <w:lang w:eastAsia="fr-FR"/>
            </w:rPr>
            <w:instrText xml:space="preserve"> IF </w:instrText>
          </w:r>
          <w:r w:rsidRPr="00AC0F6C">
            <w:rPr>
              <w:lang w:eastAsia="fr-FR"/>
            </w:rPr>
            <w:fldChar w:fldCharType="begin"/>
          </w:r>
          <w:r w:rsidRPr="00AC0F6C">
            <w:rPr>
              <w:lang w:eastAsia="fr-FR"/>
            </w:rPr>
            <w:instrText xml:space="preserve"> DOCPROPERTY  DistrList </w:instrText>
          </w:r>
          <w:r w:rsidRPr="00AC0F6C">
            <w:rPr>
              <w:lang w:eastAsia="fr-FR"/>
            </w:rPr>
            <w:fldChar w:fldCharType="separate"/>
          </w:r>
          <w:r w:rsidR="00854A33">
            <w:rPr>
              <w:b/>
              <w:bCs/>
              <w:lang w:eastAsia="fr-FR"/>
            </w:rPr>
            <w:instrText>Error! Unknown document property name.</w:instrText>
          </w:r>
          <w:r w:rsidRPr="00AC0F6C">
            <w:rPr>
              <w:lang w:eastAsia="fr-FR"/>
            </w:rPr>
            <w:fldChar w:fldCharType="end"/>
          </w:r>
          <w:r w:rsidRPr="00AC0F6C">
            <w:rPr>
              <w:lang w:eastAsia="fr-FR"/>
            </w:rPr>
            <w:instrText xml:space="preserve"> = "Y" "</w:instrText>
          </w:r>
          <w:r w:rsidRPr="00AC0F6C">
            <w:rPr>
              <w:lang w:eastAsia="fr-FR"/>
            </w:rPr>
            <w:fldChar w:fldCharType="begin"/>
          </w:r>
          <w:r w:rsidRPr="00AC0F6C">
            <w:rPr>
              <w:lang w:eastAsia="fr-FR"/>
            </w:rPr>
            <w:instrText xml:space="preserve"> = </w:instrText>
          </w:r>
          <w:r w:rsidRPr="00AC0F6C">
            <w:rPr>
              <w:lang w:eastAsia="fr-FR"/>
            </w:rPr>
            <w:fldChar w:fldCharType="begin"/>
          </w:r>
          <w:r w:rsidRPr="00AC0F6C">
            <w:rPr>
              <w:lang w:eastAsia="fr-FR"/>
            </w:rPr>
            <w:instrText xml:space="preserve"> NumPages </w:instrText>
          </w:r>
          <w:r w:rsidRPr="00AC0F6C">
            <w:rPr>
              <w:lang w:eastAsia="fr-FR"/>
            </w:rPr>
            <w:fldChar w:fldCharType="separate"/>
          </w:r>
          <w:r>
            <w:rPr>
              <w:noProof/>
              <w:lang w:eastAsia="fr-FR"/>
            </w:rPr>
            <w:instrText>18</w:instrText>
          </w:r>
          <w:r w:rsidRPr="00AC0F6C">
            <w:rPr>
              <w:lang w:eastAsia="fr-FR"/>
            </w:rPr>
            <w:fldChar w:fldCharType="end"/>
          </w:r>
          <w:r w:rsidRPr="00AC0F6C">
            <w:rPr>
              <w:lang w:eastAsia="fr-FR"/>
            </w:rPr>
            <w:instrText xml:space="preserve"> -1</w:instrText>
          </w:r>
          <w:r w:rsidRPr="00AC0F6C">
            <w:rPr>
              <w:lang w:eastAsia="fr-FR"/>
            </w:rPr>
            <w:fldChar w:fldCharType="separate"/>
          </w:r>
          <w:r>
            <w:rPr>
              <w:noProof/>
              <w:lang w:eastAsia="fr-FR"/>
            </w:rPr>
            <w:instrText>17</w:instrText>
          </w:r>
          <w:r w:rsidRPr="00AC0F6C">
            <w:rPr>
              <w:lang w:eastAsia="fr-FR"/>
            </w:rPr>
            <w:fldChar w:fldCharType="end"/>
          </w:r>
          <w:r w:rsidRPr="00AC0F6C">
            <w:rPr>
              <w:lang w:eastAsia="fr-FR"/>
            </w:rPr>
            <w:instrText>" "</w:instrText>
          </w:r>
          <w:r w:rsidRPr="00AC0F6C">
            <w:rPr>
              <w:lang w:eastAsia="fr-FR"/>
            </w:rPr>
            <w:fldChar w:fldCharType="begin"/>
          </w:r>
          <w:r w:rsidRPr="00AC0F6C">
            <w:rPr>
              <w:lang w:eastAsia="fr-FR"/>
            </w:rPr>
            <w:instrText xml:space="preserve"> IF </w:instrText>
          </w:r>
          <w:r w:rsidRPr="00AC0F6C">
            <w:rPr>
              <w:lang w:eastAsia="fr-FR"/>
            </w:rPr>
            <w:fldChar w:fldCharType="begin"/>
          </w:r>
          <w:r w:rsidRPr="00AC0F6C">
            <w:rPr>
              <w:lang w:eastAsia="fr-FR"/>
            </w:rPr>
            <w:instrText xml:space="preserve"> DOCPROPERTY  DistrList </w:instrText>
          </w:r>
          <w:r w:rsidRPr="00AC0F6C">
            <w:rPr>
              <w:lang w:eastAsia="fr-FR"/>
            </w:rPr>
            <w:fldChar w:fldCharType="separate"/>
          </w:r>
          <w:r w:rsidR="00854A33">
            <w:rPr>
              <w:b/>
              <w:bCs/>
              <w:lang w:eastAsia="fr-FR"/>
            </w:rPr>
            <w:instrText>Error! Unknown document property name.</w:instrText>
          </w:r>
          <w:r w:rsidRPr="00AC0F6C">
            <w:rPr>
              <w:lang w:eastAsia="fr-FR"/>
            </w:rPr>
            <w:fldChar w:fldCharType="end"/>
          </w:r>
          <w:r w:rsidRPr="00AC0F6C">
            <w:rPr>
              <w:lang w:eastAsia="fr-FR"/>
            </w:rPr>
            <w:instrText xml:space="preserve"> = "N" "</w:instrText>
          </w:r>
          <w:r w:rsidRPr="00AC0F6C">
            <w:rPr>
              <w:lang w:eastAsia="fr-FR"/>
            </w:rPr>
            <w:fldChar w:fldCharType="begin"/>
          </w:r>
          <w:r w:rsidRPr="00AC0F6C">
            <w:rPr>
              <w:lang w:eastAsia="fr-FR"/>
            </w:rPr>
            <w:instrText xml:space="preserve"> = </w:instrText>
          </w:r>
          <w:r w:rsidRPr="00AC0F6C">
            <w:rPr>
              <w:lang w:eastAsia="fr-FR"/>
            </w:rPr>
            <w:fldChar w:fldCharType="begin"/>
          </w:r>
          <w:r w:rsidRPr="00AC0F6C">
            <w:rPr>
              <w:lang w:eastAsia="fr-FR"/>
            </w:rPr>
            <w:instrText xml:space="preserve"> NumPages </w:instrText>
          </w:r>
          <w:r w:rsidRPr="00AC0F6C">
            <w:rPr>
              <w:lang w:eastAsia="fr-FR"/>
            </w:rPr>
            <w:fldChar w:fldCharType="separate"/>
          </w:r>
          <w:r w:rsidRPr="00AC0F6C">
            <w:rPr>
              <w:lang w:eastAsia="fr-FR"/>
            </w:rPr>
            <w:instrText>5</w:instrText>
          </w:r>
          <w:r w:rsidRPr="00AC0F6C">
            <w:rPr>
              <w:lang w:eastAsia="fr-FR"/>
            </w:rPr>
            <w:fldChar w:fldCharType="end"/>
          </w:r>
          <w:r w:rsidRPr="00AC0F6C">
            <w:rPr>
              <w:lang w:eastAsia="fr-FR"/>
            </w:rPr>
            <w:fldChar w:fldCharType="separate"/>
          </w:r>
          <w:r w:rsidRPr="00AC0F6C">
            <w:rPr>
              <w:lang w:eastAsia="fr-FR"/>
            </w:rPr>
            <w:instrText>5</w:instrText>
          </w:r>
          <w:r w:rsidRPr="00AC0F6C">
            <w:rPr>
              <w:lang w:eastAsia="fr-FR"/>
            </w:rPr>
            <w:fldChar w:fldCharType="end"/>
          </w:r>
          <w:r w:rsidRPr="00AC0F6C">
            <w:rPr>
              <w:lang w:eastAsia="fr-FR"/>
            </w:rPr>
            <w:fldChar w:fldCharType="end"/>
          </w:r>
          <w:r w:rsidRPr="00AC0F6C">
            <w:rPr>
              <w:lang w:eastAsia="fr-FR"/>
            </w:rPr>
            <w:fldChar w:fldCharType="end"/>
          </w:r>
        </w:p>
      </w:tc>
    </w:tr>
  </w:tbl>
  <w:p w14:paraId="631CBC40" w14:textId="77777777" w:rsidR="00947772" w:rsidRDefault="00947772">
    <w:pPr>
      <w:pStyle w:val="Header"/>
    </w:pPr>
  </w:p>
  <w:p w14:paraId="606EC2DB" w14:textId="77777777" w:rsidR="00947772" w:rsidRDefault="009477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6ACFD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31C0E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91A39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F6A7E8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EB6F80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AC4A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ABE95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77E9B9A"/>
    <w:lvl w:ilvl="0">
      <w:start w:val="1"/>
      <w:numFmt w:val="bullet"/>
      <w:pStyle w:val="ListBullet2"/>
      <w:lvlText w:val=""/>
      <w:lvlJc w:val="left"/>
      <w:pPr>
        <w:ind w:left="720" w:hanging="360"/>
      </w:pPr>
      <w:rPr>
        <w:rFonts w:ascii="Wingdings" w:hAnsi="Wingdings" w:hint="default"/>
        <w:color w:val="0096D8"/>
      </w:rPr>
    </w:lvl>
  </w:abstractNum>
  <w:abstractNum w:abstractNumId="8" w15:restartNumberingAfterBreak="0">
    <w:nsid w:val="FFFFFF89"/>
    <w:multiLevelType w:val="singleLevel"/>
    <w:tmpl w:val="6A5E35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994"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01D32F32"/>
    <w:multiLevelType w:val="hybridMultilevel"/>
    <w:tmpl w:val="9B96396A"/>
    <w:lvl w:ilvl="0" w:tplc="FFFFFFFF">
      <w:start w:val="1"/>
      <w:numFmt w:val="decimal"/>
      <w:pStyle w:val="ASG-Indent1withnumber"/>
      <w:lvlText w:val="(%1)"/>
      <w:lvlJc w:val="left"/>
      <w:pPr>
        <w:tabs>
          <w:tab w:val="num" w:pos="927"/>
        </w:tabs>
        <w:ind w:left="927" w:hanging="360"/>
      </w:pPr>
      <w:rPr>
        <w:rFonts w:hint="default"/>
        <w:b w:val="0"/>
        <w:i w:val="0"/>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6A38F0"/>
    <w:multiLevelType w:val="multilevel"/>
    <w:tmpl w:val="0868FA52"/>
    <w:lvl w:ilvl="0">
      <w:start w:val="1"/>
      <w:numFmt w:val="decimal"/>
      <w:lvlText w:val="%1)"/>
      <w:lvlJc w:val="left"/>
      <w:pPr>
        <w:tabs>
          <w:tab w:val="left" w:pos="720"/>
        </w:tabs>
      </w:pPr>
      <w:rPr>
        <w:rFonts w:ascii="Arial" w:eastAsia="Arial" w:hAnsi="Arial"/>
        <w:color w:val="000000"/>
        <w:spacing w:val="0"/>
        <w:w w:val="100"/>
        <w:sz w:val="19"/>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4427552"/>
    <w:multiLevelType w:val="hybridMultilevel"/>
    <w:tmpl w:val="21949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4F90105"/>
    <w:multiLevelType w:val="hybridMultilevel"/>
    <w:tmpl w:val="424E0048"/>
    <w:lvl w:ilvl="0" w:tplc="25F6B5EE">
      <w:start w:val="1"/>
      <w:numFmt w:val="bullet"/>
      <w:pStyle w:val="Bullet"/>
      <w:lvlText w:val=""/>
      <w:lvlJc w:val="left"/>
      <w:pPr>
        <w:tabs>
          <w:tab w:val="num" w:pos="360"/>
        </w:tabs>
        <w:ind w:left="360" w:hanging="360"/>
      </w:pPr>
      <w:rPr>
        <w:rFonts w:ascii="Symbol" w:hAnsi="Symbol" w:hint="default"/>
      </w:rPr>
    </w:lvl>
    <w:lvl w:ilvl="1" w:tplc="EDB4951A">
      <w:start w:val="1"/>
      <w:numFmt w:val="bullet"/>
      <w:pStyle w:val="Formatvorlageberschrift2"/>
      <w:lvlText w:val="-"/>
      <w:lvlJc w:val="left"/>
      <w:pPr>
        <w:tabs>
          <w:tab w:val="num" w:pos="1440"/>
        </w:tabs>
        <w:ind w:left="1440" w:hanging="360"/>
      </w:pPr>
      <w:rPr>
        <w:rFonts w:hint="default"/>
        <w:sz w:val="22"/>
      </w:rPr>
    </w:lvl>
    <w:lvl w:ilvl="2" w:tplc="7CEAAD9C">
      <w:start w:val="1"/>
      <w:numFmt w:val="bullet"/>
      <w:lvlText w:val=""/>
      <w:lvlJc w:val="left"/>
      <w:pPr>
        <w:tabs>
          <w:tab w:val="num" w:pos="2160"/>
        </w:tabs>
        <w:ind w:left="2160" w:hanging="360"/>
      </w:pPr>
      <w:rPr>
        <w:rFonts w:ascii="Wingdings" w:hAnsi="Wingdings" w:hint="default"/>
      </w:rPr>
    </w:lvl>
    <w:lvl w:ilvl="3" w:tplc="D7741146" w:tentative="1">
      <w:start w:val="1"/>
      <w:numFmt w:val="bullet"/>
      <w:lvlText w:val=""/>
      <w:lvlJc w:val="left"/>
      <w:pPr>
        <w:tabs>
          <w:tab w:val="num" w:pos="2880"/>
        </w:tabs>
        <w:ind w:left="2880" w:hanging="360"/>
      </w:pPr>
      <w:rPr>
        <w:rFonts w:ascii="Symbol" w:hAnsi="Symbol" w:hint="default"/>
      </w:rPr>
    </w:lvl>
    <w:lvl w:ilvl="4" w:tplc="1EF4E694" w:tentative="1">
      <w:start w:val="1"/>
      <w:numFmt w:val="bullet"/>
      <w:lvlText w:val="o"/>
      <w:lvlJc w:val="left"/>
      <w:pPr>
        <w:tabs>
          <w:tab w:val="num" w:pos="3600"/>
        </w:tabs>
        <w:ind w:left="3600" w:hanging="360"/>
      </w:pPr>
      <w:rPr>
        <w:rFonts w:ascii="Courier New" w:hAnsi="Courier New" w:cs="Courier New" w:hint="default"/>
      </w:rPr>
    </w:lvl>
    <w:lvl w:ilvl="5" w:tplc="5A2254C2" w:tentative="1">
      <w:start w:val="1"/>
      <w:numFmt w:val="bullet"/>
      <w:lvlText w:val=""/>
      <w:lvlJc w:val="left"/>
      <w:pPr>
        <w:tabs>
          <w:tab w:val="num" w:pos="4320"/>
        </w:tabs>
        <w:ind w:left="4320" w:hanging="360"/>
      </w:pPr>
      <w:rPr>
        <w:rFonts w:ascii="Wingdings" w:hAnsi="Wingdings" w:hint="default"/>
      </w:rPr>
    </w:lvl>
    <w:lvl w:ilvl="6" w:tplc="1FAC681A" w:tentative="1">
      <w:start w:val="1"/>
      <w:numFmt w:val="bullet"/>
      <w:lvlText w:val=""/>
      <w:lvlJc w:val="left"/>
      <w:pPr>
        <w:tabs>
          <w:tab w:val="num" w:pos="5040"/>
        </w:tabs>
        <w:ind w:left="5040" w:hanging="360"/>
      </w:pPr>
      <w:rPr>
        <w:rFonts w:ascii="Symbol" w:hAnsi="Symbol" w:hint="default"/>
      </w:rPr>
    </w:lvl>
    <w:lvl w:ilvl="7" w:tplc="14AA06C0" w:tentative="1">
      <w:start w:val="1"/>
      <w:numFmt w:val="bullet"/>
      <w:lvlText w:val="o"/>
      <w:lvlJc w:val="left"/>
      <w:pPr>
        <w:tabs>
          <w:tab w:val="num" w:pos="5760"/>
        </w:tabs>
        <w:ind w:left="5760" w:hanging="360"/>
      </w:pPr>
      <w:rPr>
        <w:rFonts w:ascii="Courier New" w:hAnsi="Courier New" w:cs="Courier New" w:hint="default"/>
      </w:rPr>
    </w:lvl>
    <w:lvl w:ilvl="8" w:tplc="3B86CD9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8C46508"/>
    <w:multiLevelType w:val="hybridMultilevel"/>
    <w:tmpl w:val="6484AF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BD08D1"/>
    <w:multiLevelType w:val="hybridMultilevel"/>
    <w:tmpl w:val="E040B756"/>
    <w:lvl w:ilvl="0" w:tplc="FFFFFFFF">
      <w:start w:val="1"/>
      <w:numFmt w:val="bullet"/>
      <w:pStyle w:val="ASG-Indent1withbullet"/>
      <w:lvlText w:val=""/>
      <w:lvlJc w:val="left"/>
      <w:pPr>
        <w:tabs>
          <w:tab w:val="num" w:pos="851"/>
        </w:tabs>
        <w:ind w:left="851" w:hanging="284"/>
      </w:pPr>
      <w:rPr>
        <w:rFonts w:ascii="Symbol" w:hAnsi="Symbol" w:hint="default"/>
        <w:color w:val="auto"/>
      </w:rPr>
    </w:lvl>
    <w:lvl w:ilvl="1" w:tplc="FFFFFFFF">
      <w:start w:val="1"/>
      <w:numFmt w:val="bullet"/>
      <w:lvlText w:val=""/>
      <w:lvlJc w:val="left"/>
      <w:pPr>
        <w:tabs>
          <w:tab w:val="num" w:pos="1440"/>
        </w:tabs>
        <w:ind w:left="1440" w:hanging="360"/>
      </w:pPr>
      <w:rPr>
        <w:rFonts w:ascii="Symbol" w:hAnsi="Symbol" w:hint="default"/>
        <w:color w:val="auto"/>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653B3E"/>
    <w:multiLevelType w:val="singleLevel"/>
    <w:tmpl w:val="0C50976C"/>
    <w:lvl w:ilvl="0">
      <w:numFmt w:val="bullet"/>
      <w:pStyle w:val="RETRAITTIRET"/>
      <w:lvlText w:val="-"/>
      <w:lvlJc w:val="left"/>
      <w:pPr>
        <w:tabs>
          <w:tab w:val="num" w:pos="1494"/>
        </w:tabs>
        <w:ind w:left="1494" w:hanging="360"/>
      </w:pPr>
      <w:rPr>
        <w:rFonts w:hint="default"/>
      </w:rPr>
    </w:lvl>
  </w:abstractNum>
  <w:abstractNum w:abstractNumId="17" w15:restartNumberingAfterBreak="0">
    <w:nsid w:val="1DE342D9"/>
    <w:multiLevelType w:val="hybridMultilevel"/>
    <w:tmpl w:val="8A3CBBF6"/>
    <w:lvl w:ilvl="0" w:tplc="84540392">
      <w:start w:val="1"/>
      <w:numFmt w:val="bullet"/>
      <w:pStyle w:val="Bullet1"/>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3229E6"/>
    <w:multiLevelType w:val="hybridMultilevel"/>
    <w:tmpl w:val="3AD0970C"/>
    <w:lvl w:ilvl="0" w:tplc="FFFFFFFF">
      <w:start w:val="1"/>
      <w:numFmt w:val="bullet"/>
      <w:pStyle w:val="retraitrond"/>
      <w:lvlText w:val=""/>
      <w:lvlJc w:val="left"/>
      <w:pPr>
        <w:tabs>
          <w:tab w:val="num" w:pos="1627"/>
        </w:tabs>
        <w:ind w:left="1627"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E946C1"/>
    <w:multiLevelType w:val="multilevel"/>
    <w:tmpl w:val="F3CEE4BC"/>
    <w:lvl w:ilvl="0">
      <w:start w:val="1"/>
      <w:numFmt w:val="upperLetter"/>
      <w:pStyle w:val="Annex1"/>
      <w:suff w:val="nothing"/>
      <w:lvlText w:val="Annex %1"/>
      <w:lvlJc w:val="left"/>
      <w:pPr>
        <w:ind w:left="0" w:firstLine="0"/>
      </w:pPr>
      <w:rPr>
        <w:rFonts w:hint="default"/>
      </w:rPr>
    </w:lvl>
    <w:lvl w:ilvl="1">
      <w:start w:val="1"/>
      <w:numFmt w:val="decimal"/>
      <w:pStyle w:val="Annex2"/>
      <w:lvlText w:val="%1.%2"/>
      <w:lvlJc w:val="left"/>
      <w:pPr>
        <w:tabs>
          <w:tab w:val="num" w:pos="851"/>
        </w:tabs>
        <w:ind w:left="851" w:hanging="851"/>
      </w:pPr>
      <w:rPr>
        <w:rFonts w:hint="default"/>
      </w:rPr>
    </w:lvl>
    <w:lvl w:ilvl="2">
      <w:start w:val="1"/>
      <w:numFmt w:val="decimal"/>
      <w:pStyle w:val="Annex3"/>
      <w:lvlText w:val="%1.%2.%3"/>
      <w:lvlJc w:val="left"/>
      <w:pPr>
        <w:tabs>
          <w:tab w:val="num" w:pos="3119"/>
        </w:tabs>
        <w:ind w:left="3119" w:hanging="1134"/>
      </w:pPr>
      <w:rPr>
        <w:rFonts w:hint="default"/>
      </w:rPr>
    </w:lvl>
    <w:lvl w:ilvl="3">
      <w:start w:val="1"/>
      <w:numFmt w:val="decimal"/>
      <w:pStyle w:val="Annex4"/>
      <w:lvlText w:val="%1.%2.%3.%4."/>
      <w:lvlJc w:val="left"/>
      <w:pPr>
        <w:tabs>
          <w:tab w:val="num" w:pos="3119"/>
        </w:tabs>
        <w:ind w:left="3119" w:hanging="1134"/>
      </w:pPr>
      <w:rPr>
        <w:rFonts w:hint="default"/>
      </w:rPr>
    </w:lvl>
    <w:lvl w:ilvl="4">
      <w:start w:val="1"/>
      <w:numFmt w:val="decimal"/>
      <w:pStyle w:val="Annex5"/>
      <w:lvlText w:val="%1.%2.%3.%4.%5"/>
      <w:lvlJc w:val="left"/>
      <w:pPr>
        <w:tabs>
          <w:tab w:val="num" w:pos="3119"/>
        </w:tabs>
        <w:ind w:left="3119" w:hanging="1134"/>
      </w:pPr>
      <w:rPr>
        <w:rFonts w:hint="default"/>
      </w:rPr>
    </w:lvl>
    <w:lvl w:ilvl="5">
      <w:start w:val="1"/>
      <w:numFmt w:val="decimal"/>
      <w:pStyle w:val="DRD1"/>
      <w:lvlText w:val="&lt;%6&gt;"/>
      <w:lvlJc w:val="left"/>
      <w:pPr>
        <w:tabs>
          <w:tab w:val="num" w:pos="2835"/>
        </w:tabs>
        <w:ind w:left="2835" w:hanging="850"/>
      </w:pPr>
      <w:rPr>
        <w:rFonts w:hint="default"/>
      </w:rPr>
    </w:lvl>
    <w:lvl w:ilvl="6">
      <w:start w:val="1"/>
      <w:numFmt w:val="decimal"/>
      <w:pStyle w:val="DRD2"/>
      <w:lvlText w:val="&lt;%6.%7&gt;"/>
      <w:lvlJc w:val="left"/>
      <w:pPr>
        <w:tabs>
          <w:tab w:val="num" w:pos="2552"/>
        </w:tabs>
        <w:ind w:left="2552" w:hanging="567"/>
      </w:pPr>
      <w:rPr>
        <w:rFonts w:hint="default"/>
      </w:rPr>
    </w:lvl>
    <w:lvl w:ilvl="7">
      <w:start w:val="1"/>
      <w:numFmt w:val="decimal"/>
      <w:lvlRestart w:val="1"/>
      <w:pStyle w:val="CaptionAnnexFigure"/>
      <w:suff w:val="nothing"/>
      <w:lvlText w:val="Figure %1-%8"/>
      <w:lvlJc w:val="left"/>
      <w:pPr>
        <w:ind w:left="3119" w:hanging="567"/>
      </w:pPr>
      <w:rPr>
        <w:rFonts w:hint="default"/>
      </w:rPr>
    </w:lvl>
    <w:lvl w:ilvl="8">
      <w:start w:val="1"/>
      <w:numFmt w:val="decimal"/>
      <w:lvlRestart w:val="1"/>
      <w:pStyle w:val="CaptionAnnexTable"/>
      <w:suff w:val="nothing"/>
      <w:lvlText w:val="Table %1-%9"/>
      <w:lvlJc w:val="left"/>
      <w:pPr>
        <w:ind w:left="3686" w:hanging="567"/>
      </w:pPr>
      <w:rPr>
        <w:rFonts w:hint="default"/>
      </w:rPr>
    </w:lvl>
  </w:abstractNum>
  <w:abstractNum w:abstractNumId="20" w15:restartNumberingAfterBreak="0">
    <w:nsid w:val="21697AB8"/>
    <w:multiLevelType w:val="hybridMultilevel"/>
    <w:tmpl w:val="7EBC57AE"/>
    <w:lvl w:ilvl="0" w:tplc="9132B114">
      <w:start w:val="1"/>
      <w:numFmt w:val="bullet"/>
      <w:pStyle w:val="DSS-Indent1withbullet"/>
      <w:lvlText w:val=""/>
      <w:lvlJc w:val="left"/>
      <w:pPr>
        <w:tabs>
          <w:tab w:val="num" w:pos="360"/>
        </w:tabs>
        <w:ind w:left="284" w:hanging="284"/>
      </w:pPr>
      <w:rPr>
        <w:rFonts w:ascii="Symbol" w:hAnsi="Symbol" w:hint="default"/>
      </w:rPr>
    </w:lvl>
    <w:lvl w:ilvl="1" w:tplc="08090003">
      <w:start w:val="1"/>
      <w:numFmt w:val="bullet"/>
      <w:lvlText w:val="o"/>
      <w:lvlJc w:val="left"/>
      <w:pPr>
        <w:tabs>
          <w:tab w:val="num" w:pos="873"/>
        </w:tabs>
        <w:ind w:left="873" w:hanging="360"/>
      </w:pPr>
      <w:rPr>
        <w:rFonts w:ascii="Courier New" w:hAnsi="Courier New" w:hint="default"/>
      </w:rPr>
    </w:lvl>
    <w:lvl w:ilvl="2" w:tplc="08090005" w:tentative="1">
      <w:start w:val="1"/>
      <w:numFmt w:val="bullet"/>
      <w:lvlText w:val=""/>
      <w:lvlJc w:val="left"/>
      <w:pPr>
        <w:tabs>
          <w:tab w:val="num" w:pos="1593"/>
        </w:tabs>
        <w:ind w:left="1593" w:hanging="360"/>
      </w:pPr>
      <w:rPr>
        <w:rFonts w:ascii="Wingdings" w:hAnsi="Wingdings" w:hint="default"/>
      </w:rPr>
    </w:lvl>
    <w:lvl w:ilvl="3" w:tplc="08090001" w:tentative="1">
      <w:start w:val="1"/>
      <w:numFmt w:val="bullet"/>
      <w:lvlText w:val=""/>
      <w:lvlJc w:val="left"/>
      <w:pPr>
        <w:tabs>
          <w:tab w:val="num" w:pos="2313"/>
        </w:tabs>
        <w:ind w:left="2313" w:hanging="360"/>
      </w:pPr>
      <w:rPr>
        <w:rFonts w:ascii="Symbol" w:hAnsi="Symbol" w:hint="default"/>
      </w:rPr>
    </w:lvl>
    <w:lvl w:ilvl="4" w:tplc="08090003" w:tentative="1">
      <w:start w:val="1"/>
      <w:numFmt w:val="bullet"/>
      <w:lvlText w:val="o"/>
      <w:lvlJc w:val="left"/>
      <w:pPr>
        <w:tabs>
          <w:tab w:val="num" w:pos="3033"/>
        </w:tabs>
        <w:ind w:left="3033" w:hanging="360"/>
      </w:pPr>
      <w:rPr>
        <w:rFonts w:ascii="Courier New" w:hAnsi="Courier New" w:hint="default"/>
      </w:rPr>
    </w:lvl>
    <w:lvl w:ilvl="5" w:tplc="08090005" w:tentative="1">
      <w:start w:val="1"/>
      <w:numFmt w:val="bullet"/>
      <w:lvlText w:val=""/>
      <w:lvlJc w:val="left"/>
      <w:pPr>
        <w:tabs>
          <w:tab w:val="num" w:pos="3753"/>
        </w:tabs>
        <w:ind w:left="3753" w:hanging="360"/>
      </w:pPr>
      <w:rPr>
        <w:rFonts w:ascii="Wingdings" w:hAnsi="Wingdings" w:hint="default"/>
      </w:rPr>
    </w:lvl>
    <w:lvl w:ilvl="6" w:tplc="08090001" w:tentative="1">
      <w:start w:val="1"/>
      <w:numFmt w:val="bullet"/>
      <w:lvlText w:val=""/>
      <w:lvlJc w:val="left"/>
      <w:pPr>
        <w:tabs>
          <w:tab w:val="num" w:pos="4473"/>
        </w:tabs>
        <w:ind w:left="4473" w:hanging="360"/>
      </w:pPr>
      <w:rPr>
        <w:rFonts w:ascii="Symbol" w:hAnsi="Symbol" w:hint="default"/>
      </w:rPr>
    </w:lvl>
    <w:lvl w:ilvl="7" w:tplc="08090003" w:tentative="1">
      <w:start w:val="1"/>
      <w:numFmt w:val="bullet"/>
      <w:lvlText w:val="o"/>
      <w:lvlJc w:val="left"/>
      <w:pPr>
        <w:tabs>
          <w:tab w:val="num" w:pos="5193"/>
        </w:tabs>
        <w:ind w:left="5193" w:hanging="360"/>
      </w:pPr>
      <w:rPr>
        <w:rFonts w:ascii="Courier New" w:hAnsi="Courier New" w:hint="default"/>
      </w:rPr>
    </w:lvl>
    <w:lvl w:ilvl="8" w:tplc="08090005" w:tentative="1">
      <w:start w:val="1"/>
      <w:numFmt w:val="bullet"/>
      <w:lvlText w:val=""/>
      <w:lvlJc w:val="left"/>
      <w:pPr>
        <w:tabs>
          <w:tab w:val="num" w:pos="5913"/>
        </w:tabs>
        <w:ind w:left="5913" w:hanging="360"/>
      </w:pPr>
      <w:rPr>
        <w:rFonts w:ascii="Wingdings" w:hAnsi="Wingdings" w:hint="default"/>
      </w:rPr>
    </w:lvl>
  </w:abstractNum>
  <w:abstractNum w:abstractNumId="21" w15:restartNumberingAfterBreak="0">
    <w:nsid w:val="26333231"/>
    <w:multiLevelType w:val="multilevel"/>
    <w:tmpl w:val="534298AE"/>
    <w:styleLink w:val="Style1"/>
    <w:lvl w:ilvl="0">
      <w:start w:val="1"/>
      <w:numFmt w:val="decimal"/>
      <w:suff w:val="space"/>
      <w:lvlText w:val="%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decimal"/>
      <w:suff w:val="space"/>
      <w:lvlText w:val="%1.%2.%3.%4.%5.%6.%7  "/>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lvlText w:val="%1.%2.%3.%4.%5.%6.%7.%8.%9"/>
      <w:lvlJc w:val="left"/>
      <w:pPr>
        <w:tabs>
          <w:tab w:val="num" w:pos="360"/>
        </w:tabs>
        <w:ind w:left="0" w:firstLine="0"/>
      </w:pPr>
      <w:rPr>
        <w:rFonts w:hint="default"/>
      </w:rPr>
    </w:lvl>
  </w:abstractNum>
  <w:abstractNum w:abstractNumId="22" w15:restartNumberingAfterBreak="0">
    <w:nsid w:val="279D5C4F"/>
    <w:multiLevelType w:val="hybridMultilevel"/>
    <w:tmpl w:val="6B2AC436"/>
    <w:lvl w:ilvl="0" w:tplc="CAB6233C">
      <w:start w:val="1"/>
      <w:numFmt w:val="bullet"/>
      <w:pStyle w:val="List2Bulle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99C08E2"/>
    <w:multiLevelType w:val="hybridMultilevel"/>
    <w:tmpl w:val="F1BC5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3D1B16"/>
    <w:multiLevelType w:val="singleLevel"/>
    <w:tmpl w:val="956834C8"/>
    <w:lvl w:ilvl="0">
      <w:start w:val="1"/>
      <w:numFmt w:val="bullet"/>
      <w:pStyle w:val="Indent1withbullet"/>
      <w:lvlText w:val=""/>
      <w:lvlJc w:val="left"/>
      <w:pPr>
        <w:tabs>
          <w:tab w:val="num" w:pos="360"/>
        </w:tabs>
        <w:ind w:left="360" w:hanging="360"/>
      </w:pPr>
      <w:rPr>
        <w:rFonts w:ascii="Symbol" w:hAnsi="Symbol" w:hint="default"/>
      </w:rPr>
    </w:lvl>
  </w:abstractNum>
  <w:abstractNum w:abstractNumId="25" w15:restartNumberingAfterBreak="0">
    <w:nsid w:val="2DFC4C23"/>
    <w:multiLevelType w:val="hybridMultilevel"/>
    <w:tmpl w:val="CDD05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E04CFB"/>
    <w:multiLevelType w:val="singleLevel"/>
    <w:tmpl w:val="5F3AA742"/>
    <w:lvl w:ilvl="0">
      <w:start w:val="1"/>
      <w:numFmt w:val="bullet"/>
      <w:pStyle w:val="Indent1"/>
      <w:lvlText w:val=""/>
      <w:lvlJc w:val="left"/>
      <w:pPr>
        <w:tabs>
          <w:tab w:val="num" w:pos="360"/>
        </w:tabs>
        <w:ind w:left="360" w:hanging="360"/>
      </w:pPr>
      <w:rPr>
        <w:rFonts w:ascii="Symbol" w:hAnsi="Symbol" w:hint="default"/>
        <w:color w:val="auto"/>
        <w:sz w:val="24"/>
        <w:szCs w:val="24"/>
      </w:rPr>
    </w:lvl>
  </w:abstractNum>
  <w:abstractNum w:abstractNumId="27" w15:restartNumberingAfterBreak="0">
    <w:nsid w:val="31B82E7A"/>
    <w:multiLevelType w:val="hybridMultilevel"/>
    <w:tmpl w:val="8960AC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3CC5578"/>
    <w:multiLevelType w:val="hybridMultilevel"/>
    <w:tmpl w:val="420C4480"/>
    <w:lvl w:ilvl="0" w:tplc="04070001">
      <w:start w:val="1"/>
      <w:numFmt w:val="bullet"/>
      <w:pStyle w:val="ASG-Indent2withbullet"/>
      <w:lvlText w:val=""/>
      <w:lvlJc w:val="left"/>
      <w:pPr>
        <w:tabs>
          <w:tab w:val="num" w:pos="1134"/>
        </w:tabs>
        <w:ind w:left="1134"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E8702E"/>
    <w:multiLevelType w:val="singleLevel"/>
    <w:tmpl w:val="987C515C"/>
    <w:lvl w:ilvl="0">
      <w:start w:val="1"/>
      <w:numFmt w:val="bullet"/>
      <w:pStyle w:val="Indent2withbullet"/>
      <w:lvlText w:val=""/>
      <w:lvlJc w:val="left"/>
      <w:pPr>
        <w:tabs>
          <w:tab w:val="num" w:pos="360"/>
        </w:tabs>
        <w:ind w:left="360" w:hanging="360"/>
      </w:pPr>
      <w:rPr>
        <w:rFonts w:ascii="Symbol" w:hAnsi="Symbol" w:hint="default"/>
      </w:rPr>
    </w:lvl>
  </w:abstractNum>
  <w:abstractNum w:abstractNumId="30" w15:restartNumberingAfterBreak="0">
    <w:nsid w:val="392F01F1"/>
    <w:multiLevelType w:val="multilevel"/>
    <w:tmpl w:val="D5D004C8"/>
    <w:lvl w:ilvl="0">
      <w:start w:val="1"/>
      <w:numFmt w:val="none"/>
      <w:pStyle w:val="NOTEnumbered"/>
      <w:suff w:val="nothing"/>
      <w:lvlText w:val="NOTE "/>
      <w:lvlJc w:val="left"/>
      <w:pPr>
        <w:ind w:left="3969" w:hanging="964"/>
      </w:pPr>
      <w:rPr>
        <w:rFonts w:hint="default"/>
      </w:rPr>
    </w:lvl>
    <w:lvl w:ilvl="1">
      <w:start w:val="1"/>
      <w:numFmt w:val="decimal"/>
      <w:lvlText w:val="%2."/>
      <w:lvlJc w:val="left"/>
      <w:pPr>
        <w:tabs>
          <w:tab w:val="num" w:pos="3119"/>
        </w:tabs>
        <w:ind w:left="3119" w:hanging="567"/>
      </w:pPr>
      <w:rPr>
        <w:rFonts w:hint="default"/>
      </w:rPr>
    </w:lvl>
    <w:lvl w:ilvl="2">
      <w:start w:val="1"/>
      <w:numFmt w:val="lowerLetter"/>
      <w:lvlText w:val="(%3)"/>
      <w:lvlJc w:val="left"/>
      <w:pPr>
        <w:tabs>
          <w:tab w:val="num" w:pos="4820"/>
        </w:tabs>
        <w:ind w:left="4820" w:hanging="283"/>
      </w:pPr>
      <w:rPr>
        <w:rFonts w:hint="default"/>
      </w:rPr>
    </w:lvl>
    <w:lvl w:ilvl="3">
      <w:start w:val="1"/>
      <w:numFmt w:val="decimal"/>
      <w:lvlText w:val="(%4)"/>
      <w:lvlJc w:val="left"/>
      <w:pPr>
        <w:tabs>
          <w:tab w:val="num" w:pos="5047"/>
        </w:tabs>
        <w:ind w:left="5047" w:hanging="340"/>
      </w:pPr>
      <w:rPr>
        <w:rFonts w:hint="default"/>
      </w:rPr>
    </w:lvl>
    <w:lvl w:ilvl="4">
      <w:start w:val="1"/>
      <w:numFmt w:val="decimal"/>
      <w:lvlText w:val="(%5)"/>
      <w:lvlJc w:val="left"/>
      <w:pPr>
        <w:tabs>
          <w:tab w:val="num" w:pos="5387"/>
        </w:tabs>
        <w:ind w:left="5387" w:hanging="340"/>
      </w:pPr>
      <w:rPr>
        <w:rFonts w:hint="default"/>
      </w:rPr>
    </w:lvl>
    <w:lvl w:ilvl="5">
      <w:start w:val="1"/>
      <w:numFmt w:val="lowerLetter"/>
      <w:lvlText w:val="(%6)"/>
      <w:lvlJc w:val="left"/>
      <w:pPr>
        <w:tabs>
          <w:tab w:val="num" w:pos="5727"/>
        </w:tabs>
        <w:ind w:left="5727" w:hanging="340"/>
      </w:pPr>
      <w:rPr>
        <w:rFonts w:hint="default"/>
      </w:rPr>
    </w:lvl>
    <w:lvl w:ilvl="6">
      <w:start w:val="1"/>
      <w:numFmt w:val="lowerRoman"/>
      <w:lvlText w:val="(%7)"/>
      <w:lvlJc w:val="left"/>
      <w:pPr>
        <w:tabs>
          <w:tab w:val="num" w:pos="6665"/>
        </w:tabs>
        <w:ind w:left="6305" w:firstLine="0"/>
      </w:pPr>
      <w:rPr>
        <w:rFonts w:hint="default"/>
      </w:rPr>
    </w:lvl>
    <w:lvl w:ilvl="7">
      <w:start w:val="1"/>
      <w:numFmt w:val="lowerLetter"/>
      <w:lvlText w:val="(%8)"/>
      <w:lvlJc w:val="left"/>
      <w:pPr>
        <w:tabs>
          <w:tab w:val="num" w:pos="7385"/>
        </w:tabs>
        <w:ind w:left="7025" w:firstLine="0"/>
      </w:pPr>
      <w:rPr>
        <w:rFonts w:hint="default"/>
      </w:rPr>
    </w:lvl>
    <w:lvl w:ilvl="8">
      <w:start w:val="1"/>
      <w:numFmt w:val="lowerRoman"/>
      <w:lvlText w:val="(%9)"/>
      <w:lvlJc w:val="left"/>
      <w:pPr>
        <w:tabs>
          <w:tab w:val="num" w:pos="8105"/>
        </w:tabs>
        <w:ind w:left="7745" w:firstLine="0"/>
      </w:pPr>
      <w:rPr>
        <w:rFonts w:hint="default"/>
      </w:rPr>
    </w:lvl>
  </w:abstractNum>
  <w:abstractNum w:abstractNumId="31" w15:restartNumberingAfterBreak="0">
    <w:nsid w:val="411E59B8"/>
    <w:multiLevelType w:val="hybridMultilevel"/>
    <w:tmpl w:val="FC1C5AD6"/>
    <w:lvl w:ilvl="0" w:tplc="0407000F">
      <w:start w:val="1"/>
      <w:numFmt w:val="bullet"/>
      <w:pStyle w:val="ASG-Tabletextindent"/>
      <w:lvlText w:val=""/>
      <w:lvlJc w:val="left"/>
      <w:pPr>
        <w:tabs>
          <w:tab w:val="num" w:pos="170"/>
        </w:tabs>
        <w:ind w:left="170" w:hanging="17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5D6FDE"/>
    <w:multiLevelType w:val="hybridMultilevel"/>
    <w:tmpl w:val="75141064"/>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start w:val="1"/>
      <w:numFmt w:val="bullet"/>
      <w:lvlText w:val=""/>
      <w:lvlJc w:val="left"/>
      <w:pPr>
        <w:tabs>
          <w:tab w:val="num" w:pos="2520"/>
        </w:tabs>
        <w:ind w:left="2520" w:hanging="360"/>
      </w:pPr>
      <w:rPr>
        <w:rFonts w:ascii="Symbol" w:hAnsi="Symbol" w:hint="default"/>
      </w:rPr>
    </w:lvl>
    <w:lvl w:ilvl="4" w:tplc="04070003">
      <w:start w:val="1"/>
      <w:numFmt w:val="bullet"/>
      <w:lvlText w:val="o"/>
      <w:lvlJc w:val="left"/>
      <w:pPr>
        <w:tabs>
          <w:tab w:val="num" w:pos="3240"/>
        </w:tabs>
        <w:ind w:left="3240" w:hanging="360"/>
      </w:pPr>
      <w:rPr>
        <w:rFonts w:ascii="Courier New" w:hAnsi="Courier New" w:cs="Courier New" w:hint="default"/>
      </w:rPr>
    </w:lvl>
    <w:lvl w:ilvl="5" w:tplc="04070005">
      <w:start w:val="1"/>
      <w:numFmt w:val="bullet"/>
      <w:lvlText w:val=""/>
      <w:lvlJc w:val="left"/>
      <w:pPr>
        <w:tabs>
          <w:tab w:val="num" w:pos="3960"/>
        </w:tabs>
        <w:ind w:left="3960" w:hanging="360"/>
      </w:pPr>
      <w:rPr>
        <w:rFonts w:ascii="Wingdings" w:hAnsi="Wingdings" w:hint="default"/>
      </w:rPr>
    </w:lvl>
    <w:lvl w:ilvl="6" w:tplc="04070001">
      <w:start w:val="1"/>
      <w:numFmt w:val="bullet"/>
      <w:lvlText w:val=""/>
      <w:lvlJc w:val="left"/>
      <w:pPr>
        <w:tabs>
          <w:tab w:val="num" w:pos="4680"/>
        </w:tabs>
        <w:ind w:left="4680" w:hanging="360"/>
      </w:pPr>
      <w:rPr>
        <w:rFonts w:ascii="Symbol" w:hAnsi="Symbol" w:hint="default"/>
      </w:rPr>
    </w:lvl>
    <w:lvl w:ilvl="7" w:tplc="04070003">
      <w:start w:val="1"/>
      <w:numFmt w:val="bullet"/>
      <w:lvlText w:val="o"/>
      <w:lvlJc w:val="left"/>
      <w:pPr>
        <w:tabs>
          <w:tab w:val="num" w:pos="5400"/>
        </w:tabs>
        <w:ind w:left="5400" w:hanging="360"/>
      </w:pPr>
      <w:rPr>
        <w:rFonts w:ascii="Courier New" w:hAnsi="Courier New" w:cs="Courier New" w:hint="default"/>
      </w:rPr>
    </w:lvl>
    <w:lvl w:ilvl="8" w:tplc="0407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46B0DD2"/>
    <w:multiLevelType w:val="hybridMultilevel"/>
    <w:tmpl w:val="907C78C8"/>
    <w:lvl w:ilvl="0" w:tplc="FFFFFFFF">
      <w:start w:val="1"/>
      <w:numFmt w:val="bullet"/>
      <w:pStyle w:val="Indent2"/>
      <w:lvlText w:val=""/>
      <w:lvlJc w:val="left"/>
      <w:pPr>
        <w:tabs>
          <w:tab w:val="num" w:pos="785"/>
        </w:tabs>
        <w:ind w:left="785"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5616355"/>
    <w:multiLevelType w:val="hybridMultilevel"/>
    <w:tmpl w:val="C4D0D58C"/>
    <w:lvl w:ilvl="0" w:tplc="04070001">
      <w:start w:val="1"/>
      <w:numFmt w:val="bullet"/>
      <w:pStyle w:val="Bul1"/>
      <w:lvlText w:val=""/>
      <w:lvlJc w:val="left"/>
      <w:pPr>
        <w:tabs>
          <w:tab w:val="num" w:pos="2552"/>
        </w:tabs>
        <w:ind w:left="2552" w:hanging="567"/>
      </w:pPr>
      <w:rPr>
        <w:rFonts w:ascii="Symbol" w:hAnsi="Symbol" w:hint="default"/>
      </w:rPr>
    </w:lvl>
    <w:lvl w:ilvl="1" w:tplc="04070003">
      <w:start w:val="1"/>
      <w:numFmt w:val="bullet"/>
      <w:lvlText w:val=""/>
      <w:lvlJc w:val="left"/>
      <w:pPr>
        <w:tabs>
          <w:tab w:val="num" w:pos="1440"/>
        </w:tabs>
        <w:ind w:left="1440" w:hanging="360"/>
      </w:pPr>
      <w:rPr>
        <w:rFonts w:ascii="Symbol" w:hAnsi="Symbol" w:hint="default"/>
      </w:rPr>
    </w:lvl>
    <w:lvl w:ilvl="2" w:tplc="04070001"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F81E07"/>
    <w:multiLevelType w:val="hybridMultilevel"/>
    <w:tmpl w:val="E1262A28"/>
    <w:lvl w:ilvl="0" w:tplc="04070017">
      <w:start w:val="1"/>
      <w:numFmt w:val="decimal"/>
      <w:lvlText w:val="%1."/>
      <w:lvlJc w:val="left"/>
      <w:pPr>
        <w:tabs>
          <w:tab w:val="num" w:pos="720"/>
        </w:tabs>
        <w:ind w:left="720" w:hanging="360"/>
      </w:pPr>
    </w:lvl>
    <w:lvl w:ilvl="1" w:tplc="04070019">
      <w:start w:val="1"/>
      <w:numFmt w:val="bullet"/>
      <w:pStyle w:val="texteigerDash"/>
      <w:lvlText w:val="-"/>
      <w:lvlJc w:val="left"/>
      <w:pPr>
        <w:tabs>
          <w:tab w:val="num" w:pos="1072"/>
        </w:tabs>
        <w:ind w:left="1072" w:hanging="358"/>
      </w:pPr>
      <w:rPr>
        <w:rFonts w:hint="default"/>
        <w:sz w:val="22"/>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6" w15:restartNumberingAfterBreak="0">
    <w:nsid w:val="4D68551A"/>
    <w:multiLevelType w:val="hybridMultilevel"/>
    <w:tmpl w:val="09A6A2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F9A0FA0"/>
    <w:multiLevelType w:val="hybridMultilevel"/>
    <w:tmpl w:val="43FA28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01D210F"/>
    <w:multiLevelType w:val="singleLevel"/>
    <w:tmpl w:val="D8E8F20A"/>
    <w:lvl w:ilvl="0">
      <w:start w:val="1"/>
      <w:numFmt w:val="bullet"/>
      <w:pStyle w:val="Bullet0"/>
      <w:lvlText w:val=""/>
      <w:lvlJc w:val="left"/>
      <w:pPr>
        <w:tabs>
          <w:tab w:val="num" w:pos="360"/>
        </w:tabs>
        <w:ind w:left="360" w:hanging="360"/>
      </w:pPr>
      <w:rPr>
        <w:rFonts w:ascii="Symbol" w:hAnsi="Symbol" w:hint="default"/>
      </w:rPr>
    </w:lvl>
  </w:abstractNum>
  <w:abstractNum w:abstractNumId="39" w15:restartNumberingAfterBreak="0">
    <w:nsid w:val="50CC6889"/>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51CF3DBE"/>
    <w:multiLevelType w:val="hybridMultilevel"/>
    <w:tmpl w:val="45AC4CEA"/>
    <w:lvl w:ilvl="0" w:tplc="2BD4B1D0">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5DC0646"/>
    <w:multiLevelType w:val="hybridMultilevel"/>
    <w:tmpl w:val="A2C273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6587D94"/>
    <w:multiLevelType w:val="singleLevel"/>
    <w:tmpl w:val="D7685602"/>
    <w:lvl w:ilvl="0">
      <w:start w:val="1"/>
      <w:numFmt w:val="bullet"/>
      <w:pStyle w:val="RETRAITPUCE"/>
      <w:lvlText w:val=""/>
      <w:lvlJc w:val="left"/>
      <w:pPr>
        <w:tabs>
          <w:tab w:val="num" w:pos="360"/>
        </w:tabs>
        <w:ind w:left="360" w:hanging="360"/>
      </w:pPr>
      <w:rPr>
        <w:rFonts w:ascii="Symbol" w:hAnsi="Symbol" w:hint="default"/>
      </w:rPr>
    </w:lvl>
  </w:abstractNum>
  <w:abstractNum w:abstractNumId="43" w15:restartNumberingAfterBreak="0">
    <w:nsid w:val="6F9E46D5"/>
    <w:multiLevelType w:val="hybridMultilevel"/>
    <w:tmpl w:val="1B249686"/>
    <w:lvl w:ilvl="0" w:tplc="72BE84DE">
      <w:start w:val="1"/>
      <w:numFmt w:val="bullet"/>
      <w:pStyle w:val="CORP-LIST-Bullet-L3"/>
      <w:lvlText w:val="o"/>
      <w:lvlJc w:val="left"/>
      <w:pPr>
        <w:ind w:left="1400" w:hanging="360"/>
      </w:pPr>
      <w:rPr>
        <w:rFonts w:ascii="Courier New" w:hAnsi="Courier New" w:cs="Courier New" w:hint="default"/>
      </w:rPr>
    </w:lvl>
    <w:lvl w:ilvl="1" w:tplc="04070003" w:tentative="1">
      <w:start w:val="1"/>
      <w:numFmt w:val="bullet"/>
      <w:lvlText w:val="o"/>
      <w:lvlJc w:val="left"/>
      <w:pPr>
        <w:ind w:left="2120" w:hanging="360"/>
      </w:pPr>
      <w:rPr>
        <w:rFonts w:ascii="Courier New" w:hAnsi="Courier New" w:cs="Courier New" w:hint="default"/>
      </w:rPr>
    </w:lvl>
    <w:lvl w:ilvl="2" w:tplc="04070005" w:tentative="1">
      <w:start w:val="1"/>
      <w:numFmt w:val="bullet"/>
      <w:lvlText w:val=""/>
      <w:lvlJc w:val="left"/>
      <w:pPr>
        <w:ind w:left="2840" w:hanging="360"/>
      </w:pPr>
      <w:rPr>
        <w:rFonts w:ascii="Wingdings" w:hAnsi="Wingdings" w:hint="default"/>
      </w:rPr>
    </w:lvl>
    <w:lvl w:ilvl="3" w:tplc="04070001" w:tentative="1">
      <w:start w:val="1"/>
      <w:numFmt w:val="bullet"/>
      <w:lvlText w:val=""/>
      <w:lvlJc w:val="left"/>
      <w:pPr>
        <w:ind w:left="3560" w:hanging="360"/>
      </w:pPr>
      <w:rPr>
        <w:rFonts w:ascii="Symbol" w:hAnsi="Symbol" w:hint="default"/>
      </w:rPr>
    </w:lvl>
    <w:lvl w:ilvl="4" w:tplc="04070003" w:tentative="1">
      <w:start w:val="1"/>
      <w:numFmt w:val="bullet"/>
      <w:lvlText w:val="o"/>
      <w:lvlJc w:val="left"/>
      <w:pPr>
        <w:ind w:left="4280" w:hanging="360"/>
      </w:pPr>
      <w:rPr>
        <w:rFonts w:ascii="Courier New" w:hAnsi="Courier New" w:cs="Courier New" w:hint="default"/>
      </w:rPr>
    </w:lvl>
    <w:lvl w:ilvl="5" w:tplc="04070005" w:tentative="1">
      <w:start w:val="1"/>
      <w:numFmt w:val="bullet"/>
      <w:lvlText w:val=""/>
      <w:lvlJc w:val="left"/>
      <w:pPr>
        <w:ind w:left="5000" w:hanging="360"/>
      </w:pPr>
      <w:rPr>
        <w:rFonts w:ascii="Wingdings" w:hAnsi="Wingdings" w:hint="default"/>
      </w:rPr>
    </w:lvl>
    <w:lvl w:ilvl="6" w:tplc="04070001" w:tentative="1">
      <w:start w:val="1"/>
      <w:numFmt w:val="bullet"/>
      <w:lvlText w:val=""/>
      <w:lvlJc w:val="left"/>
      <w:pPr>
        <w:ind w:left="5720" w:hanging="360"/>
      </w:pPr>
      <w:rPr>
        <w:rFonts w:ascii="Symbol" w:hAnsi="Symbol" w:hint="default"/>
      </w:rPr>
    </w:lvl>
    <w:lvl w:ilvl="7" w:tplc="04070003" w:tentative="1">
      <w:start w:val="1"/>
      <w:numFmt w:val="bullet"/>
      <w:lvlText w:val="o"/>
      <w:lvlJc w:val="left"/>
      <w:pPr>
        <w:ind w:left="6440" w:hanging="360"/>
      </w:pPr>
      <w:rPr>
        <w:rFonts w:ascii="Courier New" w:hAnsi="Courier New" w:cs="Courier New" w:hint="default"/>
      </w:rPr>
    </w:lvl>
    <w:lvl w:ilvl="8" w:tplc="04070005" w:tentative="1">
      <w:start w:val="1"/>
      <w:numFmt w:val="bullet"/>
      <w:lvlText w:val=""/>
      <w:lvlJc w:val="left"/>
      <w:pPr>
        <w:ind w:left="7160" w:hanging="360"/>
      </w:pPr>
      <w:rPr>
        <w:rFonts w:ascii="Wingdings" w:hAnsi="Wingdings" w:hint="default"/>
      </w:rPr>
    </w:lvl>
  </w:abstractNum>
  <w:abstractNum w:abstractNumId="44" w15:restartNumberingAfterBreak="0">
    <w:nsid w:val="70151400"/>
    <w:multiLevelType w:val="hybridMultilevel"/>
    <w:tmpl w:val="0DFCD85E"/>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2D63F7E"/>
    <w:multiLevelType w:val="hybridMultilevel"/>
    <w:tmpl w:val="27FEAA98"/>
    <w:lvl w:ilvl="0" w:tplc="9132B114">
      <w:start w:val="1"/>
      <w:numFmt w:val="bullet"/>
      <w:lvlText w:val=""/>
      <w:lvlJc w:val="left"/>
      <w:pPr>
        <w:tabs>
          <w:tab w:val="num" w:pos="737"/>
        </w:tabs>
        <w:ind w:left="73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1A6441"/>
    <w:multiLevelType w:val="hybridMultilevel"/>
    <w:tmpl w:val="CDB05F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89C5E08"/>
    <w:multiLevelType w:val="hybridMultilevel"/>
    <w:tmpl w:val="8048AD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CCE45E5"/>
    <w:multiLevelType w:val="hybridMultilevel"/>
    <w:tmpl w:val="0CBCCB76"/>
    <w:lvl w:ilvl="0" w:tplc="04070001">
      <w:start w:val="1"/>
      <w:numFmt w:val="decimal"/>
      <w:pStyle w:val="equationwheretext"/>
      <w:lvlText w:val="Exampe %1"/>
      <w:lvlJc w:val="left"/>
      <w:pPr>
        <w:tabs>
          <w:tab w:val="num" w:pos="3955"/>
        </w:tabs>
        <w:ind w:left="3402" w:hanging="1247"/>
      </w:pPr>
      <w:rPr>
        <w:rFonts w:ascii="AvantGarde Bk BT" w:hAnsi="AvantGarde Bk BT" w:cs="Times New Roman" w:hint="default"/>
      </w:rPr>
    </w:lvl>
    <w:lvl w:ilvl="1" w:tplc="04070003">
      <w:start w:val="1"/>
      <w:numFmt w:val="lowerLetter"/>
      <w:lvlText w:val="%2."/>
      <w:lvlJc w:val="left"/>
      <w:pPr>
        <w:tabs>
          <w:tab w:val="num" w:pos="1440"/>
        </w:tabs>
        <w:ind w:left="1440" w:hanging="360"/>
      </w:pPr>
    </w:lvl>
    <w:lvl w:ilvl="2" w:tplc="04070005">
      <w:start w:val="1"/>
      <w:numFmt w:val="lowerRoman"/>
      <w:lvlText w:val="%3."/>
      <w:lvlJc w:val="right"/>
      <w:pPr>
        <w:tabs>
          <w:tab w:val="num" w:pos="2160"/>
        </w:tabs>
        <w:ind w:left="2160" w:hanging="180"/>
      </w:pPr>
    </w:lvl>
    <w:lvl w:ilvl="3" w:tplc="04070001">
      <w:start w:val="1"/>
      <w:numFmt w:val="decimal"/>
      <w:lvlText w:val="%4."/>
      <w:lvlJc w:val="left"/>
      <w:pPr>
        <w:tabs>
          <w:tab w:val="num" w:pos="2880"/>
        </w:tabs>
        <w:ind w:left="2880" w:hanging="360"/>
      </w:pPr>
    </w:lvl>
    <w:lvl w:ilvl="4" w:tplc="04070003">
      <w:start w:val="1"/>
      <w:numFmt w:val="lowerLetter"/>
      <w:lvlText w:val="%5."/>
      <w:lvlJc w:val="left"/>
      <w:pPr>
        <w:tabs>
          <w:tab w:val="num" w:pos="3600"/>
        </w:tabs>
        <w:ind w:left="3600" w:hanging="360"/>
      </w:pPr>
    </w:lvl>
    <w:lvl w:ilvl="5" w:tplc="04070005">
      <w:start w:val="1"/>
      <w:numFmt w:val="lowerRoman"/>
      <w:lvlText w:val="%6."/>
      <w:lvlJc w:val="right"/>
      <w:pPr>
        <w:tabs>
          <w:tab w:val="num" w:pos="4320"/>
        </w:tabs>
        <w:ind w:left="4320" w:hanging="180"/>
      </w:pPr>
    </w:lvl>
    <w:lvl w:ilvl="6" w:tplc="04070001">
      <w:start w:val="1"/>
      <w:numFmt w:val="decimal"/>
      <w:lvlText w:val="%7."/>
      <w:lvlJc w:val="left"/>
      <w:pPr>
        <w:tabs>
          <w:tab w:val="num" w:pos="5040"/>
        </w:tabs>
        <w:ind w:left="5040" w:hanging="360"/>
      </w:pPr>
    </w:lvl>
    <w:lvl w:ilvl="7" w:tplc="04070003">
      <w:start w:val="1"/>
      <w:numFmt w:val="lowerLetter"/>
      <w:lvlText w:val="%8."/>
      <w:lvlJc w:val="left"/>
      <w:pPr>
        <w:tabs>
          <w:tab w:val="num" w:pos="5760"/>
        </w:tabs>
        <w:ind w:left="5760" w:hanging="360"/>
      </w:pPr>
    </w:lvl>
    <w:lvl w:ilvl="8" w:tplc="04070005">
      <w:start w:val="1"/>
      <w:numFmt w:val="lowerRoman"/>
      <w:lvlText w:val="%9."/>
      <w:lvlJc w:val="right"/>
      <w:pPr>
        <w:tabs>
          <w:tab w:val="num" w:pos="6480"/>
        </w:tabs>
        <w:ind w:left="6480" w:hanging="180"/>
      </w:pPr>
    </w:lvl>
  </w:abstractNum>
  <w:abstractNum w:abstractNumId="49" w15:restartNumberingAfterBreak="0">
    <w:nsid w:val="7F621F87"/>
    <w:multiLevelType w:val="singleLevel"/>
    <w:tmpl w:val="14AE9D90"/>
    <w:lvl w:ilvl="0">
      <w:start w:val="1"/>
      <w:numFmt w:val="bullet"/>
      <w:pStyle w:val="Indent3"/>
      <w:lvlText w:val=""/>
      <w:lvlJc w:val="left"/>
      <w:pPr>
        <w:tabs>
          <w:tab w:val="num" w:pos="785"/>
        </w:tabs>
        <w:ind w:left="785" w:hanging="360"/>
      </w:pPr>
      <w:rPr>
        <w:rFonts w:ascii="Symbol" w:hAnsi="Symbol" w:hint="default"/>
      </w:rPr>
    </w:lvl>
  </w:abstractNum>
  <w:abstractNum w:abstractNumId="50" w15:restartNumberingAfterBreak="0">
    <w:nsid w:val="7F8F5A5C"/>
    <w:multiLevelType w:val="hybridMultilevel"/>
    <w:tmpl w:val="8DBE440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7F9714BC"/>
    <w:multiLevelType w:val="hybridMultilevel"/>
    <w:tmpl w:val="45F64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45"/>
  </w:num>
  <w:num w:numId="3">
    <w:abstractNumId w:val="20"/>
  </w:num>
  <w:num w:numId="4">
    <w:abstractNumId w:val="21"/>
  </w:num>
  <w:num w:numId="5">
    <w:abstractNumId w:val="19"/>
  </w:num>
  <w:num w:numId="6">
    <w:abstractNumId w:val="10"/>
  </w:num>
  <w:num w:numId="7">
    <w:abstractNumId w:val="40"/>
  </w:num>
  <w:num w:numId="8">
    <w:abstractNumId w:val="15"/>
  </w:num>
  <w:num w:numId="9">
    <w:abstractNumId w:val="22"/>
  </w:num>
  <w:num w:numId="10">
    <w:abstractNumId w:val="7"/>
  </w:num>
  <w:num w:numId="11">
    <w:abstractNumId w:val="32"/>
  </w:num>
  <w:num w:numId="12">
    <w:abstractNumId w:val="12"/>
  </w:num>
  <w:num w:numId="13">
    <w:abstractNumId w:val="11"/>
  </w:num>
  <w:num w:numId="14">
    <w:abstractNumId w:val="43"/>
  </w:num>
  <w:num w:numId="15">
    <w:abstractNumId w:val="28"/>
  </w:num>
  <w:num w:numId="16">
    <w:abstractNumId w:val="31"/>
  </w:num>
  <w:num w:numId="17">
    <w:abstractNumId w:val="39"/>
  </w:num>
  <w:num w:numId="18">
    <w:abstractNumId w:val="26"/>
  </w:num>
  <w:num w:numId="19">
    <w:abstractNumId w:val="49"/>
  </w:num>
  <w:num w:numId="20">
    <w:abstractNumId w:val="33"/>
  </w:num>
  <w:num w:numId="21">
    <w:abstractNumId w:val="8"/>
  </w:num>
  <w:num w:numId="22">
    <w:abstractNumId w:val="6"/>
  </w:num>
  <w:num w:numId="23">
    <w:abstractNumId w:val="5"/>
  </w:num>
  <w:num w:numId="24">
    <w:abstractNumId w:val="4"/>
  </w:num>
  <w:num w:numId="25">
    <w:abstractNumId w:val="24"/>
  </w:num>
  <w:num w:numId="26">
    <w:abstractNumId w:val="29"/>
  </w:num>
  <w:num w:numId="27">
    <w:abstractNumId w:val="42"/>
  </w:num>
  <w:num w:numId="28">
    <w:abstractNumId w:val="13"/>
  </w:num>
  <w:num w:numId="29">
    <w:abstractNumId w:val="16"/>
  </w:num>
  <w:num w:numId="30">
    <w:abstractNumId w:val="35"/>
  </w:num>
  <w:num w:numId="31">
    <w:abstractNumId w:val="38"/>
  </w:num>
  <w:num w:numId="32">
    <w:abstractNumId w:val="3"/>
  </w:num>
  <w:num w:numId="33">
    <w:abstractNumId w:val="2"/>
  </w:num>
  <w:num w:numId="34">
    <w:abstractNumId w:val="1"/>
  </w:num>
  <w:num w:numId="35">
    <w:abstractNumId w:val="0"/>
  </w:num>
  <w:num w:numId="36">
    <w:abstractNumId w:val="18"/>
  </w:num>
  <w:num w:numId="37">
    <w:abstractNumId w:val="34"/>
  </w:num>
  <w:num w:numId="38">
    <w:abstractNumId w:val="48"/>
  </w:num>
  <w:num w:numId="39">
    <w:abstractNumId w:val="30"/>
  </w:num>
  <w:num w:numId="40">
    <w:abstractNumId w:val="17"/>
  </w:num>
  <w:num w:numId="41">
    <w:abstractNumId w:val="44"/>
  </w:num>
  <w:num w:numId="42">
    <w:abstractNumId w:val="36"/>
  </w:num>
  <w:num w:numId="43">
    <w:abstractNumId w:val="37"/>
  </w:num>
  <w:num w:numId="44">
    <w:abstractNumId w:val="41"/>
  </w:num>
  <w:num w:numId="45">
    <w:abstractNumId w:val="14"/>
  </w:num>
  <w:num w:numId="46">
    <w:abstractNumId w:val="23"/>
  </w:num>
  <w:num w:numId="47">
    <w:abstractNumId w:val="51"/>
  </w:num>
  <w:num w:numId="48">
    <w:abstractNumId w:val="25"/>
  </w:num>
  <w:num w:numId="49">
    <w:abstractNumId w:val="50"/>
  </w:num>
  <w:num w:numId="50">
    <w:abstractNumId w:val="9"/>
  </w:num>
  <w:num w:numId="51">
    <w:abstractNumId w:val="9"/>
  </w:num>
  <w:num w:numId="52">
    <w:abstractNumId w:val="9"/>
  </w:num>
  <w:num w:numId="53">
    <w:abstractNumId w:val="46"/>
  </w:num>
  <w:num w:numId="54">
    <w:abstractNumId w:val="47"/>
  </w:num>
  <w:num w:numId="55">
    <w:abstractNumId w:val="2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grand, Maxime">
    <w15:presenceInfo w15:providerId="AD" w15:userId="S-1-5-21-3620167753-925983401-547404873-351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NotTrackFormatting/>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BasisMinHauptVersion" w:val="0"/>
    <w:docVar w:name="docBasisMinNebenVersion" w:val="0"/>
    <w:docVar w:name="docBasisMinRevision" w:val="0"/>
    <w:docVar w:name="DocVorlage1" w:val="0"/>
  </w:docVars>
  <w:rsids>
    <w:rsidRoot w:val="00236233"/>
    <w:rsid w:val="0000062D"/>
    <w:rsid w:val="000009B7"/>
    <w:rsid w:val="00000F01"/>
    <w:rsid w:val="00001952"/>
    <w:rsid w:val="00002969"/>
    <w:rsid w:val="00004632"/>
    <w:rsid w:val="000067E4"/>
    <w:rsid w:val="000101F7"/>
    <w:rsid w:val="0001676C"/>
    <w:rsid w:val="00017A3C"/>
    <w:rsid w:val="00017A50"/>
    <w:rsid w:val="00020E1B"/>
    <w:rsid w:val="00023A26"/>
    <w:rsid w:val="00023E39"/>
    <w:rsid w:val="0002678A"/>
    <w:rsid w:val="00027ED6"/>
    <w:rsid w:val="00030F99"/>
    <w:rsid w:val="000318D8"/>
    <w:rsid w:val="000323F8"/>
    <w:rsid w:val="00032AA0"/>
    <w:rsid w:val="00033F3E"/>
    <w:rsid w:val="00034B64"/>
    <w:rsid w:val="00034EFF"/>
    <w:rsid w:val="00035648"/>
    <w:rsid w:val="00036C4A"/>
    <w:rsid w:val="000371ED"/>
    <w:rsid w:val="00037E5B"/>
    <w:rsid w:val="00040256"/>
    <w:rsid w:val="00040CFE"/>
    <w:rsid w:val="00041960"/>
    <w:rsid w:val="00041C19"/>
    <w:rsid w:val="0004205D"/>
    <w:rsid w:val="00042303"/>
    <w:rsid w:val="0004237E"/>
    <w:rsid w:val="0004244C"/>
    <w:rsid w:val="00044051"/>
    <w:rsid w:val="000444EF"/>
    <w:rsid w:val="00044A1B"/>
    <w:rsid w:val="000455A4"/>
    <w:rsid w:val="00046449"/>
    <w:rsid w:val="00047158"/>
    <w:rsid w:val="00047210"/>
    <w:rsid w:val="00050935"/>
    <w:rsid w:val="00052409"/>
    <w:rsid w:val="00052EB1"/>
    <w:rsid w:val="0005339B"/>
    <w:rsid w:val="000536D6"/>
    <w:rsid w:val="00053B19"/>
    <w:rsid w:val="00055677"/>
    <w:rsid w:val="00055C09"/>
    <w:rsid w:val="00055D6A"/>
    <w:rsid w:val="00056423"/>
    <w:rsid w:val="00056CAF"/>
    <w:rsid w:val="00057C5A"/>
    <w:rsid w:val="0006068A"/>
    <w:rsid w:val="00060F6F"/>
    <w:rsid w:val="000618D5"/>
    <w:rsid w:val="00062418"/>
    <w:rsid w:val="00062FB3"/>
    <w:rsid w:val="00063664"/>
    <w:rsid w:val="00064241"/>
    <w:rsid w:val="00065771"/>
    <w:rsid w:val="000668A7"/>
    <w:rsid w:val="00066D59"/>
    <w:rsid w:val="00067D33"/>
    <w:rsid w:val="00067FA9"/>
    <w:rsid w:val="00070FAB"/>
    <w:rsid w:val="000716EF"/>
    <w:rsid w:val="0007198F"/>
    <w:rsid w:val="00071FAE"/>
    <w:rsid w:val="00072518"/>
    <w:rsid w:val="0007586F"/>
    <w:rsid w:val="0007594C"/>
    <w:rsid w:val="00076FBD"/>
    <w:rsid w:val="00080444"/>
    <w:rsid w:val="00080E80"/>
    <w:rsid w:val="000835A6"/>
    <w:rsid w:val="00084A82"/>
    <w:rsid w:val="00085765"/>
    <w:rsid w:val="00086E6C"/>
    <w:rsid w:val="00087001"/>
    <w:rsid w:val="00087460"/>
    <w:rsid w:val="00091CDE"/>
    <w:rsid w:val="000930BC"/>
    <w:rsid w:val="00093247"/>
    <w:rsid w:val="00093F5A"/>
    <w:rsid w:val="00094F85"/>
    <w:rsid w:val="000958D3"/>
    <w:rsid w:val="00096A9F"/>
    <w:rsid w:val="0009779F"/>
    <w:rsid w:val="00097A5D"/>
    <w:rsid w:val="000A09E8"/>
    <w:rsid w:val="000A0AED"/>
    <w:rsid w:val="000A0C95"/>
    <w:rsid w:val="000A11D2"/>
    <w:rsid w:val="000A13BA"/>
    <w:rsid w:val="000A1EC4"/>
    <w:rsid w:val="000A2A08"/>
    <w:rsid w:val="000A30E2"/>
    <w:rsid w:val="000A3FA2"/>
    <w:rsid w:val="000A4078"/>
    <w:rsid w:val="000A673F"/>
    <w:rsid w:val="000A69A0"/>
    <w:rsid w:val="000A6E04"/>
    <w:rsid w:val="000B23F6"/>
    <w:rsid w:val="000B277A"/>
    <w:rsid w:val="000B43CF"/>
    <w:rsid w:val="000B445E"/>
    <w:rsid w:val="000B503C"/>
    <w:rsid w:val="000C2A89"/>
    <w:rsid w:val="000C3676"/>
    <w:rsid w:val="000C4177"/>
    <w:rsid w:val="000C442F"/>
    <w:rsid w:val="000C4811"/>
    <w:rsid w:val="000C4E03"/>
    <w:rsid w:val="000C5A62"/>
    <w:rsid w:val="000C6135"/>
    <w:rsid w:val="000C7CD6"/>
    <w:rsid w:val="000D0CBF"/>
    <w:rsid w:val="000D19B0"/>
    <w:rsid w:val="000D1D25"/>
    <w:rsid w:val="000D27FF"/>
    <w:rsid w:val="000D2B33"/>
    <w:rsid w:val="000D2EC1"/>
    <w:rsid w:val="000D421C"/>
    <w:rsid w:val="000D4CA9"/>
    <w:rsid w:val="000D5123"/>
    <w:rsid w:val="000D56DB"/>
    <w:rsid w:val="000D6043"/>
    <w:rsid w:val="000D6306"/>
    <w:rsid w:val="000D782F"/>
    <w:rsid w:val="000E2D9C"/>
    <w:rsid w:val="000E3E5D"/>
    <w:rsid w:val="000E4135"/>
    <w:rsid w:val="000E64ED"/>
    <w:rsid w:val="000E7420"/>
    <w:rsid w:val="000E760A"/>
    <w:rsid w:val="000E785D"/>
    <w:rsid w:val="000F002C"/>
    <w:rsid w:val="000F1103"/>
    <w:rsid w:val="000F2D9F"/>
    <w:rsid w:val="000F490F"/>
    <w:rsid w:val="000F4C33"/>
    <w:rsid w:val="000F5815"/>
    <w:rsid w:val="000F5988"/>
    <w:rsid w:val="000F6086"/>
    <w:rsid w:val="000F6605"/>
    <w:rsid w:val="000F6D94"/>
    <w:rsid w:val="000F72D1"/>
    <w:rsid w:val="000F73B0"/>
    <w:rsid w:val="000F79D9"/>
    <w:rsid w:val="00100712"/>
    <w:rsid w:val="00100B7B"/>
    <w:rsid w:val="001011DF"/>
    <w:rsid w:val="00101B6A"/>
    <w:rsid w:val="00101BA5"/>
    <w:rsid w:val="00105AC1"/>
    <w:rsid w:val="00105D8A"/>
    <w:rsid w:val="00106124"/>
    <w:rsid w:val="00106D8E"/>
    <w:rsid w:val="001070AA"/>
    <w:rsid w:val="00107F90"/>
    <w:rsid w:val="00110ACA"/>
    <w:rsid w:val="00111747"/>
    <w:rsid w:val="00112CF8"/>
    <w:rsid w:val="00113442"/>
    <w:rsid w:val="0011406C"/>
    <w:rsid w:val="001142CF"/>
    <w:rsid w:val="001147C1"/>
    <w:rsid w:val="00114AED"/>
    <w:rsid w:val="00114DB1"/>
    <w:rsid w:val="0011526B"/>
    <w:rsid w:val="0011649F"/>
    <w:rsid w:val="001165B9"/>
    <w:rsid w:val="00116BE4"/>
    <w:rsid w:val="00117891"/>
    <w:rsid w:val="00120A2A"/>
    <w:rsid w:val="00121AD2"/>
    <w:rsid w:val="00121E53"/>
    <w:rsid w:val="00122DEE"/>
    <w:rsid w:val="00123782"/>
    <w:rsid w:val="00125865"/>
    <w:rsid w:val="0012597F"/>
    <w:rsid w:val="00130A40"/>
    <w:rsid w:val="00130F31"/>
    <w:rsid w:val="001320F1"/>
    <w:rsid w:val="001321A0"/>
    <w:rsid w:val="00133799"/>
    <w:rsid w:val="00133BAD"/>
    <w:rsid w:val="00133EDA"/>
    <w:rsid w:val="00135C3E"/>
    <w:rsid w:val="00136026"/>
    <w:rsid w:val="00136631"/>
    <w:rsid w:val="00136930"/>
    <w:rsid w:val="00136E3C"/>
    <w:rsid w:val="00140152"/>
    <w:rsid w:val="00141F04"/>
    <w:rsid w:val="00142E68"/>
    <w:rsid w:val="00143DF8"/>
    <w:rsid w:val="001453F5"/>
    <w:rsid w:val="00146DC7"/>
    <w:rsid w:val="00147622"/>
    <w:rsid w:val="001478B2"/>
    <w:rsid w:val="001501EE"/>
    <w:rsid w:val="00150D51"/>
    <w:rsid w:val="001513A1"/>
    <w:rsid w:val="00152A9E"/>
    <w:rsid w:val="00152DD3"/>
    <w:rsid w:val="00152F09"/>
    <w:rsid w:val="001533E1"/>
    <w:rsid w:val="001541CB"/>
    <w:rsid w:val="0015422F"/>
    <w:rsid w:val="001542F2"/>
    <w:rsid w:val="0015446E"/>
    <w:rsid w:val="001570B2"/>
    <w:rsid w:val="00157503"/>
    <w:rsid w:val="00157B7D"/>
    <w:rsid w:val="0016019D"/>
    <w:rsid w:val="001605CB"/>
    <w:rsid w:val="00161454"/>
    <w:rsid w:val="00161865"/>
    <w:rsid w:val="00161AA3"/>
    <w:rsid w:val="00162564"/>
    <w:rsid w:val="00163B8E"/>
    <w:rsid w:val="001644F6"/>
    <w:rsid w:val="00164F9A"/>
    <w:rsid w:val="001653DA"/>
    <w:rsid w:val="00165EA7"/>
    <w:rsid w:val="001663EE"/>
    <w:rsid w:val="001703DD"/>
    <w:rsid w:val="00170C6E"/>
    <w:rsid w:val="00170F99"/>
    <w:rsid w:val="001722B1"/>
    <w:rsid w:val="001729BD"/>
    <w:rsid w:val="00172BCF"/>
    <w:rsid w:val="00172CE1"/>
    <w:rsid w:val="00173DF6"/>
    <w:rsid w:val="001746BC"/>
    <w:rsid w:val="00174F9B"/>
    <w:rsid w:val="00177975"/>
    <w:rsid w:val="0018035A"/>
    <w:rsid w:val="00180F23"/>
    <w:rsid w:val="00181DCA"/>
    <w:rsid w:val="00183254"/>
    <w:rsid w:val="00183F4F"/>
    <w:rsid w:val="00184243"/>
    <w:rsid w:val="00185E05"/>
    <w:rsid w:val="00186CD7"/>
    <w:rsid w:val="001870F8"/>
    <w:rsid w:val="00187278"/>
    <w:rsid w:val="001914DC"/>
    <w:rsid w:val="00191663"/>
    <w:rsid w:val="0019238F"/>
    <w:rsid w:val="00195688"/>
    <w:rsid w:val="00195903"/>
    <w:rsid w:val="00196036"/>
    <w:rsid w:val="00196171"/>
    <w:rsid w:val="00196EE2"/>
    <w:rsid w:val="001972E3"/>
    <w:rsid w:val="001977BA"/>
    <w:rsid w:val="001A2395"/>
    <w:rsid w:val="001A475E"/>
    <w:rsid w:val="001A73EC"/>
    <w:rsid w:val="001A7A1A"/>
    <w:rsid w:val="001B04DB"/>
    <w:rsid w:val="001B2B0F"/>
    <w:rsid w:val="001B3007"/>
    <w:rsid w:val="001B3921"/>
    <w:rsid w:val="001B400A"/>
    <w:rsid w:val="001B519D"/>
    <w:rsid w:val="001B5F42"/>
    <w:rsid w:val="001B665B"/>
    <w:rsid w:val="001B78A4"/>
    <w:rsid w:val="001C2055"/>
    <w:rsid w:val="001C3FD7"/>
    <w:rsid w:val="001C5179"/>
    <w:rsid w:val="001C6387"/>
    <w:rsid w:val="001C6C70"/>
    <w:rsid w:val="001C6F78"/>
    <w:rsid w:val="001D077D"/>
    <w:rsid w:val="001D0FDE"/>
    <w:rsid w:val="001D13A7"/>
    <w:rsid w:val="001D1F9D"/>
    <w:rsid w:val="001D30C3"/>
    <w:rsid w:val="001D449D"/>
    <w:rsid w:val="001D5848"/>
    <w:rsid w:val="001D5C5E"/>
    <w:rsid w:val="001D5FA5"/>
    <w:rsid w:val="001D6035"/>
    <w:rsid w:val="001D6F70"/>
    <w:rsid w:val="001D7E4C"/>
    <w:rsid w:val="001E0CAF"/>
    <w:rsid w:val="001E2056"/>
    <w:rsid w:val="001E3193"/>
    <w:rsid w:val="001E3BCF"/>
    <w:rsid w:val="001E4BB8"/>
    <w:rsid w:val="001E4E56"/>
    <w:rsid w:val="001E5163"/>
    <w:rsid w:val="001E5293"/>
    <w:rsid w:val="001E557D"/>
    <w:rsid w:val="001E5D26"/>
    <w:rsid w:val="001E5D9C"/>
    <w:rsid w:val="001E6F87"/>
    <w:rsid w:val="001F17A7"/>
    <w:rsid w:val="001F2037"/>
    <w:rsid w:val="001F440C"/>
    <w:rsid w:val="001F4528"/>
    <w:rsid w:val="001F466C"/>
    <w:rsid w:val="001F4BAF"/>
    <w:rsid w:val="001F65C0"/>
    <w:rsid w:val="00200B05"/>
    <w:rsid w:val="0020132D"/>
    <w:rsid w:val="00201DC4"/>
    <w:rsid w:val="002031E4"/>
    <w:rsid w:val="002046F0"/>
    <w:rsid w:val="00205303"/>
    <w:rsid w:val="0021490E"/>
    <w:rsid w:val="00215D10"/>
    <w:rsid w:val="00216C6B"/>
    <w:rsid w:val="0021744B"/>
    <w:rsid w:val="00217975"/>
    <w:rsid w:val="002215A0"/>
    <w:rsid w:val="002220EB"/>
    <w:rsid w:val="00222C08"/>
    <w:rsid w:val="0022311F"/>
    <w:rsid w:val="0022386B"/>
    <w:rsid w:val="002239F1"/>
    <w:rsid w:val="00224219"/>
    <w:rsid w:val="002252BE"/>
    <w:rsid w:val="00226540"/>
    <w:rsid w:val="0022662C"/>
    <w:rsid w:val="00226FEB"/>
    <w:rsid w:val="00227DD6"/>
    <w:rsid w:val="002307C9"/>
    <w:rsid w:val="002311B7"/>
    <w:rsid w:val="002315D0"/>
    <w:rsid w:val="002318A9"/>
    <w:rsid w:val="00232567"/>
    <w:rsid w:val="00233129"/>
    <w:rsid w:val="00233523"/>
    <w:rsid w:val="0023384F"/>
    <w:rsid w:val="00234269"/>
    <w:rsid w:val="0023475F"/>
    <w:rsid w:val="0023480B"/>
    <w:rsid w:val="002358ED"/>
    <w:rsid w:val="00236233"/>
    <w:rsid w:val="0023662E"/>
    <w:rsid w:val="002374DF"/>
    <w:rsid w:val="0023762F"/>
    <w:rsid w:val="00237E03"/>
    <w:rsid w:val="002405C8"/>
    <w:rsid w:val="00241C19"/>
    <w:rsid w:val="00243E45"/>
    <w:rsid w:val="00243EF2"/>
    <w:rsid w:val="0024569F"/>
    <w:rsid w:val="00245AA6"/>
    <w:rsid w:val="00245E8C"/>
    <w:rsid w:val="00247589"/>
    <w:rsid w:val="002500E3"/>
    <w:rsid w:val="0025029C"/>
    <w:rsid w:val="0025177A"/>
    <w:rsid w:val="0025441E"/>
    <w:rsid w:val="0025504E"/>
    <w:rsid w:val="002606D1"/>
    <w:rsid w:val="00261253"/>
    <w:rsid w:val="002623A8"/>
    <w:rsid w:val="00263027"/>
    <w:rsid w:val="002651B7"/>
    <w:rsid w:val="00265C6F"/>
    <w:rsid w:val="00266EA6"/>
    <w:rsid w:val="002678C0"/>
    <w:rsid w:val="00267AE5"/>
    <w:rsid w:val="00267F6F"/>
    <w:rsid w:val="0027016E"/>
    <w:rsid w:val="00270FB2"/>
    <w:rsid w:val="002727AA"/>
    <w:rsid w:val="00273683"/>
    <w:rsid w:val="00274A10"/>
    <w:rsid w:val="00274FED"/>
    <w:rsid w:val="00276784"/>
    <w:rsid w:val="00280DE5"/>
    <w:rsid w:val="00281ED8"/>
    <w:rsid w:val="002832CB"/>
    <w:rsid w:val="00283BA2"/>
    <w:rsid w:val="0028676C"/>
    <w:rsid w:val="00287E5A"/>
    <w:rsid w:val="002905B5"/>
    <w:rsid w:val="00290DAE"/>
    <w:rsid w:val="00292124"/>
    <w:rsid w:val="00292368"/>
    <w:rsid w:val="00293912"/>
    <w:rsid w:val="002939A3"/>
    <w:rsid w:val="00296283"/>
    <w:rsid w:val="0029738F"/>
    <w:rsid w:val="002A43CF"/>
    <w:rsid w:val="002A4695"/>
    <w:rsid w:val="002A475E"/>
    <w:rsid w:val="002A5209"/>
    <w:rsid w:val="002A6BEF"/>
    <w:rsid w:val="002A7B4E"/>
    <w:rsid w:val="002A7E8D"/>
    <w:rsid w:val="002A7F85"/>
    <w:rsid w:val="002B0EFF"/>
    <w:rsid w:val="002B2416"/>
    <w:rsid w:val="002B26F3"/>
    <w:rsid w:val="002B2734"/>
    <w:rsid w:val="002B2A58"/>
    <w:rsid w:val="002B34EA"/>
    <w:rsid w:val="002B3723"/>
    <w:rsid w:val="002B37F5"/>
    <w:rsid w:val="002B4C0E"/>
    <w:rsid w:val="002B5A6A"/>
    <w:rsid w:val="002B63FB"/>
    <w:rsid w:val="002B7C5E"/>
    <w:rsid w:val="002C082E"/>
    <w:rsid w:val="002C0AB8"/>
    <w:rsid w:val="002C108E"/>
    <w:rsid w:val="002C28EE"/>
    <w:rsid w:val="002C2E37"/>
    <w:rsid w:val="002C3879"/>
    <w:rsid w:val="002C44FF"/>
    <w:rsid w:val="002C586D"/>
    <w:rsid w:val="002C6562"/>
    <w:rsid w:val="002C7681"/>
    <w:rsid w:val="002D0003"/>
    <w:rsid w:val="002D132E"/>
    <w:rsid w:val="002D183E"/>
    <w:rsid w:val="002D20F4"/>
    <w:rsid w:val="002D48F3"/>
    <w:rsid w:val="002D591B"/>
    <w:rsid w:val="002D5C44"/>
    <w:rsid w:val="002D7112"/>
    <w:rsid w:val="002D7A82"/>
    <w:rsid w:val="002D7DAF"/>
    <w:rsid w:val="002D7F3B"/>
    <w:rsid w:val="002E1F27"/>
    <w:rsid w:val="002E1FEE"/>
    <w:rsid w:val="002E2A5B"/>
    <w:rsid w:val="002E2CF8"/>
    <w:rsid w:val="002E3617"/>
    <w:rsid w:val="002E533A"/>
    <w:rsid w:val="002E6959"/>
    <w:rsid w:val="002E7B30"/>
    <w:rsid w:val="002F0267"/>
    <w:rsid w:val="002F174C"/>
    <w:rsid w:val="002F1A5F"/>
    <w:rsid w:val="002F1E4B"/>
    <w:rsid w:val="002F2939"/>
    <w:rsid w:val="002F2A6B"/>
    <w:rsid w:val="002F311B"/>
    <w:rsid w:val="002F3527"/>
    <w:rsid w:val="002F4204"/>
    <w:rsid w:val="002F4E04"/>
    <w:rsid w:val="002F514A"/>
    <w:rsid w:val="002F57F9"/>
    <w:rsid w:val="002F6238"/>
    <w:rsid w:val="002F6921"/>
    <w:rsid w:val="002F6F23"/>
    <w:rsid w:val="00300A91"/>
    <w:rsid w:val="003013AE"/>
    <w:rsid w:val="003017E8"/>
    <w:rsid w:val="00301C7C"/>
    <w:rsid w:val="00302485"/>
    <w:rsid w:val="0030361C"/>
    <w:rsid w:val="003045C2"/>
    <w:rsid w:val="0030483A"/>
    <w:rsid w:val="00304DCD"/>
    <w:rsid w:val="003063D5"/>
    <w:rsid w:val="00307C96"/>
    <w:rsid w:val="00307D49"/>
    <w:rsid w:val="00310C51"/>
    <w:rsid w:val="00312FAB"/>
    <w:rsid w:val="00313E1A"/>
    <w:rsid w:val="00313F38"/>
    <w:rsid w:val="00314878"/>
    <w:rsid w:val="003149A3"/>
    <w:rsid w:val="00314D78"/>
    <w:rsid w:val="0031567E"/>
    <w:rsid w:val="00316821"/>
    <w:rsid w:val="0031760E"/>
    <w:rsid w:val="003202F4"/>
    <w:rsid w:val="003207A6"/>
    <w:rsid w:val="003221F1"/>
    <w:rsid w:val="00323A14"/>
    <w:rsid w:val="00324921"/>
    <w:rsid w:val="003277B8"/>
    <w:rsid w:val="003277CC"/>
    <w:rsid w:val="00331A82"/>
    <w:rsid w:val="00331C55"/>
    <w:rsid w:val="00331D84"/>
    <w:rsid w:val="003345AB"/>
    <w:rsid w:val="00335219"/>
    <w:rsid w:val="00335D8C"/>
    <w:rsid w:val="00336379"/>
    <w:rsid w:val="00336F21"/>
    <w:rsid w:val="0033735F"/>
    <w:rsid w:val="00340E5A"/>
    <w:rsid w:val="00340E5C"/>
    <w:rsid w:val="0034301F"/>
    <w:rsid w:val="00343165"/>
    <w:rsid w:val="00343F79"/>
    <w:rsid w:val="00345806"/>
    <w:rsid w:val="003462F8"/>
    <w:rsid w:val="003466EB"/>
    <w:rsid w:val="003479B2"/>
    <w:rsid w:val="0035078B"/>
    <w:rsid w:val="00350E17"/>
    <w:rsid w:val="00351939"/>
    <w:rsid w:val="003535A1"/>
    <w:rsid w:val="00355B0A"/>
    <w:rsid w:val="00357CB0"/>
    <w:rsid w:val="003608BA"/>
    <w:rsid w:val="00360958"/>
    <w:rsid w:val="003629F5"/>
    <w:rsid w:val="00363CC8"/>
    <w:rsid w:val="00364531"/>
    <w:rsid w:val="00364B69"/>
    <w:rsid w:val="00365581"/>
    <w:rsid w:val="003661CA"/>
    <w:rsid w:val="0036644D"/>
    <w:rsid w:val="00370AE1"/>
    <w:rsid w:val="00371BAB"/>
    <w:rsid w:val="00371C4A"/>
    <w:rsid w:val="00372F40"/>
    <w:rsid w:val="00373139"/>
    <w:rsid w:val="00373AAB"/>
    <w:rsid w:val="00374075"/>
    <w:rsid w:val="00374E4D"/>
    <w:rsid w:val="00376363"/>
    <w:rsid w:val="003764E5"/>
    <w:rsid w:val="00377E06"/>
    <w:rsid w:val="0038066B"/>
    <w:rsid w:val="003813EB"/>
    <w:rsid w:val="00381A0A"/>
    <w:rsid w:val="003820A6"/>
    <w:rsid w:val="003822BB"/>
    <w:rsid w:val="003825CE"/>
    <w:rsid w:val="0038348A"/>
    <w:rsid w:val="00384966"/>
    <w:rsid w:val="003857C9"/>
    <w:rsid w:val="00386E57"/>
    <w:rsid w:val="00387A4E"/>
    <w:rsid w:val="00391CFC"/>
    <w:rsid w:val="00391E14"/>
    <w:rsid w:val="00393959"/>
    <w:rsid w:val="00393A22"/>
    <w:rsid w:val="00393A25"/>
    <w:rsid w:val="00394F49"/>
    <w:rsid w:val="0039519D"/>
    <w:rsid w:val="00395EE4"/>
    <w:rsid w:val="00397ABB"/>
    <w:rsid w:val="00397C97"/>
    <w:rsid w:val="003A00C4"/>
    <w:rsid w:val="003A0ED6"/>
    <w:rsid w:val="003A1524"/>
    <w:rsid w:val="003A275A"/>
    <w:rsid w:val="003A2A07"/>
    <w:rsid w:val="003A2C92"/>
    <w:rsid w:val="003A3FAE"/>
    <w:rsid w:val="003A40CA"/>
    <w:rsid w:val="003A6745"/>
    <w:rsid w:val="003A6C3B"/>
    <w:rsid w:val="003A6F4D"/>
    <w:rsid w:val="003A7662"/>
    <w:rsid w:val="003B0B8F"/>
    <w:rsid w:val="003B1AEC"/>
    <w:rsid w:val="003B1DD4"/>
    <w:rsid w:val="003B1EE8"/>
    <w:rsid w:val="003B2E27"/>
    <w:rsid w:val="003B2EB6"/>
    <w:rsid w:val="003B370C"/>
    <w:rsid w:val="003B6472"/>
    <w:rsid w:val="003B6659"/>
    <w:rsid w:val="003C0E08"/>
    <w:rsid w:val="003C17CB"/>
    <w:rsid w:val="003C2FAF"/>
    <w:rsid w:val="003C3198"/>
    <w:rsid w:val="003C3980"/>
    <w:rsid w:val="003C529F"/>
    <w:rsid w:val="003C5C98"/>
    <w:rsid w:val="003C6DEA"/>
    <w:rsid w:val="003C7468"/>
    <w:rsid w:val="003D05BA"/>
    <w:rsid w:val="003D0893"/>
    <w:rsid w:val="003D214F"/>
    <w:rsid w:val="003D38D0"/>
    <w:rsid w:val="003D49E5"/>
    <w:rsid w:val="003D4DA3"/>
    <w:rsid w:val="003D6393"/>
    <w:rsid w:val="003D6601"/>
    <w:rsid w:val="003E0B1D"/>
    <w:rsid w:val="003E0B69"/>
    <w:rsid w:val="003E1EAD"/>
    <w:rsid w:val="003E279D"/>
    <w:rsid w:val="003E2A0A"/>
    <w:rsid w:val="003E31FE"/>
    <w:rsid w:val="003E3E82"/>
    <w:rsid w:val="003E4E63"/>
    <w:rsid w:val="003E5BD8"/>
    <w:rsid w:val="003E7E1B"/>
    <w:rsid w:val="003F16D1"/>
    <w:rsid w:val="003F1B6C"/>
    <w:rsid w:val="003F1E65"/>
    <w:rsid w:val="003F335C"/>
    <w:rsid w:val="003F43C5"/>
    <w:rsid w:val="003F5BA2"/>
    <w:rsid w:val="003F6E16"/>
    <w:rsid w:val="003F7844"/>
    <w:rsid w:val="0040070C"/>
    <w:rsid w:val="00403FC3"/>
    <w:rsid w:val="00404C6C"/>
    <w:rsid w:val="00405A21"/>
    <w:rsid w:val="0040613D"/>
    <w:rsid w:val="00407339"/>
    <w:rsid w:val="0041001A"/>
    <w:rsid w:val="00412577"/>
    <w:rsid w:val="004128E5"/>
    <w:rsid w:val="00413C22"/>
    <w:rsid w:val="004166CF"/>
    <w:rsid w:val="00417ECD"/>
    <w:rsid w:val="00421630"/>
    <w:rsid w:val="00424646"/>
    <w:rsid w:val="004253C7"/>
    <w:rsid w:val="00426F9F"/>
    <w:rsid w:val="004276B0"/>
    <w:rsid w:val="00427C49"/>
    <w:rsid w:val="004307EF"/>
    <w:rsid w:val="0043108E"/>
    <w:rsid w:val="004319F2"/>
    <w:rsid w:val="00432532"/>
    <w:rsid w:val="00432671"/>
    <w:rsid w:val="004347C2"/>
    <w:rsid w:val="00435516"/>
    <w:rsid w:val="00436A75"/>
    <w:rsid w:val="00437AF9"/>
    <w:rsid w:val="00437BCD"/>
    <w:rsid w:val="00437EB9"/>
    <w:rsid w:val="00440681"/>
    <w:rsid w:val="00440E5A"/>
    <w:rsid w:val="00442353"/>
    <w:rsid w:val="0044386C"/>
    <w:rsid w:val="00443954"/>
    <w:rsid w:val="00444A98"/>
    <w:rsid w:val="00444D59"/>
    <w:rsid w:val="00445196"/>
    <w:rsid w:val="004518B8"/>
    <w:rsid w:val="00452AD7"/>
    <w:rsid w:val="00453C50"/>
    <w:rsid w:val="004567E3"/>
    <w:rsid w:val="0045687B"/>
    <w:rsid w:val="004570EC"/>
    <w:rsid w:val="00457EE0"/>
    <w:rsid w:val="00460839"/>
    <w:rsid w:val="00460CD6"/>
    <w:rsid w:val="0046124D"/>
    <w:rsid w:val="00462FE8"/>
    <w:rsid w:val="0046348D"/>
    <w:rsid w:val="0046436F"/>
    <w:rsid w:val="00464AB1"/>
    <w:rsid w:val="0046646A"/>
    <w:rsid w:val="0046663C"/>
    <w:rsid w:val="004708F3"/>
    <w:rsid w:val="004712EE"/>
    <w:rsid w:val="00473321"/>
    <w:rsid w:val="0047458D"/>
    <w:rsid w:val="00475085"/>
    <w:rsid w:val="004754B3"/>
    <w:rsid w:val="0047552A"/>
    <w:rsid w:val="00475C73"/>
    <w:rsid w:val="00476595"/>
    <w:rsid w:val="00477823"/>
    <w:rsid w:val="00480616"/>
    <w:rsid w:val="00481A21"/>
    <w:rsid w:val="00482E25"/>
    <w:rsid w:val="00485B9B"/>
    <w:rsid w:val="00486887"/>
    <w:rsid w:val="00486CB4"/>
    <w:rsid w:val="00490147"/>
    <w:rsid w:val="00491234"/>
    <w:rsid w:val="00491F3D"/>
    <w:rsid w:val="004920E5"/>
    <w:rsid w:val="004922F6"/>
    <w:rsid w:val="004935CC"/>
    <w:rsid w:val="00493E31"/>
    <w:rsid w:val="00493FCF"/>
    <w:rsid w:val="00495231"/>
    <w:rsid w:val="0049562B"/>
    <w:rsid w:val="004961D3"/>
    <w:rsid w:val="00496552"/>
    <w:rsid w:val="004965AC"/>
    <w:rsid w:val="004967AB"/>
    <w:rsid w:val="00496AB4"/>
    <w:rsid w:val="00497D2A"/>
    <w:rsid w:val="004A02CB"/>
    <w:rsid w:val="004A101E"/>
    <w:rsid w:val="004A1BFC"/>
    <w:rsid w:val="004A3071"/>
    <w:rsid w:val="004A3094"/>
    <w:rsid w:val="004A38F6"/>
    <w:rsid w:val="004A3E0D"/>
    <w:rsid w:val="004A5FE9"/>
    <w:rsid w:val="004A6004"/>
    <w:rsid w:val="004A6B2E"/>
    <w:rsid w:val="004A78E6"/>
    <w:rsid w:val="004B1281"/>
    <w:rsid w:val="004B1F6B"/>
    <w:rsid w:val="004B2634"/>
    <w:rsid w:val="004B3790"/>
    <w:rsid w:val="004B42DC"/>
    <w:rsid w:val="004B4D72"/>
    <w:rsid w:val="004B50C3"/>
    <w:rsid w:val="004B5C4F"/>
    <w:rsid w:val="004B63FF"/>
    <w:rsid w:val="004B673C"/>
    <w:rsid w:val="004C007F"/>
    <w:rsid w:val="004C02AB"/>
    <w:rsid w:val="004C109D"/>
    <w:rsid w:val="004C1348"/>
    <w:rsid w:val="004C175F"/>
    <w:rsid w:val="004C2440"/>
    <w:rsid w:val="004C269C"/>
    <w:rsid w:val="004C2C9D"/>
    <w:rsid w:val="004C31A8"/>
    <w:rsid w:val="004C33EA"/>
    <w:rsid w:val="004C36F4"/>
    <w:rsid w:val="004C46D1"/>
    <w:rsid w:val="004C5C8C"/>
    <w:rsid w:val="004C6898"/>
    <w:rsid w:val="004C71DB"/>
    <w:rsid w:val="004D1216"/>
    <w:rsid w:val="004D18CF"/>
    <w:rsid w:val="004D33F6"/>
    <w:rsid w:val="004D69C1"/>
    <w:rsid w:val="004D73DC"/>
    <w:rsid w:val="004D7D25"/>
    <w:rsid w:val="004E1253"/>
    <w:rsid w:val="004E199F"/>
    <w:rsid w:val="004E377C"/>
    <w:rsid w:val="004E4129"/>
    <w:rsid w:val="004E5127"/>
    <w:rsid w:val="004E5CD8"/>
    <w:rsid w:val="004E6155"/>
    <w:rsid w:val="004E6E57"/>
    <w:rsid w:val="004E7EB8"/>
    <w:rsid w:val="004F0D8D"/>
    <w:rsid w:val="004F0DF9"/>
    <w:rsid w:val="004F39A8"/>
    <w:rsid w:val="004F4ED2"/>
    <w:rsid w:val="004F503C"/>
    <w:rsid w:val="004F57FE"/>
    <w:rsid w:val="004F6012"/>
    <w:rsid w:val="004F6342"/>
    <w:rsid w:val="004F636B"/>
    <w:rsid w:val="004F6E26"/>
    <w:rsid w:val="005002E8"/>
    <w:rsid w:val="00502255"/>
    <w:rsid w:val="0050230D"/>
    <w:rsid w:val="00505907"/>
    <w:rsid w:val="00506266"/>
    <w:rsid w:val="00507CDC"/>
    <w:rsid w:val="00507FDE"/>
    <w:rsid w:val="00510299"/>
    <w:rsid w:val="00512233"/>
    <w:rsid w:val="0051267F"/>
    <w:rsid w:val="00513BB6"/>
    <w:rsid w:val="005141EF"/>
    <w:rsid w:val="00514320"/>
    <w:rsid w:val="00514D03"/>
    <w:rsid w:val="005153E8"/>
    <w:rsid w:val="00515CAD"/>
    <w:rsid w:val="00515CDE"/>
    <w:rsid w:val="00515F28"/>
    <w:rsid w:val="00515FFF"/>
    <w:rsid w:val="0051674B"/>
    <w:rsid w:val="00516E69"/>
    <w:rsid w:val="00520DBA"/>
    <w:rsid w:val="00520E05"/>
    <w:rsid w:val="00521256"/>
    <w:rsid w:val="005232BB"/>
    <w:rsid w:val="00523CA3"/>
    <w:rsid w:val="00525AD6"/>
    <w:rsid w:val="00526A5E"/>
    <w:rsid w:val="00527A69"/>
    <w:rsid w:val="0053082D"/>
    <w:rsid w:val="00531FEE"/>
    <w:rsid w:val="00532AF8"/>
    <w:rsid w:val="0053355F"/>
    <w:rsid w:val="00534970"/>
    <w:rsid w:val="00534FB5"/>
    <w:rsid w:val="00535290"/>
    <w:rsid w:val="00535C37"/>
    <w:rsid w:val="00536C57"/>
    <w:rsid w:val="00541DFB"/>
    <w:rsid w:val="00542DB0"/>
    <w:rsid w:val="005435F7"/>
    <w:rsid w:val="0054402E"/>
    <w:rsid w:val="0054493A"/>
    <w:rsid w:val="00544BF8"/>
    <w:rsid w:val="00545587"/>
    <w:rsid w:val="00545788"/>
    <w:rsid w:val="00545F18"/>
    <w:rsid w:val="00545FA9"/>
    <w:rsid w:val="00546461"/>
    <w:rsid w:val="00546577"/>
    <w:rsid w:val="00546771"/>
    <w:rsid w:val="00547DA1"/>
    <w:rsid w:val="005511F8"/>
    <w:rsid w:val="0055207E"/>
    <w:rsid w:val="00552E36"/>
    <w:rsid w:val="005531ED"/>
    <w:rsid w:val="0055388B"/>
    <w:rsid w:val="00553BC7"/>
    <w:rsid w:val="00553DAF"/>
    <w:rsid w:val="00554E30"/>
    <w:rsid w:val="005557B5"/>
    <w:rsid w:val="00556066"/>
    <w:rsid w:val="00556B47"/>
    <w:rsid w:val="00556F2B"/>
    <w:rsid w:val="00560562"/>
    <w:rsid w:val="00561D18"/>
    <w:rsid w:val="00561E27"/>
    <w:rsid w:val="00562A96"/>
    <w:rsid w:val="00563EFD"/>
    <w:rsid w:val="00565190"/>
    <w:rsid w:val="00565555"/>
    <w:rsid w:val="005659E3"/>
    <w:rsid w:val="00567457"/>
    <w:rsid w:val="00567AFE"/>
    <w:rsid w:val="00570753"/>
    <w:rsid w:val="00571683"/>
    <w:rsid w:val="00571EE7"/>
    <w:rsid w:val="005747D7"/>
    <w:rsid w:val="00574A0B"/>
    <w:rsid w:val="00574B0C"/>
    <w:rsid w:val="00575257"/>
    <w:rsid w:val="005752C1"/>
    <w:rsid w:val="005753C8"/>
    <w:rsid w:val="00575D69"/>
    <w:rsid w:val="005768BB"/>
    <w:rsid w:val="00577258"/>
    <w:rsid w:val="00577DD9"/>
    <w:rsid w:val="00580158"/>
    <w:rsid w:val="00580369"/>
    <w:rsid w:val="00581043"/>
    <w:rsid w:val="00581A0A"/>
    <w:rsid w:val="0058202B"/>
    <w:rsid w:val="005822F9"/>
    <w:rsid w:val="00583655"/>
    <w:rsid w:val="005843FA"/>
    <w:rsid w:val="00584435"/>
    <w:rsid w:val="005857BA"/>
    <w:rsid w:val="00585836"/>
    <w:rsid w:val="00585D8F"/>
    <w:rsid w:val="0058764E"/>
    <w:rsid w:val="005926E0"/>
    <w:rsid w:val="00593EEE"/>
    <w:rsid w:val="00596CFE"/>
    <w:rsid w:val="00597340"/>
    <w:rsid w:val="005978F3"/>
    <w:rsid w:val="005A063D"/>
    <w:rsid w:val="005A0B83"/>
    <w:rsid w:val="005A180B"/>
    <w:rsid w:val="005A20A0"/>
    <w:rsid w:val="005A314A"/>
    <w:rsid w:val="005A3858"/>
    <w:rsid w:val="005A4184"/>
    <w:rsid w:val="005A5106"/>
    <w:rsid w:val="005A52EA"/>
    <w:rsid w:val="005A5CE8"/>
    <w:rsid w:val="005A6B8A"/>
    <w:rsid w:val="005A726A"/>
    <w:rsid w:val="005B10CA"/>
    <w:rsid w:val="005B171D"/>
    <w:rsid w:val="005B1B8E"/>
    <w:rsid w:val="005B3581"/>
    <w:rsid w:val="005B4091"/>
    <w:rsid w:val="005B7C42"/>
    <w:rsid w:val="005C006E"/>
    <w:rsid w:val="005C03B8"/>
    <w:rsid w:val="005C1170"/>
    <w:rsid w:val="005C1F7E"/>
    <w:rsid w:val="005C4D1A"/>
    <w:rsid w:val="005C57EE"/>
    <w:rsid w:val="005C66C3"/>
    <w:rsid w:val="005D06F4"/>
    <w:rsid w:val="005D0BFF"/>
    <w:rsid w:val="005D0E3B"/>
    <w:rsid w:val="005D2B8F"/>
    <w:rsid w:val="005D3338"/>
    <w:rsid w:val="005D3747"/>
    <w:rsid w:val="005D5C24"/>
    <w:rsid w:val="005E13F4"/>
    <w:rsid w:val="005E19B7"/>
    <w:rsid w:val="005E1AA7"/>
    <w:rsid w:val="005E253C"/>
    <w:rsid w:val="005E255B"/>
    <w:rsid w:val="005E28A6"/>
    <w:rsid w:val="005E398C"/>
    <w:rsid w:val="005E451F"/>
    <w:rsid w:val="005E49F3"/>
    <w:rsid w:val="005E4DCA"/>
    <w:rsid w:val="005E52A5"/>
    <w:rsid w:val="005E5B12"/>
    <w:rsid w:val="005E654D"/>
    <w:rsid w:val="005E6B24"/>
    <w:rsid w:val="005E6D4B"/>
    <w:rsid w:val="005E6DD6"/>
    <w:rsid w:val="005E6E91"/>
    <w:rsid w:val="005E7880"/>
    <w:rsid w:val="005F0770"/>
    <w:rsid w:val="005F1C22"/>
    <w:rsid w:val="005F279E"/>
    <w:rsid w:val="005F28A8"/>
    <w:rsid w:val="005F2DB3"/>
    <w:rsid w:val="005F3CC0"/>
    <w:rsid w:val="005F421B"/>
    <w:rsid w:val="005F49D7"/>
    <w:rsid w:val="005F4ED2"/>
    <w:rsid w:val="005F50B7"/>
    <w:rsid w:val="005F555A"/>
    <w:rsid w:val="005F59D1"/>
    <w:rsid w:val="005F64CE"/>
    <w:rsid w:val="005F76B1"/>
    <w:rsid w:val="006003FB"/>
    <w:rsid w:val="006003FD"/>
    <w:rsid w:val="00601301"/>
    <w:rsid w:val="006013F8"/>
    <w:rsid w:val="00601723"/>
    <w:rsid w:val="00601842"/>
    <w:rsid w:val="00603A0B"/>
    <w:rsid w:val="00603C75"/>
    <w:rsid w:val="00604B95"/>
    <w:rsid w:val="00605184"/>
    <w:rsid w:val="00605D9E"/>
    <w:rsid w:val="00606781"/>
    <w:rsid w:val="0060686F"/>
    <w:rsid w:val="00606F06"/>
    <w:rsid w:val="00610206"/>
    <w:rsid w:val="00610EF8"/>
    <w:rsid w:val="006121E6"/>
    <w:rsid w:val="006152D8"/>
    <w:rsid w:val="00615643"/>
    <w:rsid w:val="00615882"/>
    <w:rsid w:val="006159CD"/>
    <w:rsid w:val="0061623D"/>
    <w:rsid w:val="00620A01"/>
    <w:rsid w:val="0062136F"/>
    <w:rsid w:val="0062307B"/>
    <w:rsid w:val="006230B4"/>
    <w:rsid w:val="00623216"/>
    <w:rsid w:val="00623DDD"/>
    <w:rsid w:val="00624CB5"/>
    <w:rsid w:val="0062727C"/>
    <w:rsid w:val="006301C3"/>
    <w:rsid w:val="00630D48"/>
    <w:rsid w:val="00631550"/>
    <w:rsid w:val="00631703"/>
    <w:rsid w:val="00631ADE"/>
    <w:rsid w:val="00631B2A"/>
    <w:rsid w:val="006329CF"/>
    <w:rsid w:val="00632A4F"/>
    <w:rsid w:val="006332A9"/>
    <w:rsid w:val="00633550"/>
    <w:rsid w:val="00633690"/>
    <w:rsid w:val="006339D8"/>
    <w:rsid w:val="006347FF"/>
    <w:rsid w:val="0063491A"/>
    <w:rsid w:val="00634976"/>
    <w:rsid w:val="0063508F"/>
    <w:rsid w:val="00637809"/>
    <w:rsid w:val="006413DD"/>
    <w:rsid w:val="0064149C"/>
    <w:rsid w:val="00643DB0"/>
    <w:rsid w:val="006457CD"/>
    <w:rsid w:val="006459EA"/>
    <w:rsid w:val="00647958"/>
    <w:rsid w:val="00650510"/>
    <w:rsid w:val="00651C8C"/>
    <w:rsid w:val="00651CBC"/>
    <w:rsid w:val="00652BC9"/>
    <w:rsid w:val="00652E6E"/>
    <w:rsid w:val="006546F3"/>
    <w:rsid w:val="00654965"/>
    <w:rsid w:val="00657316"/>
    <w:rsid w:val="0065792E"/>
    <w:rsid w:val="00657F83"/>
    <w:rsid w:val="006603C1"/>
    <w:rsid w:val="00661185"/>
    <w:rsid w:val="00661B9F"/>
    <w:rsid w:val="00661DA2"/>
    <w:rsid w:val="00663532"/>
    <w:rsid w:val="0066412F"/>
    <w:rsid w:val="00664542"/>
    <w:rsid w:val="006669BE"/>
    <w:rsid w:val="00666DB0"/>
    <w:rsid w:val="006675B9"/>
    <w:rsid w:val="0067092A"/>
    <w:rsid w:val="00670F87"/>
    <w:rsid w:val="00671D30"/>
    <w:rsid w:val="006729E5"/>
    <w:rsid w:val="006774F0"/>
    <w:rsid w:val="00680373"/>
    <w:rsid w:val="00680622"/>
    <w:rsid w:val="00681450"/>
    <w:rsid w:val="00682E9A"/>
    <w:rsid w:val="00683D5C"/>
    <w:rsid w:val="00686196"/>
    <w:rsid w:val="00687112"/>
    <w:rsid w:val="00690FA2"/>
    <w:rsid w:val="00691043"/>
    <w:rsid w:val="0069130E"/>
    <w:rsid w:val="00691ED9"/>
    <w:rsid w:val="00692A72"/>
    <w:rsid w:val="0069370A"/>
    <w:rsid w:val="0069426C"/>
    <w:rsid w:val="00694415"/>
    <w:rsid w:val="0069607F"/>
    <w:rsid w:val="00697BCA"/>
    <w:rsid w:val="006A0C95"/>
    <w:rsid w:val="006A0CB5"/>
    <w:rsid w:val="006A11C3"/>
    <w:rsid w:val="006A215E"/>
    <w:rsid w:val="006A2911"/>
    <w:rsid w:val="006A2F5B"/>
    <w:rsid w:val="006A3DC0"/>
    <w:rsid w:val="006A5B09"/>
    <w:rsid w:val="006A6E06"/>
    <w:rsid w:val="006A76A6"/>
    <w:rsid w:val="006B05F6"/>
    <w:rsid w:val="006B17B0"/>
    <w:rsid w:val="006B224B"/>
    <w:rsid w:val="006B250E"/>
    <w:rsid w:val="006B3877"/>
    <w:rsid w:val="006B4E25"/>
    <w:rsid w:val="006B4E2F"/>
    <w:rsid w:val="006B5771"/>
    <w:rsid w:val="006B6943"/>
    <w:rsid w:val="006B7BB7"/>
    <w:rsid w:val="006C1358"/>
    <w:rsid w:val="006C147C"/>
    <w:rsid w:val="006C267B"/>
    <w:rsid w:val="006C275F"/>
    <w:rsid w:val="006C2DEC"/>
    <w:rsid w:val="006C30C6"/>
    <w:rsid w:val="006C4EBF"/>
    <w:rsid w:val="006C6312"/>
    <w:rsid w:val="006C6C84"/>
    <w:rsid w:val="006C6EAD"/>
    <w:rsid w:val="006C7E84"/>
    <w:rsid w:val="006C7E8B"/>
    <w:rsid w:val="006D033A"/>
    <w:rsid w:val="006D0BC7"/>
    <w:rsid w:val="006D26F4"/>
    <w:rsid w:val="006D3382"/>
    <w:rsid w:val="006D3855"/>
    <w:rsid w:val="006D5744"/>
    <w:rsid w:val="006D5E63"/>
    <w:rsid w:val="006D6634"/>
    <w:rsid w:val="006D741C"/>
    <w:rsid w:val="006E1DBE"/>
    <w:rsid w:val="006E20ED"/>
    <w:rsid w:val="006E2D83"/>
    <w:rsid w:val="006E2D9F"/>
    <w:rsid w:val="006E4FA6"/>
    <w:rsid w:val="006E5D0A"/>
    <w:rsid w:val="006E6D42"/>
    <w:rsid w:val="006E6D4E"/>
    <w:rsid w:val="006E6EE1"/>
    <w:rsid w:val="006F028F"/>
    <w:rsid w:val="006F2146"/>
    <w:rsid w:val="006F31E6"/>
    <w:rsid w:val="006F3C52"/>
    <w:rsid w:val="006F3DAE"/>
    <w:rsid w:val="006F49C3"/>
    <w:rsid w:val="006F4C99"/>
    <w:rsid w:val="006F506B"/>
    <w:rsid w:val="006F5E00"/>
    <w:rsid w:val="006F6EFE"/>
    <w:rsid w:val="006F7953"/>
    <w:rsid w:val="00701FC2"/>
    <w:rsid w:val="007020E3"/>
    <w:rsid w:val="00702F48"/>
    <w:rsid w:val="00703161"/>
    <w:rsid w:val="007039ED"/>
    <w:rsid w:val="00703E6A"/>
    <w:rsid w:val="007056BE"/>
    <w:rsid w:val="00705755"/>
    <w:rsid w:val="00706CB6"/>
    <w:rsid w:val="007074CB"/>
    <w:rsid w:val="007103E6"/>
    <w:rsid w:val="007112FF"/>
    <w:rsid w:val="00711633"/>
    <w:rsid w:val="00711A0E"/>
    <w:rsid w:val="0071297E"/>
    <w:rsid w:val="00712DC9"/>
    <w:rsid w:val="0071370B"/>
    <w:rsid w:val="00714BE5"/>
    <w:rsid w:val="00714F1B"/>
    <w:rsid w:val="00715142"/>
    <w:rsid w:val="0071592E"/>
    <w:rsid w:val="00716036"/>
    <w:rsid w:val="00716C1C"/>
    <w:rsid w:val="00717FE9"/>
    <w:rsid w:val="00720E03"/>
    <w:rsid w:val="00721F75"/>
    <w:rsid w:val="007231DF"/>
    <w:rsid w:val="0072487F"/>
    <w:rsid w:val="00724E60"/>
    <w:rsid w:val="0072791E"/>
    <w:rsid w:val="00727A88"/>
    <w:rsid w:val="00730E87"/>
    <w:rsid w:val="00732820"/>
    <w:rsid w:val="007331CB"/>
    <w:rsid w:val="0073407D"/>
    <w:rsid w:val="0073534A"/>
    <w:rsid w:val="00735893"/>
    <w:rsid w:val="00736E40"/>
    <w:rsid w:val="00737AE5"/>
    <w:rsid w:val="00740518"/>
    <w:rsid w:val="007423B3"/>
    <w:rsid w:val="0074293B"/>
    <w:rsid w:val="00743E79"/>
    <w:rsid w:val="007458F6"/>
    <w:rsid w:val="00746C11"/>
    <w:rsid w:val="00750B94"/>
    <w:rsid w:val="00750BB7"/>
    <w:rsid w:val="00750C63"/>
    <w:rsid w:val="00750DE4"/>
    <w:rsid w:val="0075200E"/>
    <w:rsid w:val="00753552"/>
    <w:rsid w:val="00753822"/>
    <w:rsid w:val="00754285"/>
    <w:rsid w:val="0075720E"/>
    <w:rsid w:val="007606F5"/>
    <w:rsid w:val="00761A42"/>
    <w:rsid w:val="00762951"/>
    <w:rsid w:val="007631BA"/>
    <w:rsid w:val="007641F8"/>
    <w:rsid w:val="00764528"/>
    <w:rsid w:val="007646E8"/>
    <w:rsid w:val="0076538F"/>
    <w:rsid w:val="0076610C"/>
    <w:rsid w:val="00766307"/>
    <w:rsid w:val="00767655"/>
    <w:rsid w:val="00767825"/>
    <w:rsid w:val="00767916"/>
    <w:rsid w:val="00771340"/>
    <w:rsid w:val="00772496"/>
    <w:rsid w:val="00772C62"/>
    <w:rsid w:val="007735CE"/>
    <w:rsid w:val="007744FA"/>
    <w:rsid w:val="00774B3F"/>
    <w:rsid w:val="00775099"/>
    <w:rsid w:val="00775285"/>
    <w:rsid w:val="00775C81"/>
    <w:rsid w:val="007775D6"/>
    <w:rsid w:val="00777DB9"/>
    <w:rsid w:val="007802C6"/>
    <w:rsid w:val="007803AA"/>
    <w:rsid w:val="007819A9"/>
    <w:rsid w:val="007836A7"/>
    <w:rsid w:val="00783747"/>
    <w:rsid w:val="0078517B"/>
    <w:rsid w:val="00785E24"/>
    <w:rsid w:val="007868E7"/>
    <w:rsid w:val="00787EEA"/>
    <w:rsid w:val="00791538"/>
    <w:rsid w:val="007917A0"/>
    <w:rsid w:val="007924D3"/>
    <w:rsid w:val="00792B3B"/>
    <w:rsid w:val="00792CFB"/>
    <w:rsid w:val="0079478C"/>
    <w:rsid w:val="00794F8C"/>
    <w:rsid w:val="00794FF5"/>
    <w:rsid w:val="0079598E"/>
    <w:rsid w:val="00796C2C"/>
    <w:rsid w:val="0079782E"/>
    <w:rsid w:val="00797AEE"/>
    <w:rsid w:val="00797C0B"/>
    <w:rsid w:val="007A1B22"/>
    <w:rsid w:val="007A2453"/>
    <w:rsid w:val="007A2483"/>
    <w:rsid w:val="007A3B79"/>
    <w:rsid w:val="007A5181"/>
    <w:rsid w:val="007A58A0"/>
    <w:rsid w:val="007A64D6"/>
    <w:rsid w:val="007A6E19"/>
    <w:rsid w:val="007A74F1"/>
    <w:rsid w:val="007B021F"/>
    <w:rsid w:val="007B1E8A"/>
    <w:rsid w:val="007B2151"/>
    <w:rsid w:val="007B34E0"/>
    <w:rsid w:val="007B4E86"/>
    <w:rsid w:val="007B525C"/>
    <w:rsid w:val="007B5E9C"/>
    <w:rsid w:val="007B66F5"/>
    <w:rsid w:val="007B75C3"/>
    <w:rsid w:val="007C0E66"/>
    <w:rsid w:val="007C111B"/>
    <w:rsid w:val="007C1FA1"/>
    <w:rsid w:val="007C22A3"/>
    <w:rsid w:val="007C22AD"/>
    <w:rsid w:val="007C29BE"/>
    <w:rsid w:val="007C342F"/>
    <w:rsid w:val="007C360F"/>
    <w:rsid w:val="007C3920"/>
    <w:rsid w:val="007C4998"/>
    <w:rsid w:val="007C715F"/>
    <w:rsid w:val="007D13F0"/>
    <w:rsid w:val="007D1A5C"/>
    <w:rsid w:val="007D1C89"/>
    <w:rsid w:val="007D2F09"/>
    <w:rsid w:val="007D3208"/>
    <w:rsid w:val="007D3B83"/>
    <w:rsid w:val="007D3D53"/>
    <w:rsid w:val="007D4506"/>
    <w:rsid w:val="007D4BD5"/>
    <w:rsid w:val="007D56BA"/>
    <w:rsid w:val="007D5824"/>
    <w:rsid w:val="007D5CC9"/>
    <w:rsid w:val="007D5F4F"/>
    <w:rsid w:val="007D6B13"/>
    <w:rsid w:val="007D6FBD"/>
    <w:rsid w:val="007D709F"/>
    <w:rsid w:val="007D7717"/>
    <w:rsid w:val="007D7916"/>
    <w:rsid w:val="007E0241"/>
    <w:rsid w:val="007E0D35"/>
    <w:rsid w:val="007E1200"/>
    <w:rsid w:val="007E2249"/>
    <w:rsid w:val="007E243D"/>
    <w:rsid w:val="007E2C1D"/>
    <w:rsid w:val="007E341B"/>
    <w:rsid w:val="007E3C7D"/>
    <w:rsid w:val="007E3F9E"/>
    <w:rsid w:val="007E4697"/>
    <w:rsid w:val="007E4828"/>
    <w:rsid w:val="007E4BDC"/>
    <w:rsid w:val="007E4EFE"/>
    <w:rsid w:val="007E5321"/>
    <w:rsid w:val="007E5739"/>
    <w:rsid w:val="007E6081"/>
    <w:rsid w:val="007F108F"/>
    <w:rsid w:val="007F1D08"/>
    <w:rsid w:val="007F25CE"/>
    <w:rsid w:val="007F2717"/>
    <w:rsid w:val="007F3CB5"/>
    <w:rsid w:val="007F3DFD"/>
    <w:rsid w:val="007F406D"/>
    <w:rsid w:val="007F630C"/>
    <w:rsid w:val="007F6E51"/>
    <w:rsid w:val="007F709E"/>
    <w:rsid w:val="007F7484"/>
    <w:rsid w:val="007F74FD"/>
    <w:rsid w:val="008012F6"/>
    <w:rsid w:val="00801B91"/>
    <w:rsid w:val="008027F0"/>
    <w:rsid w:val="008043A4"/>
    <w:rsid w:val="008049CF"/>
    <w:rsid w:val="00804D32"/>
    <w:rsid w:val="00806B37"/>
    <w:rsid w:val="00811430"/>
    <w:rsid w:val="00812DB2"/>
    <w:rsid w:val="0081354A"/>
    <w:rsid w:val="00813C4C"/>
    <w:rsid w:val="008145E0"/>
    <w:rsid w:val="00816AF2"/>
    <w:rsid w:val="00816BD4"/>
    <w:rsid w:val="0081777E"/>
    <w:rsid w:val="00817898"/>
    <w:rsid w:val="00817A25"/>
    <w:rsid w:val="00821DCF"/>
    <w:rsid w:val="008232FD"/>
    <w:rsid w:val="00824157"/>
    <w:rsid w:val="008243D9"/>
    <w:rsid w:val="00825EDF"/>
    <w:rsid w:val="00826131"/>
    <w:rsid w:val="00826542"/>
    <w:rsid w:val="00826A29"/>
    <w:rsid w:val="00827D1D"/>
    <w:rsid w:val="008302E4"/>
    <w:rsid w:val="00830450"/>
    <w:rsid w:val="008315AD"/>
    <w:rsid w:val="00831A01"/>
    <w:rsid w:val="00832319"/>
    <w:rsid w:val="00832410"/>
    <w:rsid w:val="00833118"/>
    <w:rsid w:val="008346B1"/>
    <w:rsid w:val="00836FA7"/>
    <w:rsid w:val="00837293"/>
    <w:rsid w:val="00840F9B"/>
    <w:rsid w:val="00841DAD"/>
    <w:rsid w:val="00842908"/>
    <w:rsid w:val="00842F23"/>
    <w:rsid w:val="00843932"/>
    <w:rsid w:val="00845AF6"/>
    <w:rsid w:val="00846087"/>
    <w:rsid w:val="00846101"/>
    <w:rsid w:val="00846428"/>
    <w:rsid w:val="00846A74"/>
    <w:rsid w:val="00847627"/>
    <w:rsid w:val="00850682"/>
    <w:rsid w:val="00851A85"/>
    <w:rsid w:val="00852335"/>
    <w:rsid w:val="00852B73"/>
    <w:rsid w:val="00854A33"/>
    <w:rsid w:val="00854F86"/>
    <w:rsid w:val="008556A0"/>
    <w:rsid w:val="00856A3D"/>
    <w:rsid w:val="008575F4"/>
    <w:rsid w:val="00857642"/>
    <w:rsid w:val="0085784B"/>
    <w:rsid w:val="00857CC2"/>
    <w:rsid w:val="0086106E"/>
    <w:rsid w:val="00861CDB"/>
    <w:rsid w:val="008625E6"/>
    <w:rsid w:val="00863F16"/>
    <w:rsid w:val="008640F7"/>
    <w:rsid w:val="008648E1"/>
    <w:rsid w:val="00864F8A"/>
    <w:rsid w:val="008657F7"/>
    <w:rsid w:val="00865DBE"/>
    <w:rsid w:val="00866C9C"/>
    <w:rsid w:val="00867114"/>
    <w:rsid w:val="0087034B"/>
    <w:rsid w:val="00870394"/>
    <w:rsid w:val="00870A85"/>
    <w:rsid w:val="00870C6C"/>
    <w:rsid w:val="008712CE"/>
    <w:rsid w:val="00872FC4"/>
    <w:rsid w:val="008746B4"/>
    <w:rsid w:val="00875A6B"/>
    <w:rsid w:val="00875DE3"/>
    <w:rsid w:val="00875EB7"/>
    <w:rsid w:val="00881250"/>
    <w:rsid w:val="008814E8"/>
    <w:rsid w:val="0088519C"/>
    <w:rsid w:val="00885325"/>
    <w:rsid w:val="00885D65"/>
    <w:rsid w:val="00886E7E"/>
    <w:rsid w:val="008877E3"/>
    <w:rsid w:val="0089036F"/>
    <w:rsid w:val="008914D0"/>
    <w:rsid w:val="00891FB3"/>
    <w:rsid w:val="00892E48"/>
    <w:rsid w:val="00893F30"/>
    <w:rsid w:val="0089687F"/>
    <w:rsid w:val="00897029"/>
    <w:rsid w:val="0089782B"/>
    <w:rsid w:val="00897FF3"/>
    <w:rsid w:val="008A1392"/>
    <w:rsid w:val="008A1A4E"/>
    <w:rsid w:val="008A210E"/>
    <w:rsid w:val="008A24EC"/>
    <w:rsid w:val="008A4136"/>
    <w:rsid w:val="008A5B5C"/>
    <w:rsid w:val="008A5B5E"/>
    <w:rsid w:val="008A5EF7"/>
    <w:rsid w:val="008A7A6C"/>
    <w:rsid w:val="008B004D"/>
    <w:rsid w:val="008B1209"/>
    <w:rsid w:val="008B14DE"/>
    <w:rsid w:val="008B1731"/>
    <w:rsid w:val="008B21FF"/>
    <w:rsid w:val="008B384C"/>
    <w:rsid w:val="008B38A2"/>
    <w:rsid w:val="008B487F"/>
    <w:rsid w:val="008B4BEF"/>
    <w:rsid w:val="008B5088"/>
    <w:rsid w:val="008B677F"/>
    <w:rsid w:val="008B72C8"/>
    <w:rsid w:val="008C0976"/>
    <w:rsid w:val="008C0D18"/>
    <w:rsid w:val="008C0E77"/>
    <w:rsid w:val="008C130E"/>
    <w:rsid w:val="008C227B"/>
    <w:rsid w:val="008C253F"/>
    <w:rsid w:val="008C6C0F"/>
    <w:rsid w:val="008D0832"/>
    <w:rsid w:val="008D0EAE"/>
    <w:rsid w:val="008D163B"/>
    <w:rsid w:val="008D2237"/>
    <w:rsid w:val="008D3658"/>
    <w:rsid w:val="008D3E83"/>
    <w:rsid w:val="008D65E0"/>
    <w:rsid w:val="008D6C88"/>
    <w:rsid w:val="008D6D9F"/>
    <w:rsid w:val="008E023E"/>
    <w:rsid w:val="008E14E1"/>
    <w:rsid w:val="008E2D7C"/>
    <w:rsid w:val="008E46EE"/>
    <w:rsid w:val="008E4D4E"/>
    <w:rsid w:val="008E4DCE"/>
    <w:rsid w:val="008E5350"/>
    <w:rsid w:val="008E55A0"/>
    <w:rsid w:val="008E58D6"/>
    <w:rsid w:val="008E6663"/>
    <w:rsid w:val="008E7460"/>
    <w:rsid w:val="008E7B39"/>
    <w:rsid w:val="008F006E"/>
    <w:rsid w:val="008F0A88"/>
    <w:rsid w:val="008F10FE"/>
    <w:rsid w:val="008F1E70"/>
    <w:rsid w:val="008F2151"/>
    <w:rsid w:val="008F24D6"/>
    <w:rsid w:val="008F3239"/>
    <w:rsid w:val="008F3907"/>
    <w:rsid w:val="008F3CA7"/>
    <w:rsid w:val="008F563F"/>
    <w:rsid w:val="008F5D05"/>
    <w:rsid w:val="008F6102"/>
    <w:rsid w:val="008F6587"/>
    <w:rsid w:val="008F7B18"/>
    <w:rsid w:val="0090004F"/>
    <w:rsid w:val="00900403"/>
    <w:rsid w:val="009004B5"/>
    <w:rsid w:val="0090062B"/>
    <w:rsid w:val="0090088C"/>
    <w:rsid w:val="00900974"/>
    <w:rsid w:val="00900F68"/>
    <w:rsid w:val="00902225"/>
    <w:rsid w:val="009027E7"/>
    <w:rsid w:val="00903B19"/>
    <w:rsid w:val="00903B7B"/>
    <w:rsid w:val="009043FE"/>
    <w:rsid w:val="00905481"/>
    <w:rsid w:val="00905677"/>
    <w:rsid w:val="00905DFD"/>
    <w:rsid w:val="009071BB"/>
    <w:rsid w:val="00907930"/>
    <w:rsid w:val="00907F2B"/>
    <w:rsid w:val="00910E38"/>
    <w:rsid w:val="009120DE"/>
    <w:rsid w:val="009127C5"/>
    <w:rsid w:val="00912D06"/>
    <w:rsid w:val="009138A1"/>
    <w:rsid w:val="00914ABD"/>
    <w:rsid w:val="009158E5"/>
    <w:rsid w:val="00921513"/>
    <w:rsid w:val="00921F2F"/>
    <w:rsid w:val="009228FD"/>
    <w:rsid w:val="00922F7C"/>
    <w:rsid w:val="00923451"/>
    <w:rsid w:val="00923461"/>
    <w:rsid w:val="00925D82"/>
    <w:rsid w:val="00926FF6"/>
    <w:rsid w:val="0093071E"/>
    <w:rsid w:val="009310E3"/>
    <w:rsid w:val="00931A66"/>
    <w:rsid w:val="00932ED6"/>
    <w:rsid w:val="0093359E"/>
    <w:rsid w:val="009338C9"/>
    <w:rsid w:val="00933E0F"/>
    <w:rsid w:val="009341CA"/>
    <w:rsid w:val="00934844"/>
    <w:rsid w:val="00934A49"/>
    <w:rsid w:val="00934DEE"/>
    <w:rsid w:val="00935155"/>
    <w:rsid w:val="00937544"/>
    <w:rsid w:val="009413A1"/>
    <w:rsid w:val="0094277C"/>
    <w:rsid w:val="0094296A"/>
    <w:rsid w:val="00942F7B"/>
    <w:rsid w:val="00943915"/>
    <w:rsid w:val="009440D1"/>
    <w:rsid w:val="00944182"/>
    <w:rsid w:val="0094506B"/>
    <w:rsid w:val="00945087"/>
    <w:rsid w:val="00945786"/>
    <w:rsid w:val="00947772"/>
    <w:rsid w:val="00951D99"/>
    <w:rsid w:val="009520DF"/>
    <w:rsid w:val="00952682"/>
    <w:rsid w:val="009528A4"/>
    <w:rsid w:val="00954541"/>
    <w:rsid w:val="00954947"/>
    <w:rsid w:val="00954FFA"/>
    <w:rsid w:val="00955796"/>
    <w:rsid w:val="00955C12"/>
    <w:rsid w:val="00956BCD"/>
    <w:rsid w:val="00956CDF"/>
    <w:rsid w:val="0095761E"/>
    <w:rsid w:val="00961DDC"/>
    <w:rsid w:val="00962362"/>
    <w:rsid w:val="009626E8"/>
    <w:rsid w:val="009629BE"/>
    <w:rsid w:val="00963CA5"/>
    <w:rsid w:val="00964291"/>
    <w:rsid w:val="009643F5"/>
    <w:rsid w:val="00964F65"/>
    <w:rsid w:val="0096734E"/>
    <w:rsid w:val="0096794E"/>
    <w:rsid w:val="00970850"/>
    <w:rsid w:val="00970C3B"/>
    <w:rsid w:val="00970DEF"/>
    <w:rsid w:val="00971457"/>
    <w:rsid w:val="009746C9"/>
    <w:rsid w:val="00974A72"/>
    <w:rsid w:val="0097584D"/>
    <w:rsid w:val="00975956"/>
    <w:rsid w:val="00975BBA"/>
    <w:rsid w:val="00975DC1"/>
    <w:rsid w:val="009777B2"/>
    <w:rsid w:val="00980867"/>
    <w:rsid w:val="00981AE2"/>
    <w:rsid w:val="009830F3"/>
    <w:rsid w:val="00983799"/>
    <w:rsid w:val="009841AE"/>
    <w:rsid w:val="009845DB"/>
    <w:rsid w:val="009846EB"/>
    <w:rsid w:val="00984853"/>
    <w:rsid w:val="00984B17"/>
    <w:rsid w:val="00985A47"/>
    <w:rsid w:val="00985BFB"/>
    <w:rsid w:val="00985E39"/>
    <w:rsid w:val="00985F3A"/>
    <w:rsid w:val="009863AE"/>
    <w:rsid w:val="00987237"/>
    <w:rsid w:val="00987F0B"/>
    <w:rsid w:val="0099050D"/>
    <w:rsid w:val="0099165E"/>
    <w:rsid w:val="00992948"/>
    <w:rsid w:val="00992B5D"/>
    <w:rsid w:val="00993EEA"/>
    <w:rsid w:val="00994BB4"/>
    <w:rsid w:val="00995CC6"/>
    <w:rsid w:val="0099631F"/>
    <w:rsid w:val="009966D9"/>
    <w:rsid w:val="009967E8"/>
    <w:rsid w:val="00996BC4"/>
    <w:rsid w:val="00997130"/>
    <w:rsid w:val="00997B60"/>
    <w:rsid w:val="009A11EF"/>
    <w:rsid w:val="009A1AD4"/>
    <w:rsid w:val="009A2720"/>
    <w:rsid w:val="009A3B2F"/>
    <w:rsid w:val="009A5242"/>
    <w:rsid w:val="009A6690"/>
    <w:rsid w:val="009A6744"/>
    <w:rsid w:val="009A6E2D"/>
    <w:rsid w:val="009B012A"/>
    <w:rsid w:val="009B0423"/>
    <w:rsid w:val="009B1FEE"/>
    <w:rsid w:val="009B5837"/>
    <w:rsid w:val="009B679D"/>
    <w:rsid w:val="009B6BF9"/>
    <w:rsid w:val="009B7792"/>
    <w:rsid w:val="009B7D12"/>
    <w:rsid w:val="009C0809"/>
    <w:rsid w:val="009C15D9"/>
    <w:rsid w:val="009C2185"/>
    <w:rsid w:val="009C3192"/>
    <w:rsid w:val="009C4464"/>
    <w:rsid w:val="009C4A39"/>
    <w:rsid w:val="009C56A6"/>
    <w:rsid w:val="009C6769"/>
    <w:rsid w:val="009C699E"/>
    <w:rsid w:val="009C7815"/>
    <w:rsid w:val="009D02CE"/>
    <w:rsid w:val="009D0D31"/>
    <w:rsid w:val="009D1BDE"/>
    <w:rsid w:val="009D2727"/>
    <w:rsid w:val="009D274B"/>
    <w:rsid w:val="009D3DDB"/>
    <w:rsid w:val="009D6626"/>
    <w:rsid w:val="009D7075"/>
    <w:rsid w:val="009D7DB3"/>
    <w:rsid w:val="009E02F6"/>
    <w:rsid w:val="009E03B8"/>
    <w:rsid w:val="009E0DA6"/>
    <w:rsid w:val="009E1A3D"/>
    <w:rsid w:val="009E1BD4"/>
    <w:rsid w:val="009E37C8"/>
    <w:rsid w:val="009E3F82"/>
    <w:rsid w:val="009E4102"/>
    <w:rsid w:val="009E48B7"/>
    <w:rsid w:val="009E5A02"/>
    <w:rsid w:val="009E71E4"/>
    <w:rsid w:val="009F004B"/>
    <w:rsid w:val="009F1D6A"/>
    <w:rsid w:val="009F2B92"/>
    <w:rsid w:val="009F2CCD"/>
    <w:rsid w:val="009F2FF6"/>
    <w:rsid w:val="009F31DB"/>
    <w:rsid w:val="009F366E"/>
    <w:rsid w:val="009F3F61"/>
    <w:rsid w:val="009F4E78"/>
    <w:rsid w:val="009F4F21"/>
    <w:rsid w:val="009F539A"/>
    <w:rsid w:val="009F7ED4"/>
    <w:rsid w:val="00A00643"/>
    <w:rsid w:val="00A01500"/>
    <w:rsid w:val="00A01C0A"/>
    <w:rsid w:val="00A03152"/>
    <w:rsid w:val="00A03500"/>
    <w:rsid w:val="00A03A7D"/>
    <w:rsid w:val="00A03D0E"/>
    <w:rsid w:val="00A0442D"/>
    <w:rsid w:val="00A04C23"/>
    <w:rsid w:val="00A05FBA"/>
    <w:rsid w:val="00A06704"/>
    <w:rsid w:val="00A1070E"/>
    <w:rsid w:val="00A111D0"/>
    <w:rsid w:val="00A1240F"/>
    <w:rsid w:val="00A1293B"/>
    <w:rsid w:val="00A14253"/>
    <w:rsid w:val="00A1468C"/>
    <w:rsid w:val="00A14C27"/>
    <w:rsid w:val="00A17B31"/>
    <w:rsid w:val="00A17C55"/>
    <w:rsid w:val="00A204C7"/>
    <w:rsid w:val="00A20841"/>
    <w:rsid w:val="00A2222A"/>
    <w:rsid w:val="00A22BAC"/>
    <w:rsid w:val="00A2319D"/>
    <w:rsid w:val="00A23572"/>
    <w:rsid w:val="00A23AEF"/>
    <w:rsid w:val="00A24A3B"/>
    <w:rsid w:val="00A24A78"/>
    <w:rsid w:val="00A253C2"/>
    <w:rsid w:val="00A25697"/>
    <w:rsid w:val="00A264FE"/>
    <w:rsid w:val="00A27628"/>
    <w:rsid w:val="00A27D39"/>
    <w:rsid w:val="00A30641"/>
    <w:rsid w:val="00A30A97"/>
    <w:rsid w:val="00A30CB2"/>
    <w:rsid w:val="00A30D5F"/>
    <w:rsid w:val="00A31040"/>
    <w:rsid w:val="00A3214E"/>
    <w:rsid w:val="00A3245D"/>
    <w:rsid w:val="00A32C5B"/>
    <w:rsid w:val="00A33E38"/>
    <w:rsid w:val="00A34319"/>
    <w:rsid w:val="00A359D0"/>
    <w:rsid w:val="00A35DD1"/>
    <w:rsid w:val="00A36C44"/>
    <w:rsid w:val="00A37968"/>
    <w:rsid w:val="00A404C5"/>
    <w:rsid w:val="00A40654"/>
    <w:rsid w:val="00A407DB"/>
    <w:rsid w:val="00A415FB"/>
    <w:rsid w:val="00A422DD"/>
    <w:rsid w:val="00A4231F"/>
    <w:rsid w:val="00A423F4"/>
    <w:rsid w:val="00A4398C"/>
    <w:rsid w:val="00A45E1D"/>
    <w:rsid w:val="00A4672D"/>
    <w:rsid w:val="00A468D1"/>
    <w:rsid w:val="00A478C4"/>
    <w:rsid w:val="00A4791F"/>
    <w:rsid w:val="00A51175"/>
    <w:rsid w:val="00A52AA5"/>
    <w:rsid w:val="00A53637"/>
    <w:rsid w:val="00A54107"/>
    <w:rsid w:val="00A54EB0"/>
    <w:rsid w:val="00A566C3"/>
    <w:rsid w:val="00A57C47"/>
    <w:rsid w:val="00A6007F"/>
    <w:rsid w:val="00A61318"/>
    <w:rsid w:val="00A62144"/>
    <w:rsid w:val="00A636D6"/>
    <w:rsid w:val="00A642C6"/>
    <w:rsid w:val="00A64771"/>
    <w:rsid w:val="00A64BB1"/>
    <w:rsid w:val="00A661AF"/>
    <w:rsid w:val="00A66B64"/>
    <w:rsid w:val="00A66F65"/>
    <w:rsid w:val="00A70627"/>
    <w:rsid w:val="00A70DB5"/>
    <w:rsid w:val="00A71083"/>
    <w:rsid w:val="00A712F9"/>
    <w:rsid w:val="00A71456"/>
    <w:rsid w:val="00A71888"/>
    <w:rsid w:val="00A71E25"/>
    <w:rsid w:val="00A72DB7"/>
    <w:rsid w:val="00A7312A"/>
    <w:rsid w:val="00A74149"/>
    <w:rsid w:val="00A74171"/>
    <w:rsid w:val="00A743FC"/>
    <w:rsid w:val="00A74653"/>
    <w:rsid w:val="00A74B88"/>
    <w:rsid w:val="00A75A8A"/>
    <w:rsid w:val="00A76067"/>
    <w:rsid w:val="00A8021E"/>
    <w:rsid w:val="00A806EC"/>
    <w:rsid w:val="00A81314"/>
    <w:rsid w:val="00A839B5"/>
    <w:rsid w:val="00A84230"/>
    <w:rsid w:val="00A845CF"/>
    <w:rsid w:val="00A8489D"/>
    <w:rsid w:val="00A849DC"/>
    <w:rsid w:val="00A86504"/>
    <w:rsid w:val="00A86C5F"/>
    <w:rsid w:val="00A8718E"/>
    <w:rsid w:val="00A90A51"/>
    <w:rsid w:val="00A9155F"/>
    <w:rsid w:val="00A927EE"/>
    <w:rsid w:val="00A92848"/>
    <w:rsid w:val="00A93711"/>
    <w:rsid w:val="00A93E3B"/>
    <w:rsid w:val="00A946E8"/>
    <w:rsid w:val="00A9489D"/>
    <w:rsid w:val="00A9667E"/>
    <w:rsid w:val="00A96EAC"/>
    <w:rsid w:val="00A9720C"/>
    <w:rsid w:val="00AA07D4"/>
    <w:rsid w:val="00AA4ABC"/>
    <w:rsid w:val="00AA5667"/>
    <w:rsid w:val="00AA7240"/>
    <w:rsid w:val="00AA756F"/>
    <w:rsid w:val="00AA772A"/>
    <w:rsid w:val="00AB0569"/>
    <w:rsid w:val="00AB2177"/>
    <w:rsid w:val="00AB27B0"/>
    <w:rsid w:val="00AB2CA0"/>
    <w:rsid w:val="00AB5420"/>
    <w:rsid w:val="00AB5C96"/>
    <w:rsid w:val="00AB65D7"/>
    <w:rsid w:val="00AB683C"/>
    <w:rsid w:val="00AB7771"/>
    <w:rsid w:val="00AB7A8F"/>
    <w:rsid w:val="00AC13F1"/>
    <w:rsid w:val="00AC3A64"/>
    <w:rsid w:val="00AC3C8C"/>
    <w:rsid w:val="00AC3E50"/>
    <w:rsid w:val="00AC42F0"/>
    <w:rsid w:val="00AC48BA"/>
    <w:rsid w:val="00AC4A27"/>
    <w:rsid w:val="00AC4F51"/>
    <w:rsid w:val="00AC5BAE"/>
    <w:rsid w:val="00AC706F"/>
    <w:rsid w:val="00AD11AB"/>
    <w:rsid w:val="00AD1AA5"/>
    <w:rsid w:val="00AD1BAF"/>
    <w:rsid w:val="00AD226A"/>
    <w:rsid w:val="00AD2891"/>
    <w:rsid w:val="00AD3526"/>
    <w:rsid w:val="00AD3996"/>
    <w:rsid w:val="00AD42BF"/>
    <w:rsid w:val="00AD45F8"/>
    <w:rsid w:val="00AD5590"/>
    <w:rsid w:val="00AD5F22"/>
    <w:rsid w:val="00AD5FDC"/>
    <w:rsid w:val="00AD738A"/>
    <w:rsid w:val="00AD7748"/>
    <w:rsid w:val="00AE0447"/>
    <w:rsid w:val="00AE082C"/>
    <w:rsid w:val="00AE35D5"/>
    <w:rsid w:val="00AE5E75"/>
    <w:rsid w:val="00AE62BC"/>
    <w:rsid w:val="00AE6E19"/>
    <w:rsid w:val="00AE7686"/>
    <w:rsid w:val="00AF14DD"/>
    <w:rsid w:val="00AF2AFE"/>
    <w:rsid w:val="00AF2C64"/>
    <w:rsid w:val="00AF4215"/>
    <w:rsid w:val="00AF4ABE"/>
    <w:rsid w:val="00AF4FA7"/>
    <w:rsid w:val="00AF5273"/>
    <w:rsid w:val="00AF5E02"/>
    <w:rsid w:val="00AF66F1"/>
    <w:rsid w:val="00AF78F9"/>
    <w:rsid w:val="00AF7A21"/>
    <w:rsid w:val="00AF7B82"/>
    <w:rsid w:val="00B02BA8"/>
    <w:rsid w:val="00B03D6A"/>
    <w:rsid w:val="00B03E24"/>
    <w:rsid w:val="00B040C5"/>
    <w:rsid w:val="00B04F92"/>
    <w:rsid w:val="00B05BA4"/>
    <w:rsid w:val="00B10522"/>
    <w:rsid w:val="00B10795"/>
    <w:rsid w:val="00B10858"/>
    <w:rsid w:val="00B1257B"/>
    <w:rsid w:val="00B12643"/>
    <w:rsid w:val="00B13A6A"/>
    <w:rsid w:val="00B13CFA"/>
    <w:rsid w:val="00B14E24"/>
    <w:rsid w:val="00B1503F"/>
    <w:rsid w:val="00B15731"/>
    <w:rsid w:val="00B15AAD"/>
    <w:rsid w:val="00B162C7"/>
    <w:rsid w:val="00B16A27"/>
    <w:rsid w:val="00B177E8"/>
    <w:rsid w:val="00B1780F"/>
    <w:rsid w:val="00B179F8"/>
    <w:rsid w:val="00B22D2F"/>
    <w:rsid w:val="00B24D0C"/>
    <w:rsid w:val="00B2530B"/>
    <w:rsid w:val="00B25374"/>
    <w:rsid w:val="00B2560A"/>
    <w:rsid w:val="00B25F47"/>
    <w:rsid w:val="00B26253"/>
    <w:rsid w:val="00B26FB8"/>
    <w:rsid w:val="00B30AFC"/>
    <w:rsid w:val="00B30B55"/>
    <w:rsid w:val="00B33009"/>
    <w:rsid w:val="00B351A4"/>
    <w:rsid w:val="00B35DEE"/>
    <w:rsid w:val="00B3692F"/>
    <w:rsid w:val="00B408C4"/>
    <w:rsid w:val="00B41047"/>
    <w:rsid w:val="00B410A2"/>
    <w:rsid w:val="00B42565"/>
    <w:rsid w:val="00B45126"/>
    <w:rsid w:val="00B47D27"/>
    <w:rsid w:val="00B50BA5"/>
    <w:rsid w:val="00B539BC"/>
    <w:rsid w:val="00B54F50"/>
    <w:rsid w:val="00B552C8"/>
    <w:rsid w:val="00B56A76"/>
    <w:rsid w:val="00B57774"/>
    <w:rsid w:val="00B602ED"/>
    <w:rsid w:val="00B606F0"/>
    <w:rsid w:val="00B607F0"/>
    <w:rsid w:val="00B6173A"/>
    <w:rsid w:val="00B61C1D"/>
    <w:rsid w:val="00B62D5F"/>
    <w:rsid w:val="00B62F37"/>
    <w:rsid w:val="00B6565D"/>
    <w:rsid w:val="00B65715"/>
    <w:rsid w:val="00B6783C"/>
    <w:rsid w:val="00B70A61"/>
    <w:rsid w:val="00B71A28"/>
    <w:rsid w:val="00B73101"/>
    <w:rsid w:val="00B7367B"/>
    <w:rsid w:val="00B7398A"/>
    <w:rsid w:val="00B73D7B"/>
    <w:rsid w:val="00B7427B"/>
    <w:rsid w:val="00B751DE"/>
    <w:rsid w:val="00B752B2"/>
    <w:rsid w:val="00B752F6"/>
    <w:rsid w:val="00B75DD4"/>
    <w:rsid w:val="00B77944"/>
    <w:rsid w:val="00B80D3E"/>
    <w:rsid w:val="00B8106F"/>
    <w:rsid w:val="00B81EC6"/>
    <w:rsid w:val="00B82E46"/>
    <w:rsid w:val="00B8427C"/>
    <w:rsid w:val="00B8476D"/>
    <w:rsid w:val="00B84A4B"/>
    <w:rsid w:val="00B85765"/>
    <w:rsid w:val="00B85B74"/>
    <w:rsid w:val="00B86561"/>
    <w:rsid w:val="00B9159D"/>
    <w:rsid w:val="00B91EAB"/>
    <w:rsid w:val="00B95540"/>
    <w:rsid w:val="00B95602"/>
    <w:rsid w:val="00B956C0"/>
    <w:rsid w:val="00B97D3F"/>
    <w:rsid w:val="00BA17EB"/>
    <w:rsid w:val="00BA260A"/>
    <w:rsid w:val="00BA3394"/>
    <w:rsid w:val="00BA3405"/>
    <w:rsid w:val="00BA39C9"/>
    <w:rsid w:val="00BA45D6"/>
    <w:rsid w:val="00BA5236"/>
    <w:rsid w:val="00BA5295"/>
    <w:rsid w:val="00BA6C95"/>
    <w:rsid w:val="00BB1FA7"/>
    <w:rsid w:val="00BB23BC"/>
    <w:rsid w:val="00BB3A26"/>
    <w:rsid w:val="00BB5B4A"/>
    <w:rsid w:val="00BB7E51"/>
    <w:rsid w:val="00BB7E9B"/>
    <w:rsid w:val="00BC05C9"/>
    <w:rsid w:val="00BC0E32"/>
    <w:rsid w:val="00BC2B6E"/>
    <w:rsid w:val="00BC3813"/>
    <w:rsid w:val="00BC51CD"/>
    <w:rsid w:val="00BC5A15"/>
    <w:rsid w:val="00BC7A6A"/>
    <w:rsid w:val="00BC7ACF"/>
    <w:rsid w:val="00BC7DF0"/>
    <w:rsid w:val="00BD05C9"/>
    <w:rsid w:val="00BD0FE7"/>
    <w:rsid w:val="00BD166F"/>
    <w:rsid w:val="00BD1695"/>
    <w:rsid w:val="00BD18BD"/>
    <w:rsid w:val="00BD20F9"/>
    <w:rsid w:val="00BD4BAE"/>
    <w:rsid w:val="00BD4FCD"/>
    <w:rsid w:val="00BD64F8"/>
    <w:rsid w:val="00BD6602"/>
    <w:rsid w:val="00BD7242"/>
    <w:rsid w:val="00BE09E5"/>
    <w:rsid w:val="00BE0BD9"/>
    <w:rsid w:val="00BE0C7B"/>
    <w:rsid w:val="00BE0FBF"/>
    <w:rsid w:val="00BE13CC"/>
    <w:rsid w:val="00BE1FD7"/>
    <w:rsid w:val="00BE27A7"/>
    <w:rsid w:val="00BE2897"/>
    <w:rsid w:val="00BE3A2F"/>
    <w:rsid w:val="00BE3EBE"/>
    <w:rsid w:val="00BE502C"/>
    <w:rsid w:val="00BE5678"/>
    <w:rsid w:val="00BE5E92"/>
    <w:rsid w:val="00BE6C24"/>
    <w:rsid w:val="00BE6D3F"/>
    <w:rsid w:val="00BE74A1"/>
    <w:rsid w:val="00BF0B75"/>
    <w:rsid w:val="00BF4A86"/>
    <w:rsid w:val="00BF550D"/>
    <w:rsid w:val="00BF6107"/>
    <w:rsid w:val="00BF6BA6"/>
    <w:rsid w:val="00BF6D5B"/>
    <w:rsid w:val="00C007C9"/>
    <w:rsid w:val="00C011D0"/>
    <w:rsid w:val="00C0133F"/>
    <w:rsid w:val="00C028AC"/>
    <w:rsid w:val="00C03182"/>
    <w:rsid w:val="00C0323E"/>
    <w:rsid w:val="00C04999"/>
    <w:rsid w:val="00C04E9B"/>
    <w:rsid w:val="00C053E4"/>
    <w:rsid w:val="00C057D5"/>
    <w:rsid w:val="00C058EB"/>
    <w:rsid w:val="00C075EF"/>
    <w:rsid w:val="00C106FB"/>
    <w:rsid w:val="00C10BD7"/>
    <w:rsid w:val="00C10D5E"/>
    <w:rsid w:val="00C1464D"/>
    <w:rsid w:val="00C15043"/>
    <w:rsid w:val="00C1640F"/>
    <w:rsid w:val="00C16A85"/>
    <w:rsid w:val="00C17E35"/>
    <w:rsid w:val="00C204A0"/>
    <w:rsid w:val="00C2069A"/>
    <w:rsid w:val="00C21F7C"/>
    <w:rsid w:val="00C22353"/>
    <w:rsid w:val="00C225FE"/>
    <w:rsid w:val="00C2568C"/>
    <w:rsid w:val="00C27720"/>
    <w:rsid w:val="00C277C8"/>
    <w:rsid w:val="00C309D3"/>
    <w:rsid w:val="00C31255"/>
    <w:rsid w:val="00C31FE5"/>
    <w:rsid w:val="00C326D6"/>
    <w:rsid w:val="00C329F0"/>
    <w:rsid w:val="00C34CFB"/>
    <w:rsid w:val="00C35F80"/>
    <w:rsid w:val="00C40B6D"/>
    <w:rsid w:val="00C414D3"/>
    <w:rsid w:val="00C41D6B"/>
    <w:rsid w:val="00C43CF4"/>
    <w:rsid w:val="00C43DBA"/>
    <w:rsid w:val="00C44C6B"/>
    <w:rsid w:val="00C44CEF"/>
    <w:rsid w:val="00C46110"/>
    <w:rsid w:val="00C46A6F"/>
    <w:rsid w:val="00C50009"/>
    <w:rsid w:val="00C50069"/>
    <w:rsid w:val="00C51180"/>
    <w:rsid w:val="00C522C6"/>
    <w:rsid w:val="00C527FF"/>
    <w:rsid w:val="00C538EE"/>
    <w:rsid w:val="00C54504"/>
    <w:rsid w:val="00C55549"/>
    <w:rsid w:val="00C57A73"/>
    <w:rsid w:val="00C57DDB"/>
    <w:rsid w:val="00C604D6"/>
    <w:rsid w:val="00C60EA8"/>
    <w:rsid w:val="00C62796"/>
    <w:rsid w:val="00C63632"/>
    <w:rsid w:val="00C63A77"/>
    <w:rsid w:val="00C64074"/>
    <w:rsid w:val="00C6531F"/>
    <w:rsid w:val="00C6696F"/>
    <w:rsid w:val="00C66E42"/>
    <w:rsid w:val="00C67211"/>
    <w:rsid w:val="00C67F56"/>
    <w:rsid w:val="00C70908"/>
    <w:rsid w:val="00C70AF0"/>
    <w:rsid w:val="00C70E6C"/>
    <w:rsid w:val="00C71CE7"/>
    <w:rsid w:val="00C73030"/>
    <w:rsid w:val="00C741DD"/>
    <w:rsid w:val="00C746A3"/>
    <w:rsid w:val="00C74DC5"/>
    <w:rsid w:val="00C759FB"/>
    <w:rsid w:val="00C76002"/>
    <w:rsid w:val="00C766F1"/>
    <w:rsid w:val="00C77337"/>
    <w:rsid w:val="00C773E9"/>
    <w:rsid w:val="00C80C8A"/>
    <w:rsid w:val="00C80F12"/>
    <w:rsid w:val="00C81926"/>
    <w:rsid w:val="00C82143"/>
    <w:rsid w:val="00C833C4"/>
    <w:rsid w:val="00C83536"/>
    <w:rsid w:val="00C83AEF"/>
    <w:rsid w:val="00C849CB"/>
    <w:rsid w:val="00C8595C"/>
    <w:rsid w:val="00C8640A"/>
    <w:rsid w:val="00C86CEA"/>
    <w:rsid w:val="00C871F1"/>
    <w:rsid w:val="00C9109A"/>
    <w:rsid w:val="00C9348A"/>
    <w:rsid w:val="00C94355"/>
    <w:rsid w:val="00CA0D0A"/>
    <w:rsid w:val="00CA16E1"/>
    <w:rsid w:val="00CA3B0B"/>
    <w:rsid w:val="00CA3B91"/>
    <w:rsid w:val="00CA3F94"/>
    <w:rsid w:val="00CA45D7"/>
    <w:rsid w:val="00CA4CD6"/>
    <w:rsid w:val="00CA560A"/>
    <w:rsid w:val="00CA5CE3"/>
    <w:rsid w:val="00CA6354"/>
    <w:rsid w:val="00CA6518"/>
    <w:rsid w:val="00CA6EF7"/>
    <w:rsid w:val="00CA70EC"/>
    <w:rsid w:val="00CB055B"/>
    <w:rsid w:val="00CB0A8F"/>
    <w:rsid w:val="00CB17C4"/>
    <w:rsid w:val="00CB2F89"/>
    <w:rsid w:val="00CB5204"/>
    <w:rsid w:val="00CB615B"/>
    <w:rsid w:val="00CB72E7"/>
    <w:rsid w:val="00CB7364"/>
    <w:rsid w:val="00CC179C"/>
    <w:rsid w:val="00CC2DAB"/>
    <w:rsid w:val="00CC4FBB"/>
    <w:rsid w:val="00CC5383"/>
    <w:rsid w:val="00CC54C1"/>
    <w:rsid w:val="00CC564B"/>
    <w:rsid w:val="00CC6AEA"/>
    <w:rsid w:val="00CC792E"/>
    <w:rsid w:val="00CD00F3"/>
    <w:rsid w:val="00CD08A3"/>
    <w:rsid w:val="00CD0B03"/>
    <w:rsid w:val="00CD1667"/>
    <w:rsid w:val="00CD17DE"/>
    <w:rsid w:val="00CD249D"/>
    <w:rsid w:val="00CD3125"/>
    <w:rsid w:val="00CD43F6"/>
    <w:rsid w:val="00CD51D1"/>
    <w:rsid w:val="00CD53BE"/>
    <w:rsid w:val="00CD72D9"/>
    <w:rsid w:val="00CD7926"/>
    <w:rsid w:val="00CE01F6"/>
    <w:rsid w:val="00CE22B1"/>
    <w:rsid w:val="00CE304C"/>
    <w:rsid w:val="00CE4AAD"/>
    <w:rsid w:val="00CE5471"/>
    <w:rsid w:val="00CE5D83"/>
    <w:rsid w:val="00CE61DA"/>
    <w:rsid w:val="00CE64BB"/>
    <w:rsid w:val="00CF017D"/>
    <w:rsid w:val="00CF1008"/>
    <w:rsid w:val="00CF13F4"/>
    <w:rsid w:val="00CF1A10"/>
    <w:rsid w:val="00CF1D0D"/>
    <w:rsid w:val="00CF1F70"/>
    <w:rsid w:val="00CF345B"/>
    <w:rsid w:val="00CF35A2"/>
    <w:rsid w:val="00CF3A47"/>
    <w:rsid w:val="00CF3BAF"/>
    <w:rsid w:val="00CF4B9E"/>
    <w:rsid w:val="00CF5209"/>
    <w:rsid w:val="00CF5289"/>
    <w:rsid w:val="00CF5980"/>
    <w:rsid w:val="00CF61AD"/>
    <w:rsid w:val="00CF68EC"/>
    <w:rsid w:val="00CF7F45"/>
    <w:rsid w:val="00CF7F94"/>
    <w:rsid w:val="00D01A4A"/>
    <w:rsid w:val="00D02228"/>
    <w:rsid w:val="00D02952"/>
    <w:rsid w:val="00D02CC8"/>
    <w:rsid w:val="00D02E8C"/>
    <w:rsid w:val="00D04452"/>
    <w:rsid w:val="00D0513E"/>
    <w:rsid w:val="00D05C19"/>
    <w:rsid w:val="00D062F5"/>
    <w:rsid w:val="00D06449"/>
    <w:rsid w:val="00D07984"/>
    <w:rsid w:val="00D10F3E"/>
    <w:rsid w:val="00D115CA"/>
    <w:rsid w:val="00D1213C"/>
    <w:rsid w:val="00D13006"/>
    <w:rsid w:val="00D16314"/>
    <w:rsid w:val="00D16DF0"/>
    <w:rsid w:val="00D1768B"/>
    <w:rsid w:val="00D178C3"/>
    <w:rsid w:val="00D178DD"/>
    <w:rsid w:val="00D179E9"/>
    <w:rsid w:val="00D21775"/>
    <w:rsid w:val="00D222D5"/>
    <w:rsid w:val="00D23194"/>
    <w:rsid w:val="00D233C4"/>
    <w:rsid w:val="00D23A77"/>
    <w:rsid w:val="00D23BC2"/>
    <w:rsid w:val="00D24752"/>
    <w:rsid w:val="00D24865"/>
    <w:rsid w:val="00D25047"/>
    <w:rsid w:val="00D2513D"/>
    <w:rsid w:val="00D25B26"/>
    <w:rsid w:val="00D25B6E"/>
    <w:rsid w:val="00D26B75"/>
    <w:rsid w:val="00D301E6"/>
    <w:rsid w:val="00D3047B"/>
    <w:rsid w:val="00D31013"/>
    <w:rsid w:val="00D31208"/>
    <w:rsid w:val="00D32191"/>
    <w:rsid w:val="00D3223C"/>
    <w:rsid w:val="00D32A66"/>
    <w:rsid w:val="00D32B6A"/>
    <w:rsid w:val="00D34C89"/>
    <w:rsid w:val="00D351A9"/>
    <w:rsid w:val="00D35F2D"/>
    <w:rsid w:val="00D3607D"/>
    <w:rsid w:val="00D360FC"/>
    <w:rsid w:val="00D3647E"/>
    <w:rsid w:val="00D3795C"/>
    <w:rsid w:val="00D37FAB"/>
    <w:rsid w:val="00D428AF"/>
    <w:rsid w:val="00D44B7E"/>
    <w:rsid w:val="00D44C00"/>
    <w:rsid w:val="00D44F9D"/>
    <w:rsid w:val="00D44FDA"/>
    <w:rsid w:val="00D460BD"/>
    <w:rsid w:val="00D51D3D"/>
    <w:rsid w:val="00D52629"/>
    <w:rsid w:val="00D53118"/>
    <w:rsid w:val="00D532A0"/>
    <w:rsid w:val="00D551EC"/>
    <w:rsid w:val="00D5525D"/>
    <w:rsid w:val="00D5593B"/>
    <w:rsid w:val="00D55B5A"/>
    <w:rsid w:val="00D607FC"/>
    <w:rsid w:val="00D61D85"/>
    <w:rsid w:val="00D62446"/>
    <w:rsid w:val="00D629AD"/>
    <w:rsid w:val="00D62E9C"/>
    <w:rsid w:val="00D63D02"/>
    <w:rsid w:val="00D647FD"/>
    <w:rsid w:val="00D649AE"/>
    <w:rsid w:val="00D650D2"/>
    <w:rsid w:val="00D6686A"/>
    <w:rsid w:val="00D6691F"/>
    <w:rsid w:val="00D66AAB"/>
    <w:rsid w:val="00D6793E"/>
    <w:rsid w:val="00D70699"/>
    <w:rsid w:val="00D70B97"/>
    <w:rsid w:val="00D735AD"/>
    <w:rsid w:val="00D738CA"/>
    <w:rsid w:val="00D74051"/>
    <w:rsid w:val="00D745F9"/>
    <w:rsid w:val="00D753D3"/>
    <w:rsid w:val="00D75782"/>
    <w:rsid w:val="00D75B04"/>
    <w:rsid w:val="00D75DA3"/>
    <w:rsid w:val="00D7613F"/>
    <w:rsid w:val="00D76711"/>
    <w:rsid w:val="00D76A95"/>
    <w:rsid w:val="00D8076D"/>
    <w:rsid w:val="00D80AB3"/>
    <w:rsid w:val="00D80E58"/>
    <w:rsid w:val="00D811AE"/>
    <w:rsid w:val="00D81254"/>
    <w:rsid w:val="00D82365"/>
    <w:rsid w:val="00D832D8"/>
    <w:rsid w:val="00D846B9"/>
    <w:rsid w:val="00D84843"/>
    <w:rsid w:val="00D8493E"/>
    <w:rsid w:val="00D85B17"/>
    <w:rsid w:val="00D86B8B"/>
    <w:rsid w:val="00D90F73"/>
    <w:rsid w:val="00D9290D"/>
    <w:rsid w:val="00D9374A"/>
    <w:rsid w:val="00D9396D"/>
    <w:rsid w:val="00D93D46"/>
    <w:rsid w:val="00D93DA1"/>
    <w:rsid w:val="00D9424D"/>
    <w:rsid w:val="00D94CB4"/>
    <w:rsid w:val="00D97ED2"/>
    <w:rsid w:val="00DA01E2"/>
    <w:rsid w:val="00DA1AEF"/>
    <w:rsid w:val="00DA2144"/>
    <w:rsid w:val="00DA229D"/>
    <w:rsid w:val="00DA2329"/>
    <w:rsid w:val="00DA2A8C"/>
    <w:rsid w:val="00DA480C"/>
    <w:rsid w:val="00DA4CFC"/>
    <w:rsid w:val="00DA593A"/>
    <w:rsid w:val="00DA6242"/>
    <w:rsid w:val="00DA63F1"/>
    <w:rsid w:val="00DA6C03"/>
    <w:rsid w:val="00DA7707"/>
    <w:rsid w:val="00DB1B64"/>
    <w:rsid w:val="00DB2702"/>
    <w:rsid w:val="00DB3632"/>
    <w:rsid w:val="00DB3F4B"/>
    <w:rsid w:val="00DB5F78"/>
    <w:rsid w:val="00DB6733"/>
    <w:rsid w:val="00DB6E8E"/>
    <w:rsid w:val="00DB7D35"/>
    <w:rsid w:val="00DB7F4E"/>
    <w:rsid w:val="00DC0CFB"/>
    <w:rsid w:val="00DC13D5"/>
    <w:rsid w:val="00DC220C"/>
    <w:rsid w:val="00DC2F1E"/>
    <w:rsid w:val="00DC359D"/>
    <w:rsid w:val="00DC41F5"/>
    <w:rsid w:val="00DC42EA"/>
    <w:rsid w:val="00DC585D"/>
    <w:rsid w:val="00DC61D0"/>
    <w:rsid w:val="00DC64F0"/>
    <w:rsid w:val="00DC6848"/>
    <w:rsid w:val="00DC6BDE"/>
    <w:rsid w:val="00DC73C7"/>
    <w:rsid w:val="00DD02A8"/>
    <w:rsid w:val="00DD05E0"/>
    <w:rsid w:val="00DD0641"/>
    <w:rsid w:val="00DD1517"/>
    <w:rsid w:val="00DD1754"/>
    <w:rsid w:val="00DD1828"/>
    <w:rsid w:val="00DD2423"/>
    <w:rsid w:val="00DD35B3"/>
    <w:rsid w:val="00DD3E00"/>
    <w:rsid w:val="00DD4DDC"/>
    <w:rsid w:val="00DD695D"/>
    <w:rsid w:val="00DD7314"/>
    <w:rsid w:val="00DD73CD"/>
    <w:rsid w:val="00DD784D"/>
    <w:rsid w:val="00DE0375"/>
    <w:rsid w:val="00DE3BC5"/>
    <w:rsid w:val="00DE4A33"/>
    <w:rsid w:val="00DE4D61"/>
    <w:rsid w:val="00DE59AD"/>
    <w:rsid w:val="00DE60D4"/>
    <w:rsid w:val="00DE632D"/>
    <w:rsid w:val="00DE71C0"/>
    <w:rsid w:val="00DF10DE"/>
    <w:rsid w:val="00DF179D"/>
    <w:rsid w:val="00DF1F3D"/>
    <w:rsid w:val="00DF2324"/>
    <w:rsid w:val="00DF5AFE"/>
    <w:rsid w:val="00DF5FD4"/>
    <w:rsid w:val="00DF6325"/>
    <w:rsid w:val="00DF67EF"/>
    <w:rsid w:val="00DF77CA"/>
    <w:rsid w:val="00E01EF8"/>
    <w:rsid w:val="00E023AD"/>
    <w:rsid w:val="00E04ED9"/>
    <w:rsid w:val="00E06C2C"/>
    <w:rsid w:val="00E07C88"/>
    <w:rsid w:val="00E139EB"/>
    <w:rsid w:val="00E13BC8"/>
    <w:rsid w:val="00E14067"/>
    <w:rsid w:val="00E14242"/>
    <w:rsid w:val="00E14CC4"/>
    <w:rsid w:val="00E1696D"/>
    <w:rsid w:val="00E2254E"/>
    <w:rsid w:val="00E24277"/>
    <w:rsid w:val="00E24A6F"/>
    <w:rsid w:val="00E25B9F"/>
    <w:rsid w:val="00E2724D"/>
    <w:rsid w:val="00E27EE7"/>
    <w:rsid w:val="00E30F45"/>
    <w:rsid w:val="00E32789"/>
    <w:rsid w:val="00E349A2"/>
    <w:rsid w:val="00E35210"/>
    <w:rsid w:val="00E35981"/>
    <w:rsid w:val="00E36B19"/>
    <w:rsid w:val="00E3751E"/>
    <w:rsid w:val="00E3781C"/>
    <w:rsid w:val="00E379D5"/>
    <w:rsid w:val="00E41105"/>
    <w:rsid w:val="00E4208B"/>
    <w:rsid w:val="00E429E2"/>
    <w:rsid w:val="00E44EC4"/>
    <w:rsid w:val="00E45312"/>
    <w:rsid w:val="00E45BC3"/>
    <w:rsid w:val="00E46A17"/>
    <w:rsid w:val="00E46F77"/>
    <w:rsid w:val="00E47095"/>
    <w:rsid w:val="00E50191"/>
    <w:rsid w:val="00E50465"/>
    <w:rsid w:val="00E504D0"/>
    <w:rsid w:val="00E5151A"/>
    <w:rsid w:val="00E51713"/>
    <w:rsid w:val="00E51EA1"/>
    <w:rsid w:val="00E52A96"/>
    <w:rsid w:val="00E53423"/>
    <w:rsid w:val="00E54EA6"/>
    <w:rsid w:val="00E561CE"/>
    <w:rsid w:val="00E56217"/>
    <w:rsid w:val="00E56290"/>
    <w:rsid w:val="00E56925"/>
    <w:rsid w:val="00E5728E"/>
    <w:rsid w:val="00E57401"/>
    <w:rsid w:val="00E57E1F"/>
    <w:rsid w:val="00E603FE"/>
    <w:rsid w:val="00E61298"/>
    <w:rsid w:val="00E61A37"/>
    <w:rsid w:val="00E623B9"/>
    <w:rsid w:val="00E63E66"/>
    <w:rsid w:val="00E641B5"/>
    <w:rsid w:val="00E64B00"/>
    <w:rsid w:val="00E664AB"/>
    <w:rsid w:val="00E66774"/>
    <w:rsid w:val="00E66C60"/>
    <w:rsid w:val="00E701AC"/>
    <w:rsid w:val="00E72883"/>
    <w:rsid w:val="00E73867"/>
    <w:rsid w:val="00E74059"/>
    <w:rsid w:val="00E7561D"/>
    <w:rsid w:val="00E757E1"/>
    <w:rsid w:val="00E75A04"/>
    <w:rsid w:val="00E76111"/>
    <w:rsid w:val="00E77587"/>
    <w:rsid w:val="00E8066D"/>
    <w:rsid w:val="00E816F0"/>
    <w:rsid w:val="00E81A79"/>
    <w:rsid w:val="00E8269F"/>
    <w:rsid w:val="00E82F32"/>
    <w:rsid w:val="00E8376F"/>
    <w:rsid w:val="00E84038"/>
    <w:rsid w:val="00E84BE1"/>
    <w:rsid w:val="00E84FB0"/>
    <w:rsid w:val="00E85215"/>
    <w:rsid w:val="00E8565D"/>
    <w:rsid w:val="00E87A45"/>
    <w:rsid w:val="00E87F3A"/>
    <w:rsid w:val="00E9015E"/>
    <w:rsid w:val="00E90230"/>
    <w:rsid w:val="00E913DD"/>
    <w:rsid w:val="00E93CB4"/>
    <w:rsid w:val="00E9594F"/>
    <w:rsid w:val="00E95C20"/>
    <w:rsid w:val="00E96FF0"/>
    <w:rsid w:val="00E97ABE"/>
    <w:rsid w:val="00EA0AB7"/>
    <w:rsid w:val="00EA16FB"/>
    <w:rsid w:val="00EA1DDE"/>
    <w:rsid w:val="00EA213C"/>
    <w:rsid w:val="00EA28DC"/>
    <w:rsid w:val="00EA292C"/>
    <w:rsid w:val="00EA2FD6"/>
    <w:rsid w:val="00EA40C2"/>
    <w:rsid w:val="00EA5590"/>
    <w:rsid w:val="00EA6967"/>
    <w:rsid w:val="00EA6B33"/>
    <w:rsid w:val="00EA6F23"/>
    <w:rsid w:val="00EB013F"/>
    <w:rsid w:val="00EB0CC0"/>
    <w:rsid w:val="00EB12B8"/>
    <w:rsid w:val="00EB154B"/>
    <w:rsid w:val="00EB183B"/>
    <w:rsid w:val="00EB24C6"/>
    <w:rsid w:val="00EB25AA"/>
    <w:rsid w:val="00EB4375"/>
    <w:rsid w:val="00EB4894"/>
    <w:rsid w:val="00EB528E"/>
    <w:rsid w:val="00EB5442"/>
    <w:rsid w:val="00EB57C1"/>
    <w:rsid w:val="00EB7A19"/>
    <w:rsid w:val="00EC11C7"/>
    <w:rsid w:val="00EC15E7"/>
    <w:rsid w:val="00EC19B8"/>
    <w:rsid w:val="00EC2704"/>
    <w:rsid w:val="00EC5002"/>
    <w:rsid w:val="00EC5516"/>
    <w:rsid w:val="00EC5D05"/>
    <w:rsid w:val="00EC5EFA"/>
    <w:rsid w:val="00EC6238"/>
    <w:rsid w:val="00EC6DD0"/>
    <w:rsid w:val="00ED08E0"/>
    <w:rsid w:val="00ED1596"/>
    <w:rsid w:val="00ED2588"/>
    <w:rsid w:val="00ED2D91"/>
    <w:rsid w:val="00ED30C6"/>
    <w:rsid w:val="00ED37A2"/>
    <w:rsid w:val="00ED3FA4"/>
    <w:rsid w:val="00ED5831"/>
    <w:rsid w:val="00ED63D2"/>
    <w:rsid w:val="00ED6D08"/>
    <w:rsid w:val="00ED71C9"/>
    <w:rsid w:val="00ED79C5"/>
    <w:rsid w:val="00EE183B"/>
    <w:rsid w:val="00EE2AEB"/>
    <w:rsid w:val="00EE30BC"/>
    <w:rsid w:val="00EE5909"/>
    <w:rsid w:val="00EE7FBF"/>
    <w:rsid w:val="00EF33D8"/>
    <w:rsid w:val="00EF3898"/>
    <w:rsid w:val="00EF3B87"/>
    <w:rsid w:val="00EF3C4F"/>
    <w:rsid w:val="00EF4C92"/>
    <w:rsid w:val="00EF5B57"/>
    <w:rsid w:val="00EF637A"/>
    <w:rsid w:val="00EF691A"/>
    <w:rsid w:val="00EF74BB"/>
    <w:rsid w:val="00F02163"/>
    <w:rsid w:val="00F04574"/>
    <w:rsid w:val="00F04B09"/>
    <w:rsid w:val="00F053E4"/>
    <w:rsid w:val="00F05908"/>
    <w:rsid w:val="00F0596C"/>
    <w:rsid w:val="00F05E03"/>
    <w:rsid w:val="00F071FA"/>
    <w:rsid w:val="00F07576"/>
    <w:rsid w:val="00F075CB"/>
    <w:rsid w:val="00F07B7F"/>
    <w:rsid w:val="00F101AE"/>
    <w:rsid w:val="00F10282"/>
    <w:rsid w:val="00F10C92"/>
    <w:rsid w:val="00F10CA2"/>
    <w:rsid w:val="00F12917"/>
    <w:rsid w:val="00F12B7B"/>
    <w:rsid w:val="00F12EDF"/>
    <w:rsid w:val="00F13D76"/>
    <w:rsid w:val="00F1575A"/>
    <w:rsid w:val="00F15F8E"/>
    <w:rsid w:val="00F167C5"/>
    <w:rsid w:val="00F16D23"/>
    <w:rsid w:val="00F16FB4"/>
    <w:rsid w:val="00F17158"/>
    <w:rsid w:val="00F174BD"/>
    <w:rsid w:val="00F17EC5"/>
    <w:rsid w:val="00F21C93"/>
    <w:rsid w:val="00F2274C"/>
    <w:rsid w:val="00F23DA3"/>
    <w:rsid w:val="00F2446E"/>
    <w:rsid w:val="00F24560"/>
    <w:rsid w:val="00F24B05"/>
    <w:rsid w:val="00F25384"/>
    <w:rsid w:val="00F25ADA"/>
    <w:rsid w:val="00F26004"/>
    <w:rsid w:val="00F2644B"/>
    <w:rsid w:val="00F2730E"/>
    <w:rsid w:val="00F30B27"/>
    <w:rsid w:val="00F31DD2"/>
    <w:rsid w:val="00F32429"/>
    <w:rsid w:val="00F33416"/>
    <w:rsid w:val="00F342D7"/>
    <w:rsid w:val="00F34E85"/>
    <w:rsid w:val="00F35B7E"/>
    <w:rsid w:val="00F37133"/>
    <w:rsid w:val="00F37559"/>
    <w:rsid w:val="00F3766B"/>
    <w:rsid w:val="00F40069"/>
    <w:rsid w:val="00F41E2B"/>
    <w:rsid w:val="00F43774"/>
    <w:rsid w:val="00F43CAF"/>
    <w:rsid w:val="00F442D1"/>
    <w:rsid w:val="00F44759"/>
    <w:rsid w:val="00F44A56"/>
    <w:rsid w:val="00F44A6E"/>
    <w:rsid w:val="00F44E09"/>
    <w:rsid w:val="00F44FA8"/>
    <w:rsid w:val="00F46584"/>
    <w:rsid w:val="00F468DD"/>
    <w:rsid w:val="00F515A8"/>
    <w:rsid w:val="00F5180F"/>
    <w:rsid w:val="00F522D8"/>
    <w:rsid w:val="00F52A6A"/>
    <w:rsid w:val="00F53882"/>
    <w:rsid w:val="00F54130"/>
    <w:rsid w:val="00F5494D"/>
    <w:rsid w:val="00F556AF"/>
    <w:rsid w:val="00F55C2E"/>
    <w:rsid w:val="00F56DDF"/>
    <w:rsid w:val="00F57F45"/>
    <w:rsid w:val="00F60BA3"/>
    <w:rsid w:val="00F613E8"/>
    <w:rsid w:val="00F621FC"/>
    <w:rsid w:val="00F63D4F"/>
    <w:rsid w:val="00F643E4"/>
    <w:rsid w:val="00F6467D"/>
    <w:rsid w:val="00F646BB"/>
    <w:rsid w:val="00F64F27"/>
    <w:rsid w:val="00F7026B"/>
    <w:rsid w:val="00F71BD9"/>
    <w:rsid w:val="00F765C3"/>
    <w:rsid w:val="00F77D46"/>
    <w:rsid w:val="00F77F82"/>
    <w:rsid w:val="00F80A4C"/>
    <w:rsid w:val="00F80F80"/>
    <w:rsid w:val="00F82352"/>
    <w:rsid w:val="00F82C16"/>
    <w:rsid w:val="00F8303F"/>
    <w:rsid w:val="00F848D8"/>
    <w:rsid w:val="00F849EE"/>
    <w:rsid w:val="00F84B6A"/>
    <w:rsid w:val="00F85B47"/>
    <w:rsid w:val="00F91CFB"/>
    <w:rsid w:val="00F944D3"/>
    <w:rsid w:val="00F94949"/>
    <w:rsid w:val="00F94A3E"/>
    <w:rsid w:val="00F94AD1"/>
    <w:rsid w:val="00F95696"/>
    <w:rsid w:val="00F95DCC"/>
    <w:rsid w:val="00F96361"/>
    <w:rsid w:val="00F971E9"/>
    <w:rsid w:val="00FA08B6"/>
    <w:rsid w:val="00FA1441"/>
    <w:rsid w:val="00FA31F7"/>
    <w:rsid w:val="00FA36FB"/>
    <w:rsid w:val="00FA3E4E"/>
    <w:rsid w:val="00FA4C62"/>
    <w:rsid w:val="00FA4CA1"/>
    <w:rsid w:val="00FA56E6"/>
    <w:rsid w:val="00FA5B0F"/>
    <w:rsid w:val="00FA5EB8"/>
    <w:rsid w:val="00FA6A50"/>
    <w:rsid w:val="00FA6FA3"/>
    <w:rsid w:val="00FA7CF9"/>
    <w:rsid w:val="00FB0B6D"/>
    <w:rsid w:val="00FB0D53"/>
    <w:rsid w:val="00FB18B8"/>
    <w:rsid w:val="00FB257A"/>
    <w:rsid w:val="00FB39F4"/>
    <w:rsid w:val="00FB3F63"/>
    <w:rsid w:val="00FB5228"/>
    <w:rsid w:val="00FB5D29"/>
    <w:rsid w:val="00FB6776"/>
    <w:rsid w:val="00FB74C4"/>
    <w:rsid w:val="00FB77C2"/>
    <w:rsid w:val="00FB7EEB"/>
    <w:rsid w:val="00FC067F"/>
    <w:rsid w:val="00FC0DDB"/>
    <w:rsid w:val="00FC1E9A"/>
    <w:rsid w:val="00FC49D3"/>
    <w:rsid w:val="00FC6DEF"/>
    <w:rsid w:val="00FC7532"/>
    <w:rsid w:val="00FC77E0"/>
    <w:rsid w:val="00FD0CD7"/>
    <w:rsid w:val="00FD16DA"/>
    <w:rsid w:val="00FD1DCF"/>
    <w:rsid w:val="00FD2637"/>
    <w:rsid w:val="00FD57F7"/>
    <w:rsid w:val="00FD69D3"/>
    <w:rsid w:val="00FD78BF"/>
    <w:rsid w:val="00FE0FD2"/>
    <w:rsid w:val="00FE122F"/>
    <w:rsid w:val="00FE22F8"/>
    <w:rsid w:val="00FE316C"/>
    <w:rsid w:val="00FE3D6C"/>
    <w:rsid w:val="00FE5FA8"/>
    <w:rsid w:val="00FE632D"/>
    <w:rsid w:val="00FF079A"/>
    <w:rsid w:val="00FF0D46"/>
    <w:rsid w:val="00FF1DEF"/>
    <w:rsid w:val="00FF371F"/>
    <w:rsid w:val="00FF42C9"/>
    <w:rsid w:val="00FF455F"/>
    <w:rsid w:val="00FF547C"/>
    <w:rsid w:val="00FF61F8"/>
    <w:rsid w:val="00FF7094"/>
    <w:rsid w:val="00FF7390"/>
    <w:rsid w:val="00FF7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AB85B7"/>
  <w15:docId w15:val="{516E2E41-5CC2-42F0-9841-A1D6F433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D08"/>
    <w:pPr>
      <w:spacing w:line="220" w:lineRule="atLeast"/>
      <w:jc w:val="both"/>
    </w:pPr>
    <w:rPr>
      <w:rFonts w:ascii="Arial" w:hAnsi="Arial"/>
      <w:lang w:eastAsia="en-US"/>
    </w:rPr>
  </w:style>
  <w:style w:type="paragraph" w:styleId="Heading1">
    <w:name w:val="heading 1"/>
    <w:aliases w:val="Heading,Heading 1n,H1,1,Heading 1s,Otsikko1,h1,Header 1,title1,title2,Section Head,l1,[Rubrik 1],Title 1,Heading 1n + Left:  0 cm,First line:  0 cm,After:  6 pt"/>
    <w:next w:val="Normal"/>
    <w:link w:val="Heading1Char"/>
    <w:qFormat/>
    <w:pPr>
      <w:keepNext/>
      <w:numPr>
        <w:numId w:val="1"/>
      </w:numPr>
      <w:tabs>
        <w:tab w:val="right" w:leader="dot" w:pos="9582"/>
      </w:tabs>
      <w:spacing w:before="120" w:after="120"/>
      <w:outlineLvl w:val="0"/>
    </w:pPr>
    <w:rPr>
      <w:rFonts w:ascii="Arial" w:hAnsi="Arial"/>
      <w:b/>
      <w:caps/>
      <w:lang w:eastAsia="en-US"/>
    </w:rPr>
  </w:style>
  <w:style w:type="paragraph" w:styleId="Heading2">
    <w:name w:val="heading 2"/>
    <w:aliases w:val="Heading 2n,H2,2,Otsikko2,h2,Disaster 2,Title 2,Heading 2n + Before:  6 pt,After:  11 pt,Line spacing:  single + Be..."/>
    <w:basedOn w:val="Heading1"/>
    <w:next w:val="Normal"/>
    <w:link w:val="Heading2Char"/>
    <w:qFormat/>
    <w:pPr>
      <w:numPr>
        <w:ilvl w:val="1"/>
      </w:numPr>
      <w:outlineLvl w:val="1"/>
    </w:pPr>
    <w:rPr>
      <w:caps w:val="0"/>
    </w:rPr>
  </w:style>
  <w:style w:type="paragraph" w:styleId="Heading3">
    <w:name w:val="heading 3"/>
    <w:aliases w:val="Heading 3n,3,H3,h3,Disaster 3,heading 3,Title 3,Otsikko3"/>
    <w:basedOn w:val="Heading2"/>
    <w:next w:val="Normal"/>
    <w:link w:val="Heading3Char"/>
    <w:qFormat/>
    <w:pPr>
      <w:numPr>
        <w:ilvl w:val="2"/>
      </w:numPr>
      <w:outlineLvl w:val="2"/>
    </w:pPr>
  </w:style>
  <w:style w:type="paragraph" w:styleId="Heading4">
    <w:name w:val="heading 4"/>
    <w:aliases w:val="Heading 4n,4,h4,Titre 4 + souligne non capitale,[Rubrik 4],Title 4,Otsikko4"/>
    <w:basedOn w:val="Heading3"/>
    <w:next w:val="Normal"/>
    <w:qFormat/>
    <w:pPr>
      <w:numPr>
        <w:ilvl w:val="3"/>
      </w:numPr>
      <w:outlineLvl w:val="3"/>
    </w:pPr>
  </w:style>
  <w:style w:type="paragraph" w:styleId="Heading5">
    <w:name w:val="heading 5"/>
    <w:aliases w:val="h5,Title 5"/>
    <w:basedOn w:val="Heading4"/>
    <w:next w:val="Normal"/>
    <w:qFormat/>
    <w:rsid w:val="00B10522"/>
    <w:pPr>
      <w:numPr>
        <w:ilvl w:val="4"/>
      </w:numPr>
      <w:outlineLvl w:val="4"/>
    </w:pPr>
  </w:style>
  <w:style w:type="paragraph" w:styleId="Heading6">
    <w:name w:val="heading 6"/>
    <w:aliases w:val="Title 6"/>
    <w:basedOn w:val="Heading2"/>
    <w:next w:val="Normal"/>
    <w:qFormat/>
    <w:pPr>
      <w:numPr>
        <w:ilvl w:val="5"/>
      </w:numPr>
      <w:outlineLvl w:val="5"/>
    </w:pPr>
  </w:style>
  <w:style w:type="paragraph" w:styleId="Heading7">
    <w:name w:val="heading 7"/>
    <w:basedOn w:val="Heading2"/>
    <w:next w:val="Normal"/>
    <w:qFormat/>
    <w:pPr>
      <w:numPr>
        <w:ilvl w:val="6"/>
      </w:numPr>
      <w:outlineLvl w:val="6"/>
    </w:pPr>
  </w:style>
  <w:style w:type="paragraph" w:styleId="Heading8">
    <w:name w:val="heading 8"/>
    <w:basedOn w:val="Heading7"/>
    <w:next w:val="Normal"/>
    <w:qFormat/>
    <w:pPr>
      <w:numPr>
        <w:ilvl w:val="7"/>
      </w:numPr>
      <w:outlineLvl w:val="7"/>
    </w:pPr>
  </w:style>
  <w:style w:type="paragraph" w:styleId="Heading9">
    <w:name w:val="heading 9"/>
    <w:aliases w:val="Heading Annex"/>
    <w:basedOn w:val="Heading2"/>
    <w:next w:val="Normal"/>
    <w:qFormat/>
    <w:pPr>
      <w:keepNext w:val="0"/>
      <w:numPr>
        <w:ilvl w:val="8"/>
      </w:num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Heading 1n Char,H1 Char,1 Char,Heading 1s Char,Otsikko1 Char,h1 Char,Header 1 Char,title1 Char,title2 Char,Section Head Char,l1 Char,[Rubrik 1] Char,Title 1 Char,Heading 1n + Left:  0 cm Char,First line:  0 cm Char"/>
    <w:link w:val="Heading1"/>
    <w:rsid w:val="002B26F3"/>
    <w:rPr>
      <w:rFonts w:ascii="Arial" w:hAnsi="Arial"/>
      <w:b/>
      <w:caps/>
      <w:lang w:eastAsia="en-US"/>
    </w:rPr>
  </w:style>
  <w:style w:type="paragraph" w:styleId="TOC9">
    <w:name w:val="toc 9"/>
    <w:basedOn w:val="TOC8"/>
    <w:next w:val="Normal"/>
    <w:uiPriority w:val="39"/>
    <w:pPr>
      <w:ind w:left="1760"/>
    </w:pPr>
  </w:style>
  <w:style w:type="paragraph" w:styleId="TOC8">
    <w:name w:val="toc 8"/>
    <w:next w:val="Normal"/>
    <w:uiPriority w:val="39"/>
    <w:pPr>
      <w:tabs>
        <w:tab w:val="right" w:pos="9583"/>
      </w:tabs>
      <w:ind w:left="1540"/>
    </w:pPr>
    <w:rPr>
      <w:lang w:eastAsia="en-US"/>
    </w:rPr>
  </w:style>
  <w:style w:type="paragraph" w:styleId="Caption">
    <w:name w:val="caption"/>
    <w:aliases w:val="topic,c,C,Legend,topic1,topic2,topic3,3559Caption,topic4,c1,C1,Legend1,topic11,topic21,topic31,3559Caption1,Légende italique,Caption Char,Légende italique Char,kuvateksti Char,kuvateksti,Table,Figure No,Figure-caption,CAPTION,Figure Caption"/>
    <w:basedOn w:val="Normal"/>
    <w:next w:val="Normal"/>
    <w:link w:val="CaptionChar1"/>
    <w:qFormat/>
    <w:pPr>
      <w:spacing w:before="120" w:after="120"/>
      <w:jc w:val="center"/>
    </w:pPr>
    <w:rPr>
      <w:b/>
    </w:rPr>
  </w:style>
  <w:style w:type="paragraph" w:styleId="TOC7">
    <w:name w:val="toc 7"/>
    <w:basedOn w:val="TOC2"/>
    <w:next w:val="Normal"/>
    <w:uiPriority w:val="39"/>
    <w:pPr>
      <w:ind w:left="1320"/>
    </w:pPr>
    <w:rPr>
      <w:b/>
    </w:rPr>
  </w:style>
  <w:style w:type="paragraph" w:styleId="TOC2">
    <w:name w:val="toc 2"/>
    <w:basedOn w:val="TOC1"/>
    <w:next w:val="Normal"/>
    <w:uiPriority w:val="39"/>
    <w:pPr>
      <w:spacing w:before="0"/>
      <w:ind w:left="284"/>
    </w:pPr>
    <w:rPr>
      <w:caps w:val="0"/>
    </w:rPr>
  </w:style>
  <w:style w:type="paragraph" w:styleId="TOC1">
    <w:name w:val="toc 1"/>
    <w:basedOn w:val="Normal"/>
    <w:next w:val="Normal"/>
    <w:uiPriority w:val="39"/>
    <w:pPr>
      <w:tabs>
        <w:tab w:val="right" w:leader="dot" w:pos="9582"/>
      </w:tabs>
      <w:spacing w:before="360"/>
    </w:pPr>
    <w:rPr>
      <w:caps/>
    </w:rPr>
  </w:style>
  <w:style w:type="paragraph" w:styleId="TOC6">
    <w:name w:val="toc 6"/>
    <w:basedOn w:val="TOC2"/>
    <w:next w:val="Normal"/>
    <w:uiPriority w:val="39"/>
    <w:rsid w:val="00806B37"/>
    <w:pPr>
      <w:ind w:left="1100"/>
    </w:pPr>
  </w:style>
  <w:style w:type="paragraph" w:styleId="TOC5">
    <w:name w:val="toc 5"/>
    <w:basedOn w:val="TOC2"/>
    <w:next w:val="Normal"/>
    <w:uiPriority w:val="39"/>
    <w:rsid w:val="00806B37"/>
    <w:pPr>
      <w:ind w:left="880"/>
    </w:pPr>
  </w:style>
  <w:style w:type="paragraph" w:styleId="TOC4">
    <w:name w:val="toc 4"/>
    <w:basedOn w:val="TOC2"/>
    <w:next w:val="Normal"/>
    <w:uiPriority w:val="39"/>
    <w:rsid w:val="00806B37"/>
    <w:pPr>
      <w:ind w:left="660"/>
    </w:pPr>
  </w:style>
  <w:style w:type="paragraph" w:styleId="TOC3">
    <w:name w:val="toc 3"/>
    <w:basedOn w:val="TOC2"/>
    <w:next w:val="Normal"/>
    <w:uiPriority w:val="39"/>
    <w:pPr>
      <w:ind w:left="680"/>
    </w:p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paragraph" w:styleId="IndexHeading">
    <w:name w:val="index heading"/>
    <w:basedOn w:val="Normal"/>
    <w:next w:val="Index1"/>
    <w:semiHidden/>
  </w:style>
  <w:style w:type="paragraph" w:styleId="Footer">
    <w:name w:val="footer"/>
    <w:basedOn w:val="Normal"/>
  </w:style>
  <w:style w:type="paragraph" w:styleId="Header">
    <w:name w:val="header"/>
    <w:basedOn w:val="Normal"/>
    <w:link w:val="HeaderChar"/>
    <w:rsid w:val="0038348A"/>
  </w:style>
  <w:style w:type="character" w:styleId="FootnoteReference">
    <w:name w:val="footnote reference"/>
    <w:semiHidden/>
    <w:rPr>
      <w:rFonts w:ascii="Arial" w:hAnsi="Arial"/>
      <w:position w:val="6"/>
      <w:sz w:val="16"/>
    </w:rPr>
  </w:style>
  <w:style w:type="paragraph" w:styleId="FootnoteText">
    <w:name w:val="footnote text"/>
    <w:basedOn w:val="Normal"/>
    <w:link w:val="FootnoteTextChar"/>
    <w:autoRedefine/>
    <w:semiHidden/>
    <w:rPr>
      <w:b/>
      <w:sz w:val="16"/>
    </w:rPr>
  </w:style>
  <w:style w:type="paragraph" w:customStyle="1" w:styleId="Picture">
    <w:name w:val="Picture"/>
    <w:basedOn w:val="Normal"/>
    <w:qFormat/>
    <w:rsid w:val="00A22BAC"/>
    <w:pPr>
      <w:spacing w:before="120" w:after="120"/>
      <w:jc w:val="center"/>
    </w:pPr>
  </w:style>
  <w:style w:type="table" w:styleId="TableGrid">
    <w:name w:val="Table Grid"/>
    <w:basedOn w:val="TableNormal"/>
    <w:rsid w:val="001E4BB8"/>
    <w:pPr>
      <w:spacing w:before="60" w:after="60" w:line="240" w:lineRule="atLeast"/>
      <w:jc w:val="center"/>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pPr>
      <w:rPr>
        <w:rFonts w:ascii="Arial" w:hAnsi="Arial"/>
        <w:b/>
        <w:sz w:val="18"/>
      </w:rPr>
      <w:tblPr/>
      <w:tcPr>
        <w:shd w:val="clear" w:color="auto" w:fill="FFFF99"/>
      </w:tcPr>
    </w:tblStylePr>
    <w:tblStylePr w:type="firstCol">
      <w:pPr>
        <w:jc w:val="left"/>
      </w:pPr>
    </w:tblStylePr>
  </w:style>
  <w:style w:type="paragraph" w:styleId="TableofFigures">
    <w:name w:val="table of figures"/>
    <w:basedOn w:val="Normal"/>
    <w:next w:val="Normal"/>
    <w:uiPriority w:val="99"/>
    <w:pPr>
      <w:tabs>
        <w:tab w:val="right" w:leader="dot" w:pos="9582"/>
      </w:tabs>
      <w:ind w:left="440" w:hanging="440"/>
    </w:pPr>
  </w:style>
  <w:style w:type="paragraph" w:styleId="DocumentMap">
    <w:name w:val="Document Map"/>
    <w:basedOn w:val="Normal"/>
    <w:semiHidden/>
    <w:pPr>
      <w:shd w:val="clear" w:color="auto" w:fill="000080"/>
    </w:pPr>
    <w:rPr>
      <w:rFonts w:ascii="Tahoma" w:hAnsi="Tahoma"/>
    </w:rPr>
  </w:style>
  <w:style w:type="paragraph" w:customStyle="1" w:styleId="CaptionSubtext">
    <w:name w:val="Caption Subtext"/>
    <w:basedOn w:val="Normal"/>
    <w:next w:val="Normal"/>
    <w:qFormat/>
    <w:rsid w:val="005E7880"/>
    <w:pPr>
      <w:jc w:val="center"/>
    </w:pPr>
    <w:rPr>
      <w:i/>
      <w:iCs/>
    </w:rPr>
  </w:style>
  <w:style w:type="character" w:styleId="Hyperlink">
    <w:name w:val="Hyperlink"/>
    <w:uiPriority w:val="99"/>
    <w:unhideWhenUsed/>
    <w:rsid w:val="005E7880"/>
    <w:rPr>
      <w:color w:val="0000FF"/>
      <w:u w:val="single"/>
    </w:rPr>
  </w:style>
  <w:style w:type="paragraph" w:customStyle="1" w:styleId="Default">
    <w:name w:val="Default"/>
    <w:rsid w:val="00515CAD"/>
    <w:pPr>
      <w:autoSpaceDE w:val="0"/>
      <w:autoSpaceDN w:val="0"/>
      <w:adjustRightInd w:val="0"/>
    </w:pPr>
    <w:rPr>
      <w:rFonts w:ascii="Garamond" w:hAnsi="Garamond" w:cs="Garamond"/>
      <w:color w:val="000000"/>
      <w:sz w:val="24"/>
      <w:szCs w:val="24"/>
    </w:rPr>
  </w:style>
  <w:style w:type="paragraph" w:customStyle="1" w:styleId="Astrium-Normal">
    <w:name w:val="Astrium-Normal"/>
    <w:link w:val="Astrium-NormalChar"/>
    <w:qFormat/>
    <w:rsid w:val="00515CAD"/>
    <w:pPr>
      <w:spacing w:before="60" w:after="120" w:line="260" w:lineRule="atLeast"/>
      <w:jc w:val="both"/>
    </w:pPr>
    <w:rPr>
      <w:rFonts w:ascii="Arial" w:hAnsi="Arial"/>
      <w:lang w:eastAsia="en-US"/>
    </w:rPr>
  </w:style>
  <w:style w:type="character" w:customStyle="1" w:styleId="Astrium-NormalChar">
    <w:name w:val="Astrium-Normal Char"/>
    <w:link w:val="Astrium-Normal"/>
    <w:rsid w:val="00515CAD"/>
    <w:rPr>
      <w:rFonts w:ascii="Arial" w:hAnsi="Arial"/>
      <w:lang w:eastAsia="en-US"/>
    </w:rPr>
  </w:style>
  <w:style w:type="paragraph" w:customStyle="1" w:styleId="DSS-Indent1withbullet">
    <w:name w:val="DSS-Indent1 with bullet"/>
    <w:basedOn w:val="Normal"/>
    <w:rsid w:val="00515CAD"/>
    <w:pPr>
      <w:numPr>
        <w:numId w:val="3"/>
      </w:numPr>
      <w:spacing w:after="60" w:line="260" w:lineRule="atLeast"/>
    </w:pPr>
  </w:style>
  <w:style w:type="paragraph" w:styleId="ListParagraph">
    <w:name w:val="List Paragraph"/>
    <w:basedOn w:val="Normal"/>
    <w:uiPriority w:val="34"/>
    <w:qFormat/>
    <w:rsid w:val="009A2720"/>
    <w:pPr>
      <w:ind w:left="720"/>
    </w:pPr>
  </w:style>
  <w:style w:type="numbering" w:customStyle="1" w:styleId="Style1">
    <w:name w:val="Style1"/>
    <w:uiPriority w:val="99"/>
    <w:rsid w:val="003013AE"/>
    <w:pPr>
      <w:numPr>
        <w:numId w:val="4"/>
      </w:numPr>
    </w:pPr>
  </w:style>
  <w:style w:type="paragraph" w:styleId="BalloonText">
    <w:name w:val="Balloon Text"/>
    <w:basedOn w:val="Normal"/>
    <w:link w:val="BalloonTextChar"/>
    <w:rsid w:val="00340E5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40E5A"/>
    <w:rPr>
      <w:rFonts w:ascii="Tahoma" w:hAnsi="Tahoma" w:cs="Tahoma"/>
      <w:sz w:val="16"/>
      <w:szCs w:val="16"/>
      <w:lang w:eastAsia="en-US"/>
    </w:rPr>
  </w:style>
  <w:style w:type="character" w:styleId="CommentReference">
    <w:name w:val="annotation reference"/>
    <w:basedOn w:val="DefaultParagraphFont"/>
    <w:rsid w:val="002832CB"/>
    <w:rPr>
      <w:sz w:val="16"/>
      <w:szCs w:val="16"/>
    </w:rPr>
  </w:style>
  <w:style w:type="paragraph" w:styleId="CommentText">
    <w:name w:val="annotation text"/>
    <w:basedOn w:val="Normal"/>
    <w:link w:val="CommentTextChar"/>
    <w:rsid w:val="002832CB"/>
    <w:pPr>
      <w:spacing w:line="240" w:lineRule="auto"/>
    </w:pPr>
  </w:style>
  <w:style w:type="character" w:customStyle="1" w:styleId="CommentTextChar">
    <w:name w:val="Comment Text Char"/>
    <w:basedOn w:val="DefaultParagraphFont"/>
    <w:link w:val="CommentText"/>
    <w:uiPriority w:val="99"/>
    <w:rsid w:val="002832CB"/>
    <w:rPr>
      <w:rFonts w:ascii="Arial" w:hAnsi="Arial"/>
      <w:lang w:eastAsia="en-US"/>
    </w:rPr>
  </w:style>
  <w:style w:type="paragraph" w:styleId="CommentSubject">
    <w:name w:val="annotation subject"/>
    <w:basedOn w:val="CommentText"/>
    <w:next w:val="CommentText"/>
    <w:link w:val="CommentSubjectChar"/>
    <w:rsid w:val="002832CB"/>
    <w:rPr>
      <w:b/>
      <w:bCs/>
    </w:rPr>
  </w:style>
  <w:style w:type="character" w:customStyle="1" w:styleId="CommentSubjectChar">
    <w:name w:val="Comment Subject Char"/>
    <w:basedOn w:val="CommentTextChar"/>
    <w:link w:val="CommentSubject"/>
    <w:rsid w:val="002832CB"/>
    <w:rPr>
      <w:rFonts w:ascii="Arial" w:hAnsi="Arial"/>
      <w:b/>
      <w:bCs/>
      <w:lang w:eastAsia="en-US"/>
    </w:rPr>
  </w:style>
  <w:style w:type="paragraph" w:styleId="Revision">
    <w:name w:val="Revision"/>
    <w:hidden/>
    <w:uiPriority w:val="99"/>
    <w:semiHidden/>
    <w:rsid w:val="00F37133"/>
    <w:rPr>
      <w:rFonts w:ascii="Arial" w:hAnsi="Arial"/>
      <w:lang w:eastAsia="en-US"/>
    </w:rPr>
  </w:style>
  <w:style w:type="character" w:customStyle="1" w:styleId="Heading3Char">
    <w:name w:val="Heading 3 Char"/>
    <w:aliases w:val="Heading 3n Char,3 Char,H3 Char,h3 Char,Disaster 3 Char,heading 3 Char,Title 3 Char,Otsikko3 Char"/>
    <w:basedOn w:val="DefaultParagraphFont"/>
    <w:link w:val="Heading3"/>
    <w:rsid w:val="00651C8C"/>
    <w:rPr>
      <w:rFonts w:ascii="Arial" w:hAnsi="Arial"/>
      <w:b/>
      <w:lang w:eastAsia="en-US"/>
    </w:rPr>
  </w:style>
  <w:style w:type="paragraph" w:customStyle="1" w:styleId="ASG-Normal">
    <w:name w:val="ASG-Normal"/>
    <w:basedOn w:val="Normal"/>
    <w:link w:val="ASG-NormalZchn"/>
    <w:rsid w:val="008A5B5E"/>
    <w:pPr>
      <w:widowControl w:val="0"/>
      <w:spacing w:before="60" w:after="120" w:line="280" w:lineRule="atLeast"/>
    </w:pPr>
    <w:rPr>
      <w:lang w:eastAsia="de-DE"/>
    </w:rPr>
  </w:style>
  <w:style w:type="character" w:customStyle="1" w:styleId="ASG-NormalZchn">
    <w:name w:val="ASG-Normal Zchn"/>
    <w:link w:val="ASG-Normal"/>
    <w:rsid w:val="008A5B5E"/>
    <w:rPr>
      <w:rFonts w:ascii="Arial" w:hAnsi="Arial"/>
      <w:lang w:eastAsia="de-DE"/>
    </w:rPr>
  </w:style>
  <w:style w:type="paragraph" w:customStyle="1" w:styleId="ASG-Caption-Table">
    <w:name w:val="ASG-Caption-Table"/>
    <w:basedOn w:val="Normal"/>
    <w:next w:val="ASG-Normal"/>
    <w:rsid w:val="008A5B5E"/>
    <w:pPr>
      <w:keepNext/>
      <w:spacing w:before="240" w:after="60" w:line="240" w:lineRule="auto"/>
      <w:ind w:left="1418" w:hanging="1418"/>
      <w:jc w:val="left"/>
    </w:pPr>
    <w:rPr>
      <w:lang w:eastAsia="de-DE"/>
    </w:rPr>
  </w:style>
  <w:style w:type="paragraph" w:customStyle="1" w:styleId="TableTitle">
    <w:name w:val="Table Title"/>
    <w:link w:val="TableTitleChar"/>
    <w:rsid w:val="008A5B5E"/>
    <w:pPr>
      <w:spacing w:before="120" w:after="120"/>
      <w:jc w:val="center"/>
    </w:pPr>
    <w:rPr>
      <w:rFonts w:ascii="EADS Sans" w:hAnsi="EADS Sans"/>
      <w:b/>
      <w:bCs/>
      <w:lang w:eastAsia="fr-FR"/>
    </w:rPr>
  </w:style>
  <w:style w:type="character" w:customStyle="1" w:styleId="TableTitleChar">
    <w:name w:val="Table Title Char"/>
    <w:link w:val="TableTitle"/>
    <w:rsid w:val="008A5B5E"/>
    <w:rPr>
      <w:rFonts w:ascii="EADS Sans" w:hAnsi="EADS Sans"/>
      <w:b/>
      <w:bCs/>
      <w:lang w:eastAsia="fr-FR"/>
    </w:rPr>
  </w:style>
  <w:style w:type="character" w:customStyle="1" w:styleId="ASG-NormalChar1">
    <w:name w:val="ASG-Normal Char1"/>
    <w:basedOn w:val="DefaultParagraphFont"/>
    <w:rsid w:val="002651B7"/>
    <w:rPr>
      <w:rFonts w:ascii="Arial" w:hAnsi="Arial"/>
      <w:lang w:val="en-GB" w:eastAsia="de-DE" w:bidi="ar-SA"/>
    </w:rPr>
  </w:style>
  <w:style w:type="paragraph" w:customStyle="1" w:styleId="ASG-Indent1withnumber">
    <w:name w:val="ASG-Indent1 with number"/>
    <w:basedOn w:val="Normal"/>
    <w:link w:val="ASG-Indent1withnumberZchn"/>
    <w:rsid w:val="006457CD"/>
    <w:pPr>
      <w:widowControl w:val="0"/>
      <w:numPr>
        <w:numId w:val="6"/>
      </w:numPr>
      <w:spacing w:before="20" w:after="20" w:line="240" w:lineRule="auto"/>
      <w:jc w:val="left"/>
    </w:pPr>
    <w:rPr>
      <w:lang w:eastAsia="de-DE"/>
    </w:rPr>
  </w:style>
  <w:style w:type="character" w:customStyle="1" w:styleId="ASG-Indent1withnumberZchn">
    <w:name w:val="ASG-Indent1 with number Zchn"/>
    <w:basedOn w:val="DefaultParagraphFont"/>
    <w:link w:val="ASG-Indent1withnumber"/>
    <w:rsid w:val="006457CD"/>
    <w:rPr>
      <w:rFonts w:ascii="Arial" w:hAnsi="Arial"/>
      <w:lang w:eastAsia="de-DE"/>
    </w:rPr>
  </w:style>
  <w:style w:type="paragraph" w:customStyle="1" w:styleId="Annex1">
    <w:name w:val="Annex1"/>
    <w:basedOn w:val="Normal"/>
    <w:rsid w:val="006457CD"/>
    <w:pPr>
      <w:numPr>
        <w:numId w:val="5"/>
      </w:numPr>
      <w:spacing w:line="280" w:lineRule="atLeast"/>
      <w:jc w:val="left"/>
    </w:pPr>
    <w:rPr>
      <w:lang w:eastAsia="de-DE"/>
    </w:rPr>
  </w:style>
  <w:style w:type="paragraph" w:customStyle="1" w:styleId="Annex2">
    <w:name w:val="Annex2"/>
    <w:basedOn w:val="Normal"/>
    <w:rsid w:val="006457CD"/>
    <w:pPr>
      <w:numPr>
        <w:ilvl w:val="1"/>
        <w:numId w:val="5"/>
      </w:numPr>
      <w:spacing w:line="280" w:lineRule="atLeast"/>
      <w:jc w:val="left"/>
    </w:pPr>
    <w:rPr>
      <w:lang w:eastAsia="de-DE"/>
    </w:rPr>
  </w:style>
  <w:style w:type="paragraph" w:customStyle="1" w:styleId="Annex3">
    <w:name w:val="Annex3"/>
    <w:basedOn w:val="Normal"/>
    <w:rsid w:val="006457CD"/>
    <w:pPr>
      <w:numPr>
        <w:ilvl w:val="2"/>
        <w:numId w:val="5"/>
      </w:numPr>
      <w:spacing w:line="280" w:lineRule="atLeast"/>
      <w:jc w:val="left"/>
    </w:pPr>
    <w:rPr>
      <w:lang w:eastAsia="de-DE"/>
    </w:rPr>
  </w:style>
  <w:style w:type="paragraph" w:customStyle="1" w:styleId="Annex4">
    <w:name w:val="Annex4"/>
    <w:basedOn w:val="Normal"/>
    <w:rsid w:val="006457CD"/>
    <w:pPr>
      <w:numPr>
        <w:ilvl w:val="3"/>
        <w:numId w:val="5"/>
      </w:numPr>
      <w:spacing w:line="280" w:lineRule="atLeast"/>
      <w:jc w:val="left"/>
    </w:pPr>
    <w:rPr>
      <w:lang w:eastAsia="de-DE"/>
    </w:rPr>
  </w:style>
  <w:style w:type="paragraph" w:customStyle="1" w:styleId="Annex5">
    <w:name w:val="Annex5"/>
    <w:basedOn w:val="Normal"/>
    <w:rsid w:val="006457CD"/>
    <w:pPr>
      <w:numPr>
        <w:ilvl w:val="4"/>
        <w:numId w:val="5"/>
      </w:numPr>
      <w:spacing w:line="280" w:lineRule="atLeast"/>
      <w:jc w:val="left"/>
    </w:pPr>
    <w:rPr>
      <w:lang w:eastAsia="de-DE"/>
    </w:rPr>
  </w:style>
  <w:style w:type="paragraph" w:customStyle="1" w:styleId="DRD1">
    <w:name w:val="DRD1"/>
    <w:basedOn w:val="Normal"/>
    <w:rsid w:val="006457CD"/>
    <w:pPr>
      <w:numPr>
        <w:ilvl w:val="5"/>
        <w:numId w:val="5"/>
      </w:numPr>
      <w:spacing w:line="280" w:lineRule="atLeast"/>
      <w:jc w:val="left"/>
    </w:pPr>
    <w:rPr>
      <w:lang w:eastAsia="de-DE"/>
    </w:rPr>
  </w:style>
  <w:style w:type="paragraph" w:customStyle="1" w:styleId="DRD2">
    <w:name w:val="DRD2"/>
    <w:basedOn w:val="Normal"/>
    <w:rsid w:val="006457CD"/>
    <w:pPr>
      <w:numPr>
        <w:ilvl w:val="6"/>
        <w:numId w:val="5"/>
      </w:numPr>
      <w:spacing w:line="280" w:lineRule="atLeast"/>
      <w:jc w:val="left"/>
    </w:pPr>
    <w:rPr>
      <w:lang w:eastAsia="de-DE"/>
    </w:rPr>
  </w:style>
  <w:style w:type="paragraph" w:customStyle="1" w:styleId="CaptionAnnexFigure">
    <w:name w:val="Caption:Annex Figure"/>
    <w:basedOn w:val="Normal"/>
    <w:rsid w:val="006457CD"/>
    <w:pPr>
      <w:numPr>
        <w:ilvl w:val="7"/>
        <w:numId w:val="5"/>
      </w:numPr>
      <w:spacing w:line="280" w:lineRule="atLeast"/>
      <w:jc w:val="left"/>
    </w:pPr>
    <w:rPr>
      <w:lang w:eastAsia="de-DE"/>
    </w:rPr>
  </w:style>
  <w:style w:type="paragraph" w:customStyle="1" w:styleId="CaptionAnnexTable">
    <w:name w:val="Caption:Annex Table"/>
    <w:basedOn w:val="Normal"/>
    <w:rsid w:val="006457CD"/>
    <w:pPr>
      <w:numPr>
        <w:ilvl w:val="8"/>
        <w:numId w:val="5"/>
      </w:numPr>
      <w:spacing w:line="280" w:lineRule="atLeast"/>
      <w:jc w:val="left"/>
    </w:pPr>
    <w:rPr>
      <w:lang w:eastAsia="de-DE"/>
    </w:rPr>
  </w:style>
  <w:style w:type="character" w:customStyle="1" w:styleId="Heading2Char">
    <w:name w:val="Heading 2 Char"/>
    <w:aliases w:val="Heading 2n Char,H2 Char,2 Char,Otsikko2 Char,h2 Char,Disaster 2 Char,Title 2 Char,Heading 2n + Before:  6 pt Char,After:  11 pt Char,Line spacing:  single + Be... Char"/>
    <w:basedOn w:val="DefaultParagraphFont"/>
    <w:link w:val="Heading2"/>
    <w:uiPriority w:val="9"/>
    <w:rsid w:val="000F72D1"/>
    <w:rPr>
      <w:rFonts w:ascii="Arial" w:hAnsi="Arial"/>
      <w:b/>
      <w:lang w:eastAsia="en-US"/>
    </w:rPr>
  </w:style>
  <w:style w:type="paragraph" w:customStyle="1" w:styleId="Astrium-Normal0">
    <w:name w:val="Astrium - Normal"/>
    <w:link w:val="Astrium-NormalCharChar"/>
    <w:rsid w:val="00A61318"/>
    <w:pPr>
      <w:spacing w:after="120"/>
      <w:jc w:val="both"/>
    </w:pPr>
    <w:rPr>
      <w:rFonts w:ascii="Arial" w:eastAsia="SimSun" w:hAnsi="Arial"/>
      <w:lang w:eastAsia="en-US"/>
    </w:rPr>
  </w:style>
  <w:style w:type="character" w:customStyle="1" w:styleId="Astrium-NormalCharChar">
    <w:name w:val="Astrium - Normal Char Char"/>
    <w:link w:val="Astrium-Normal0"/>
    <w:rsid w:val="00A61318"/>
    <w:rPr>
      <w:rFonts w:ascii="Arial" w:eastAsia="SimSun" w:hAnsi="Arial"/>
      <w:lang w:eastAsia="en-US"/>
    </w:rPr>
  </w:style>
  <w:style w:type="character" w:customStyle="1" w:styleId="CaptionChar1">
    <w:name w:val="Caption Char1"/>
    <w:aliases w:val="topic Char,c Char,C Char,Legend Char,topic1 Char,topic2 Char,topic3 Char,3559Caption Char,topic4 Char,c1 Char,C1 Char,Legend1 Char,topic11 Char,topic21 Char,topic31 Char,3559Caption1 Char,Légende italique Char1,Caption Char Char,Table Char"/>
    <w:link w:val="Caption"/>
    <w:rsid w:val="00A61318"/>
    <w:rPr>
      <w:rFonts w:ascii="Arial" w:hAnsi="Arial"/>
      <w:b/>
      <w:lang w:eastAsia="en-US"/>
    </w:rPr>
  </w:style>
  <w:style w:type="table" w:styleId="LightList">
    <w:name w:val="Light List"/>
    <w:basedOn w:val="TableNormal"/>
    <w:uiPriority w:val="61"/>
    <w:rsid w:val="00CA16E1"/>
    <w:rPr>
      <w:lang w:val="fr-FR" w:eastAsia="fr-FR"/>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SG-Tabletext">
    <w:name w:val="ASG-Table text"/>
    <w:basedOn w:val="Normal"/>
    <w:rsid w:val="009F4E78"/>
    <w:pPr>
      <w:keepNext/>
      <w:keepLines/>
      <w:widowControl w:val="0"/>
      <w:spacing w:before="20" w:after="20" w:line="240" w:lineRule="auto"/>
      <w:jc w:val="left"/>
    </w:pPr>
    <w:rPr>
      <w:sz w:val="18"/>
      <w:lang w:eastAsia="de-DE"/>
    </w:rPr>
  </w:style>
  <w:style w:type="table" w:styleId="TableElegant">
    <w:name w:val="Table Elegant"/>
    <w:basedOn w:val="TableNormal"/>
    <w:rsid w:val="008640F7"/>
    <w:pPr>
      <w:spacing w:line="220" w:lineRule="atLeas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SG-Indent1withbullet">
    <w:name w:val="ASG-Indent1 with bullet"/>
    <w:basedOn w:val="Normal"/>
    <w:rsid w:val="00FA08B6"/>
    <w:pPr>
      <w:widowControl w:val="0"/>
      <w:numPr>
        <w:numId w:val="8"/>
      </w:numPr>
      <w:spacing w:before="20" w:after="20" w:line="240" w:lineRule="auto"/>
    </w:pPr>
    <w:rPr>
      <w:lang w:eastAsia="de-DE"/>
    </w:rPr>
  </w:style>
  <w:style w:type="character" w:styleId="FollowedHyperlink">
    <w:name w:val="FollowedHyperlink"/>
    <w:basedOn w:val="DefaultParagraphFont"/>
    <w:unhideWhenUsed/>
    <w:rsid w:val="00FA08B6"/>
    <w:rPr>
      <w:color w:val="800080"/>
      <w:u w:val="single"/>
    </w:rPr>
  </w:style>
  <w:style w:type="paragraph" w:customStyle="1" w:styleId="xl69">
    <w:name w:val="xl69"/>
    <w:basedOn w:val="Normal"/>
    <w:rsid w:val="00FA08B6"/>
    <w:pPr>
      <w:spacing w:before="100" w:beforeAutospacing="1" w:after="100" w:afterAutospacing="1" w:line="240" w:lineRule="auto"/>
      <w:jc w:val="left"/>
    </w:pPr>
    <w:rPr>
      <w:rFonts w:ascii="Times New Roman" w:hAnsi="Times New Roman"/>
      <w:sz w:val="24"/>
      <w:szCs w:val="24"/>
      <w:lang w:eastAsia="en-GB"/>
    </w:rPr>
  </w:style>
  <w:style w:type="paragraph" w:customStyle="1" w:styleId="xl70">
    <w:name w:val="xl70"/>
    <w:basedOn w:val="Normal"/>
    <w:rsid w:val="00FA08B6"/>
    <w:pPr>
      <w:spacing w:before="100" w:beforeAutospacing="1" w:after="100" w:afterAutospacing="1" w:line="240" w:lineRule="auto"/>
      <w:jc w:val="center"/>
    </w:pPr>
    <w:rPr>
      <w:rFonts w:ascii="Times New Roman" w:hAnsi="Times New Roman"/>
      <w:sz w:val="24"/>
      <w:szCs w:val="24"/>
      <w:lang w:eastAsia="en-GB"/>
    </w:rPr>
  </w:style>
  <w:style w:type="paragraph" w:customStyle="1" w:styleId="xl71">
    <w:name w:val="xl71"/>
    <w:basedOn w:val="Normal"/>
    <w:rsid w:val="00FA08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sz w:val="24"/>
      <w:szCs w:val="24"/>
      <w:lang w:eastAsia="en-GB"/>
    </w:rPr>
  </w:style>
  <w:style w:type="paragraph" w:customStyle="1" w:styleId="xl72">
    <w:name w:val="xl72"/>
    <w:basedOn w:val="Normal"/>
    <w:rsid w:val="00FA08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lang w:eastAsia="en-GB"/>
    </w:rPr>
  </w:style>
  <w:style w:type="paragraph" w:customStyle="1" w:styleId="xl73">
    <w:name w:val="xl73"/>
    <w:basedOn w:val="Normal"/>
    <w:rsid w:val="00FA08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Times New Roman" w:hAnsi="Times New Roman"/>
      <w:sz w:val="24"/>
      <w:szCs w:val="24"/>
      <w:lang w:eastAsia="en-GB"/>
    </w:rPr>
  </w:style>
  <w:style w:type="paragraph" w:customStyle="1" w:styleId="xl74">
    <w:name w:val="xl74"/>
    <w:basedOn w:val="Normal"/>
    <w:rsid w:val="00FA08B6"/>
    <w:pPr>
      <w:pBdr>
        <w:top w:val="single" w:sz="4" w:space="0" w:color="auto"/>
        <w:left w:val="single" w:sz="4" w:space="0" w:color="auto"/>
        <w:bottom w:val="single" w:sz="4" w:space="0" w:color="auto"/>
      </w:pBdr>
      <w:shd w:val="clear" w:color="000000" w:fill="D8E4BC"/>
      <w:spacing w:before="100" w:beforeAutospacing="1" w:after="100" w:afterAutospacing="1" w:line="240" w:lineRule="auto"/>
      <w:jc w:val="center"/>
    </w:pPr>
    <w:rPr>
      <w:rFonts w:ascii="Times New Roman" w:hAnsi="Times New Roman"/>
      <w:b/>
      <w:bCs/>
      <w:sz w:val="24"/>
      <w:szCs w:val="24"/>
      <w:lang w:eastAsia="en-GB"/>
    </w:rPr>
  </w:style>
  <w:style w:type="paragraph" w:customStyle="1" w:styleId="xl75">
    <w:name w:val="xl75"/>
    <w:basedOn w:val="Normal"/>
    <w:rsid w:val="00FA08B6"/>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pPr>
    <w:rPr>
      <w:rFonts w:ascii="Times New Roman" w:hAnsi="Times New Roman"/>
      <w:b/>
      <w:bCs/>
      <w:sz w:val="24"/>
      <w:szCs w:val="24"/>
      <w:lang w:eastAsia="en-GB"/>
    </w:rPr>
  </w:style>
  <w:style w:type="paragraph" w:customStyle="1" w:styleId="xl76">
    <w:name w:val="xl76"/>
    <w:basedOn w:val="Normal"/>
    <w:rsid w:val="00FA08B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pPr>
    <w:rPr>
      <w:rFonts w:ascii="Times New Roman" w:hAnsi="Times New Roman"/>
      <w:b/>
      <w:bCs/>
      <w:sz w:val="24"/>
      <w:szCs w:val="24"/>
      <w:lang w:eastAsia="en-GB"/>
    </w:rPr>
  </w:style>
  <w:style w:type="paragraph" w:customStyle="1" w:styleId="xl77">
    <w:name w:val="xl77"/>
    <w:basedOn w:val="Normal"/>
    <w:rsid w:val="00FA08B6"/>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sz w:val="24"/>
      <w:szCs w:val="24"/>
      <w:lang w:eastAsia="en-GB"/>
    </w:rPr>
  </w:style>
  <w:style w:type="paragraph" w:customStyle="1" w:styleId="xl78">
    <w:name w:val="xl78"/>
    <w:basedOn w:val="Normal"/>
    <w:rsid w:val="00FA08B6"/>
    <w:pPr>
      <w:pBdr>
        <w:top w:val="single" w:sz="4" w:space="0" w:color="auto"/>
        <w:left w:val="single" w:sz="4" w:space="0" w:color="auto"/>
        <w:bottom w:val="single" w:sz="4" w:space="0" w:color="auto"/>
      </w:pBdr>
      <w:spacing w:before="100" w:beforeAutospacing="1" w:after="100" w:afterAutospacing="1" w:line="240" w:lineRule="auto"/>
      <w:jc w:val="right"/>
    </w:pPr>
    <w:rPr>
      <w:rFonts w:ascii="Times New Roman" w:hAnsi="Times New Roman"/>
      <w:sz w:val="24"/>
      <w:szCs w:val="24"/>
      <w:lang w:eastAsia="en-GB"/>
    </w:rPr>
  </w:style>
  <w:style w:type="paragraph" w:customStyle="1" w:styleId="xl79">
    <w:name w:val="xl79"/>
    <w:basedOn w:val="Normal"/>
    <w:rsid w:val="00FA08B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pPr>
    <w:rPr>
      <w:rFonts w:ascii="Times New Roman" w:hAnsi="Times New Roman"/>
      <w:b/>
      <w:bCs/>
      <w:sz w:val="24"/>
      <w:szCs w:val="24"/>
      <w:lang w:eastAsia="en-GB"/>
    </w:rPr>
  </w:style>
  <w:style w:type="paragraph" w:customStyle="1" w:styleId="FrontPageNames">
    <w:name w:val="Front Page Names"/>
    <w:basedOn w:val="Normal"/>
    <w:uiPriority w:val="4"/>
    <w:rsid w:val="00FA08B6"/>
    <w:pPr>
      <w:spacing w:before="120" w:after="120"/>
    </w:pPr>
    <w:rPr>
      <w:i/>
      <w:iCs/>
      <w:sz w:val="18"/>
      <w:lang w:eastAsia="en-GB"/>
    </w:rPr>
  </w:style>
  <w:style w:type="paragraph" w:customStyle="1" w:styleId="TitleNormal">
    <w:name w:val="Title Normal"/>
    <w:basedOn w:val="Normal"/>
    <w:next w:val="Normal"/>
    <w:uiPriority w:val="4"/>
    <w:rsid w:val="00FA08B6"/>
    <w:pPr>
      <w:jc w:val="center"/>
    </w:pPr>
    <w:rPr>
      <w:sz w:val="32"/>
      <w:lang w:eastAsia="en-GB"/>
    </w:rPr>
  </w:style>
  <w:style w:type="paragraph" w:styleId="EndnoteText">
    <w:name w:val="endnote text"/>
    <w:basedOn w:val="Normal"/>
    <w:link w:val="EndnoteTextChar"/>
    <w:rsid w:val="008F7B18"/>
    <w:pPr>
      <w:spacing w:line="240" w:lineRule="auto"/>
    </w:pPr>
  </w:style>
  <w:style w:type="character" w:customStyle="1" w:styleId="EndnoteTextChar">
    <w:name w:val="Endnote Text Char"/>
    <w:basedOn w:val="DefaultParagraphFont"/>
    <w:link w:val="EndnoteText"/>
    <w:rsid w:val="008F7B18"/>
    <w:rPr>
      <w:rFonts w:ascii="Arial" w:hAnsi="Arial"/>
      <w:lang w:eastAsia="en-US"/>
    </w:rPr>
  </w:style>
  <w:style w:type="character" w:styleId="EndnoteReference">
    <w:name w:val="endnote reference"/>
    <w:basedOn w:val="DefaultParagraphFont"/>
    <w:rsid w:val="008F7B18"/>
    <w:rPr>
      <w:vertAlign w:val="superscript"/>
    </w:rPr>
  </w:style>
  <w:style w:type="table" w:customStyle="1" w:styleId="TableGrid5">
    <w:name w:val="Table Grid5"/>
    <w:basedOn w:val="TableNormal"/>
    <w:next w:val="TableGrid"/>
    <w:uiPriority w:val="59"/>
    <w:rsid w:val="00C50009"/>
    <w:rPr>
      <w:rFonts w:ascii="Cambria" w:eastAsia="Calibri"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2Bullets">
    <w:name w:val="List2 Bullets"/>
    <w:basedOn w:val="Normal"/>
    <w:rsid w:val="00A54EB0"/>
    <w:pPr>
      <w:numPr>
        <w:numId w:val="9"/>
      </w:numPr>
      <w:spacing w:before="60" w:after="120" w:line="260" w:lineRule="atLeast"/>
    </w:pPr>
  </w:style>
  <w:style w:type="character" w:customStyle="1" w:styleId="HeaderChar">
    <w:name w:val="Header Char"/>
    <w:basedOn w:val="DefaultParagraphFont"/>
    <w:link w:val="Header"/>
    <w:rsid w:val="0067092A"/>
    <w:rPr>
      <w:rFonts w:ascii="Arial" w:hAnsi="Arial"/>
      <w:lang w:eastAsia="en-US"/>
    </w:rPr>
  </w:style>
  <w:style w:type="paragraph" w:customStyle="1" w:styleId="Sous-Titre">
    <w:name w:val="Sous-Titre"/>
    <w:basedOn w:val="Normal"/>
    <w:uiPriority w:val="99"/>
    <w:rsid w:val="00364B69"/>
    <w:pPr>
      <w:pageBreakBefore/>
      <w:spacing w:before="120" w:after="240" w:line="240" w:lineRule="atLeast"/>
      <w:jc w:val="left"/>
    </w:pPr>
    <w:rPr>
      <w:rFonts w:cs="Arial"/>
      <w:b/>
      <w:bCs/>
      <w:color w:val="0096D8"/>
      <w:kern w:val="28"/>
      <w:sz w:val="32"/>
      <w:szCs w:val="32"/>
      <w:lang w:eastAsia="fr-FR"/>
    </w:rPr>
  </w:style>
  <w:style w:type="table" w:styleId="TableGrid6">
    <w:name w:val="Table Grid 6"/>
    <w:basedOn w:val="TableNormal"/>
    <w:rsid w:val="00BA45D6"/>
    <w:pPr>
      <w:spacing w:line="220" w:lineRule="atLeas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lumns5">
    <w:name w:val="Table Columns 5"/>
    <w:basedOn w:val="TableNormal"/>
    <w:rsid w:val="00BA45D6"/>
    <w:pPr>
      <w:spacing w:line="220" w:lineRule="atLeas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rsid w:val="00BA45D6"/>
    <w:pPr>
      <w:spacing w:line="22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S-NormalChar">
    <w:name w:val="DSS-Normal Char"/>
    <w:basedOn w:val="DefaultParagraphFont"/>
    <w:link w:val="DSS-Normal"/>
    <w:locked/>
    <w:rsid w:val="008625E6"/>
    <w:rPr>
      <w:rFonts w:ascii="Arial" w:hAnsi="Arial" w:cs="Arial"/>
    </w:rPr>
  </w:style>
  <w:style w:type="paragraph" w:customStyle="1" w:styleId="DSS-Normal">
    <w:name w:val="DSS-Normal"/>
    <w:link w:val="DSS-NormalChar"/>
    <w:rsid w:val="008625E6"/>
    <w:pPr>
      <w:spacing w:before="120" w:line="280" w:lineRule="atLeast"/>
    </w:pPr>
    <w:rPr>
      <w:rFonts w:ascii="Arial" w:hAnsi="Arial" w:cs="Arial"/>
    </w:rPr>
  </w:style>
  <w:style w:type="paragraph" w:customStyle="1" w:styleId="CORP-Normal">
    <w:name w:val="CORP-Normal"/>
    <w:basedOn w:val="Normal"/>
    <w:link w:val="CORP-NormalChar"/>
    <w:qFormat/>
    <w:locked/>
    <w:rsid w:val="000318D8"/>
    <w:pPr>
      <w:spacing w:before="60"/>
      <w:jc w:val="left"/>
    </w:pPr>
  </w:style>
  <w:style w:type="paragraph" w:customStyle="1" w:styleId="CORP-Tabletext">
    <w:name w:val="CORP-Table text"/>
    <w:basedOn w:val="Normal"/>
    <w:locked/>
    <w:rsid w:val="000318D8"/>
    <w:pPr>
      <w:keepNext/>
      <w:keepLines/>
      <w:widowControl w:val="0"/>
      <w:spacing w:before="20" w:after="20"/>
      <w:jc w:val="left"/>
    </w:pPr>
  </w:style>
  <w:style w:type="table" w:customStyle="1" w:styleId="CORP-Table-Layout">
    <w:name w:val="CORP-Table-Layout"/>
    <w:basedOn w:val="TableNormal"/>
    <w:uiPriority w:val="99"/>
    <w:rsid w:val="000318D8"/>
    <w:rPr>
      <w:rFonts w:ascii="Arial" w:hAnsi="Arial"/>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tblStylePr w:type="firstRow">
      <w:pPr>
        <w:wordWrap/>
        <w:spacing w:beforeLines="0" w:before="0" w:beforeAutospacing="0" w:afterLines="0" w:after="0" w:afterAutospacing="0" w:line="240" w:lineRule="auto"/>
      </w:pPr>
      <w:rPr>
        <w:rFonts w:ascii="Arial" w:hAnsi="Arial"/>
        <w:b/>
        <w:color w:val="FFFFFF" w:themeColor="background1"/>
        <w:sz w:val="20"/>
      </w:rPr>
      <w:tblPr/>
      <w:tcPr>
        <w:shd w:val="clear" w:color="auto" w:fill="0D5881"/>
      </w:tcPr>
    </w:tblStylePr>
    <w:tblStylePr w:type="lastRow">
      <w:pPr>
        <w:wordWrap/>
        <w:spacing w:beforeLines="0" w:before="0" w:beforeAutospacing="0" w:afterLines="0" w:after="0" w:afterAutospacing="0" w:line="240" w:lineRule="auto"/>
      </w:pPr>
      <w:rPr>
        <w:rFonts w:ascii="Arial" w:hAnsi="Arial"/>
        <w:b w:val="0"/>
        <w:color w:val="auto"/>
        <w:sz w:val="20"/>
      </w:rPr>
      <w:tblPr/>
      <w:tcPr>
        <w:vAlign w:val="top"/>
      </w:tcPr>
    </w:tblStylePr>
  </w:style>
  <w:style w:type="paragraph" w:customStyle="1" w:styleId="A-Table-Heading">
    <w:name w:val="A-Table-Heading"/>
    <w:aliases w:val="Titre Tableau"/>
    <w:basedOn w:val="Normal"/>
    <w:uiPriority w:val="99"/>
    <w:rsid w:val="00870C6C"/>
    <w:pPr>
      <w:spacing w:before="60" w:after="120" w:line="240" w:lineRule="atLeast"/>
      <w:jc w:val="center"/>
    </w:pPr>
    <w:rPr>
      <w:rFonts w:eastAsiaTheme="minorHAnsi" w:cs="Arial"/>
      <w:b/>
      <w:bCs/>
      <w:caps/>
      <w:color w:val="FFFFFF"/>
      <w:lang w:val="fr-FR" w:eastAsia="fr-FR"/>
    </w:rPr>
  </w:style>
  <w:style w:type="paragraph" w:styleId="ListBullet2">
    <w:name w:val="List Bullet 2"/>
    <w:aliases w:val="A-Bullet L2"/>
    <w:basedOn w:val="Normal"/>
    <w:autoRedefine/>
    <w:unhideWhenUsed/>
    <w:rsid w:val="00870C6C"/>
    <w:pPr>
      <w:numPr>
        <w:numId w:val="10"/>
      </w:numPr>
      <w:spacing w:before="120" w:after="120" w:line="240" w:lineRule="atLeast"/>
      <w:contextualSpacing/>
      <w:jc w:val="left"/>
    </w:pPr>
    <w:rPr>
      <w:rFonts w:eastAsia="Calibri"/>
      <w:szCs w:val="22"/>
    </w:rPr>
  </w:style>
  <w:style w:type="character" w:customStyle="1" w:styleId="CORP-NormalChar">
    <w:name w:val="CORP-Normal Char"/>
    <w:basedOn w:val="DefaultParagraphFont"/>
    <w:link w:val="CORP-Normal"/>
    <w:rsid w:val="00E45BC3"/>
    <w:rPr>
      <w:rFonts w:ascii="Arial" w:hAnsi="Arial"/>
      <w:lang w:eastAsia="en-US"/>
    </w:rPr>
  </w:style>
  <w:style w:type="paragraph" w:styleId="NormalWeb">
    <w:name w:val="Normal (Web)"/>
    <w:basedOn w:val="Normal"/>
    <w:unhideWhenUsed/>
    <w:rsid w:val="00585D8F"/>
    <w:pPr>
      <w:spacing w:before="100" w:beforeAutospacing="1" w:after="100" w:afterAutospacing="1" w:line="240" w:lineRule="auto"/>
      <w:jc w:val="left"/>
    </w:pPr>
    <w:rPr>
      <w:rFonts w:ascii="Times New Roman" w:hAnsi="Times New Roman"/>
      <w:sz w:val="24"/>
      <w:szCs w:val="24"/>
      <w:lang w:val="de-DE" w:eastAsia="de-DE"/>
    </w:rPr>
  </w:style>
  <w:style w:type="paragraph" w:customStyle="1" w:styleId="CORP">
    <w:name w:val="CORP"/>
    <w:basedOn w:val="Normal"/>
    <w:next w:val="CORP-Normal"/>
    <w:qFormat/>
    <w:locked/>
    <w:rsid w:val="00682E9A"/>
    <w:pPr>
      <w:widowControl w:val="0"/>
      <w:spacing w:line="240" w:lineRule="auto"/>
      <w:jc w:val="left"/>
    </w:pPr>
    <w:rPr>
      <w:lang w:eastAsia="de-DE"/>
    </w:rPr>
  </w:style>
  <w:style w:type="paragraph" w:customStyle="1" w:styleId="CORP-Disclaimer">
    <w:name w:val="CORP-Disclaimer"/>
    <w:rsid w:val="00682E9A"/>
    <w:pPr>
      <w:ind w:left="1134" w:right="1134"/>
      <w:jc w:val="center"/>
    </w:pPr>
    <w:rPr>
      <w:rFonts w:ascii="Arial" w:hAnsi="Arial"/>
      <w:sz w:val="16"/>
      <w:szCs w:val="16"/>
      <w:lang w:val="de-DE" w:eastAsia="de-DE"/>
    </w:rPr>
  </w:style>
  <w:style w:type="table" w:customStyle="1" w:styleId="Tabellenraster1">
    <w:name w:val="Tabellenraster1"/>
    <w:basedOn w:val="TableNormal"/>
    <w:next w:val="TableGrid"/>
    <w:rsid w:val="00CE5471"/>
    <w:pPr>
      <w:spacing w:after="110" w:line="312" w:lineRule="atLeast"/>
      <w:jc w:val="both"/>
    </w:pPr>
    <w:rPr>
      <w:rFonts w:ascii="Arial" w:hAnsi="Arial"/>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6230B4"/>
    <w:rPr>
      <w:rFonts w:ascii="Arial" w:hAnsi="Arial"/>
      <w:b/>
      <w:sz w:val="16"/>
      <w:lang w:eastAsia="en-US"/>
    </w:rPr>
  </w:style>
  <w:style w:type="character" w:styleId="Strong">
    <w:name w:val="Strong"/>
    <w:basedOn w:val="DefaultParagraphFont"/>
    <w:uiPriority w:val="22"/>
    <w:qFormat/>
    <w:rsid w:val="009C4464"/>
    <w:rPr>
      <w:b/>
      <w:bCs/>
    </w:rPr>
  </w:style>
  <w:style w:type="paragraph" w:styleId="BodyText">
    <w:name w:val="Body Text"/>
    <w:basedOn w:val="Normal"/>
    <w:link w:val="BodyTextChar"/>
    <w:qFormat/>
    <w:rsid w:val="00FB74C4"/>
    <w:pPr>
      <w:widowControl w:val="0"/>
      <w:autoSpaceDE w:val="0"/>
      <w:autoSpaceDN w:val="0"/>
      <w:spacing w:line="240" w:lineRule="auto"/>
      <w:jc w:val="left"/>
    </w:pPr>
    <w:rPr>
      <w:rFonts w:eastAsia="Arial" w:cs="Arial"/>
      <w:lang w:val="it-IT"/>
    </w:rPr>
  </w:style>
  <w:style w:type="character" w:customStyle="1" w:styleId="BodyTextChar">
    <w:name w:val="Body Text Char"/>
    <w:basedOn w:val="DefaultParagraphFont"/>
    <w:link w:val="BodyText"/>
    <w:uiPriority w:val="1"/>
    <w:rsid w:val="00FB74C4"/>
    <w:rPr>
      <w:rFonts w:ascii="Arial" w:eastAsia="Arial" w:hAnsi="Arial" w:cs="Arial"/>
      <w:lang w:val="it-IT" w:eastAsia="en-US"/>
    </w:rPr>
  </w:style>
  <w:style w:type="paragraph" w:customStyle="1" w:styleId="CORP-LIST-Bullet-L3">
    <w:name w:val="CORP-LIST-Bullet-L3"/>
    <w:qFormat/>
    <w:rsid w:val="00D10F3E"/>
    <w:pPr>
      <w:numPr>
        <w:numId w:val="14"/>
      </w:numPr>
      <w:spacing w:before="60" w:after="60" w:line="300" w:lineRule="exact"/>
      <w:ind w:left="1020" w:hanging="340"/>
    </w:pPr>
    <w:rPr>
      <w:rFonts w:ascii="Arial" w:hAnsi="Arial"/>
      <w:lang w:val="de-DE" w:eastAsia="de-DE"/>
    </w:rPr>
  </w:style>
  <w:style w:type="character" w:styleId="UnresolvedMention">
    <w:name w:val="Unresolved Mention"/>
    <w:basedOn w:val="DefaultParagraphFont"/>
    <w:uiPriority w:val="99"/>
    <w:semiHidden/>
    <w:unhideWhenUsed/>
    <w:rsid w:val="00C0323E"/>
    <w:rPr>
      <w:color w:val="605E5C"/>
      <w:shd w:val="clear" w:color="auto" w:fill="E1DFDD"/>
    </w:rPr>
  </w:style>
  <w:style w:type="numbering" w:styleId="111111">
    <w:name w:val="Outline List 2"/>
    <w:basedOn w:val="NoList"/>
    <w:semiHidden/>
    <w:rsid w:val="00DC73C7"/>
    <w:pPr>
      <w:numPr>
        <w:numId w:val="17"/>
      </w:numPr>
    </w:pPr>
  </w:style>
  <w:style w:type="paragraph" w:customStyle="1" w:styleId="ASG">
    <w:name w:val="ASG"/>
    <w:basedOn w:val="Normal"/>
    <w:link w:val="ASGChar"/>
    <w:rsid w:val="00DC73C7"/>
    <w:pPr>
      <w:widowControl w:val="0"/>
      <w:spacing w:line="240" w:lineRule="auto"/>
      <w:jc w:val="left"/>
    </w:pPr>
    <w:rPr>
      <w:lang w:eastAsia="de-DE"/>
    </w:rPr>
  </w:style>
  <w:style w:type="table" w:customStyle="1" w:styleId="ASG-Table-Layout">
    <w:name w:val="ASG-Table-Layout"/>
    <w:basedOn w:val="TableNormal"/>
    <w:rsid w:val="00DC73C7"/>
    <w:pPr>
      <w:spacing w:before="20" w:after="20"/>
    </w:pPr>
    <w:rPr>
      <w:rFonts w:ascii="Arial" w:hAnsi="Arial"/>
      <w:sz w:val="18"/>
      <w:szCs w:val="18"/>
      <w:lang w:val="de-DE" w:eastAsia="de-D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rPr>
      <w:jc w:val="center"/>
    </w:tr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0C0C0"/>
      </w:tcPr>
    </w:tblStylePr>
  </w:style>
  <w:style w:type="character" w:styleId="PageNumber">
    <w:name w:val="page number"/>
    <w:basedOn w:val="DefaultParagraphFont"/>
    <w:semiHidden/>
    <w:rsid w:val="00DC73C7"/>
  </w:style>
  <w:style w:type="paragraph" w:customStyle="1" w:styleId="ASG-Indent">
    <w:name w:val="ASG-Indent"/>
    <w:basedOn w:val="ASG"/>
    <w:rsid w:val="00DC73C7"/>
    <w:pPr>
      <w:spacing w:before="20" w:after="20"/>
      <w:ind w:left="851"/>
    </w:pPr>
  </w:style>
  <w:style w:type="paragraph" w:customStyle="1" w:styleId="ASG-Indent2withbullet">
    <w:name w:val="ASG-Indent2 with bullet"/>
    <w:basedOn w:val="ASG"/>
    <w:rsid w:val="00DC73C7"/>
    <w:pPr>
      <w:numPr>
        <w:numId w:val="15"/>
      </w:numPr>
      <w:tabs>
        <w:tab w:val="clear" w:pos="1134"/>
        <w:tab w:val="num" w:pos="737"/>
      </w:tabs>
      <w:spacing w:before="20" w:after="20"/>
      <w:ind w:left="737"/>
    </w:pPr>
  </w:style>
  <w:style w:type="paragraph" w:customStyle="1" w:styleId="ASG-Tabletextindent">
    <w:name w:val="ASG-Table text indent"/>
    <w:basedOn w:val="ASG-Tabletext"/>
    <w:rsid w:val="00DC73C7"/>
    <w:pPr>
      <w:numPr>
        <w:numId w:val="16"/>
      </w:numPr>
      <w:spacing w:before="0" w:after="10"/>
    </w:pPr>
  </w:style>
  <w:style w:type="paragraph" w:customStyle="1" w:styleId="ASG-Headline">
    <w:name w:val="ASG-Headline"/>
    <w:basedOn w:val="ASG"/>
    <w:next w:val="ASG-Normal"/>
    <w:link w:val="ASG-HeadlineChar"/>
    <w:rsid w:val="00DC73C7"/>
    <w:pPr>
      <w:keepNext/>
      <w:spacing w:before="240" w:after="60"/>
    </w:pPr>
    <w:rPr>
      <w:b/>
      <w:u w:val="single"/>
    </w:rPr>
  </w:style>
  <w:style w:type="character" w:customStyle="1" w:styleId="ASGChar">
    <w:name w:val="ASG Char"/>
    <w:basedOn w:val="DefaultParagraphFont"/>
    <w:link w:val="ASG"/>
    <w:rsid w:val="00DC73C7"/>
    <w:rPr>
      <w:rFonts w:ascii="Arial" w:hAnsi="Arial"/>
      <w:lang w:eastAsia="de-DE"/>
    </w:rPr>
  </w:style>
  <w:style w:type="character" w:customStyle="1" w:styleId="ASG-HeadlineChar">
    <w:name w:val="ASG-Headline Char"/>
    <w:basedOn w:val="ASGChar"/>
    <w:link w:val="ASG-Headline"/>
    <w:rsid w:val="00DC73C7"/>
    <w:rPr>
      <w:rFonts w:ascii="Arial" w:hAnsi="Arial"/>
      <w:b/>
      <w:u w:val="single"/>
      <w:lang w:eastAsia="de-DE"/>
    </w:rPr>
  </w:style>
  <w:style w:type="paragraph" w:customStyle="1" w:styleId="ASG-Caption">
    <w:name w:val="ASG-Caption"/>
    <w:basedOn w:val="ASG"/>
    <w:next w:val="ASG-Normal"/>
    <w:rsid w:val="00DC73C7"/>
    <w:pPr>
      <w:widowControl/>
      <w:spacing w:before="240" w:after="240"/>
      <w:ind w:left="1418" w:hanging="1418"/>
    </w:pPr>
  </w:style>
  <w:style w:type="paragraph" w:customStyle="1" w:styleId="ASG-Picture">
    <w:name w:val="ASG-Picture"/>
    <w:basedOn w:val="ASG"/>
    <w:next w:val="Normal"/>
    <w:rsid w:val="00DC73C7"/>
    <w:pPr>
      <w:keepNext/>
      <w:keepLines/>
      <w:widowControl/>
      <w:spacing w:before="240" w:after="60"/>
      <w:jc w:val="center"/>
    </w:pPr>
  </w:style>
  <w:style w:type="paragraph" w:customStyle="1" w:styleId="ASG-Equation">
    <w:name w:val="ASG-Equation"/>
    <w:basedOn w:val="ASG-Normal"/>
    <w:next w:val="ASG-Normal"/>
    <w:rsid w:val="00DC73C7"/>
    <w:pPr>
      <w:tabs>
        <w:tab w:val="center" w:pos="4253"/>
      </w:tabs>
      <w:spacing w:before="120" w:after="60"/>
    </w:pPr>
  </w:style>
  <w:style w:type="paragraph" w:customStyle="1" w:styleId="ASG-Acronyms">
    <w:name w:val="ASG-Acronyms"/>
    <w:basedOn w:val="ASG"/>
    <w:rsid w:val="00DC73C7"/>
    <w:pPr>
      <w:widowControl/>
      <w:spacing w:before="120"/>
      <w:ind w:left="1418" w:hanging="1418"/>
    </w:pPr>
  </w:style>
  <w:style w:type="paragraph" w:customStyle="1" w:styleId="ASG-Caption-Figure">
    <w:name w:val="ASG-Caption-Figure"/>
    <w:basedOn w:val="ASG"/>
    <w:next w:val="ASG-Normal"/>
    <w:rsid w:val="00DC73C7"/>
    <w:pPr>
      <w:widowControl/>
      <w:spacing w:before="60" w:after="240"/>
      <w:ind w:left="1418" w:hanging="1418"/>
    </w:pPr>
  </w:style>
  <w:style w:type="paragraph" w:customStyle="1" w:styleId="List1">
    <w:name w:val="List1"/>
    <w:basedOn w:val="Normal"/>
    <w:next w:val="Normal"/>
    <w:rsid w:val="00DC73C7"/>
    <w:pPr>
      <w:spacing w:before="60" w:after="120" w:line="240" w:lineRule="auto"/>
      <w:ind w:left="720" w:hanging="720"/>
    </w:pPr>
  </w:style>
  <w:style w:type="paragraph" w:customStyle="1" w:styleId="List2">
    <w:name w:val="List2"/>
    <w:basedOn w:val="List1"/>
    <w:next w:val="Normal"/>
    <w:rsid w:val="00DC73C7"/>
    <w:pPr>
      <w:ind w:left="1440"/>
    </w:pPr>
  </w:style>
  <w:style w:type="paragraph" w:customStyle="1" w:styleId="List3">
    <w:name w:val="List3"/>
    <w:basedOn w:val="Normal"/>
    <w:next w:val="Normal"/>
    <w:rsid w:val="00DC73C7"/>
    <w:pPr>
      <w:spacing w:before="60" w:after="120" w:line="240" w:lineRule="auto"/>
      <w:ind w:left="720" w:hanging="720"/>
    </w:pPr>
  </w:style>
  <w:style w:type="paragraph" w:customStyle="1" w:styleId="Table92">
    <w:name w:val="Table9/2"/>
    <w:basedOn w:val="Normal"/>
    <w:rsid w:val="00DC73C7"/>
    <w:pPr>
      <w:spacing w:before="40" w:after="40"/>
    </w:pPr>
    <w:rPr>
      <w:sz w:val="18"/>
    </w:rPr>
  </w:style>
  <w:style w:type="paragraph" w:customStyle="1" w:styleId="Summary">
    <w:name w:val="Summary"/>
    <w:basedOn w:val="Normal"/>
    <w:rsid w:val="00DC73C7"/>
    <w:pPr>
      <w:keepNext/>
      <w:tabs>
        <w:tab w:val="left" w:pos="8222"/>
      </w:tabs>
      <w:spacing w:before="60" w:after="120"/>
      <w:jc w:val="left"/>
    </w:pPr>
    <w:rPr>
      <w:b/>
    </w:rPr>
  </w:style>
  <w:style w:type="paragraph" w:customStyle="1" w:styleId="Information">
    <w:name w:val="Information"/>
    <w:basedOn w:val="Normal"/>
    <w:rsid w:val="00DC73C7"/>
    <w:pPr>
      <w:spacing w:before="60" w:after="120"/>
      <w:ind w:left="720"/>
    </w:pPr>
    <w:rPr>
      <w:i/>
    </w:rPr>
  </w:style>
  <w:style w:type="paragraph" w:customStyle="1" w:styleId="Requirement">
    <w:name w:val="Requirement"/>
    <w:basedOn w:val="Normal"/>
    <w:rsid w:val="00DC73C7"/>
    <w:pPr>
      <w:tabs>
        <w:tab w:val="left" w:pos="1134"/>
      </w:tabs>
      <w:spacing w:before="60" w:after="120"/>
    </w:pPr>
  </w:style>
  <w:style w:type="paragraph" w:customStyle="1" w:styleId="TableTextL">
    <w:name w:val="TableText_L"/>
    <w:basedOn w:val="Normal"/>
    <w:rsid w:val="00DC73C7"/>
    <w:pPr>
      <w:keepNext/>
      <w:keepLines/>
      <w:widowControl w:val="0"/>
      <w:spacing w:before="60" w:after="60" w:line="240" w:lineRule="auto"/>
      <w:ind w:left="142" w:right="142"/>
    </w:pPr>
    <w:rPr>
      <w:sz w:val="22"/>
      <w:lang w:val="en-US"/>
    </w:rPr>
  </w:style>
  <w:style w:type="paragraph" w:customStyle="1" w:styleId="AppMatrix">
    <w:name w:val="AppMatrix"/>
    <w:basedOn w:val="Normal"/>
    <w:rsid w:val="00DC73C7"/>
    <w:pPr>
      <w:spacing w:before="60" w:after="60"/>
    </w:pPr>
  </w:style>
  <w:style w:type="paragraph" w:customStyle="1" w:styleId="AppMatrixHeading">
    <w:name w:val="AppMatrixHeading"/>
    <w:basedOn w:val="Normal"/>
    <w:rsid w:val="00DC73C7"/>
    <w:pPr>
      <w:spacing w:before="60" w:after="60"/>
    </w:pPr>
    <w:rPr>
      <w:b/>
    </w:rPr>
  </w:style>
  <w:style w:type="character" w:styleId="HTMLAcronym">
    <w:name w:val="HTML Acronym"/>
    <w:basedOn w:val="DefaultParagraphFont"/>
    <w:rsid w:val="00DC73C7"/>
  </w:style>
  <w:style w:type="paragraph" w:customStyle="1" w:styleId="ReqXRef">
    <w:name w:val="ReqXRef"/>
    <w:basedOn w:val="Normal"/>
    <w:rsid w:val="00DC73C7"/>
    <w:pPr>
      <w:tabs>
        <w:tab w:val="left" w:leader="dot" w:pos="1134"/>
      </w:tabs>
      <w:spacing w:before="60" w:after="60"/>
    </w:pPr>
    <w:rPr>
      <w:bCs/>
      <w:sz w:val="16"/>
    </w:rPr>
  </w:style>
  <w:style w:type="paragraph" w:customStyle="1" w:styleId="Foot">
    <w:name w:val="Foot"/>
    <w:basedOn w:val="Normal"/>
    <w:rsid w:val="00DC73C7"/>
    <w:pPr>
      <w:tabs>
        <w:tab w:val="left" w:pos="680"/>
      </w:tabs>
      <w:spacing w:before="60" w:after="60" w:line="240" w:lineRule="auto"/>
      <w:jc w:val="center"/>
    </w:pPr>
    <w:rPr>
      <w:lang w:val="en-US"/>
    </w:rPr>
  </w:style>
  <w:style w:type="paragraph" w:customStyle="1" w:styleId="Indent1">
    <w:name w:val="Indent 1"/>
    <w:basedOn w:val="Normal"/>
    <w:rsid w:val="00DC73C7"/>
    <w:pPr>
      <w:widowControl w:val="0"/>
      <w:numPr>
        <w:numId w:val="18"/>
      </w:numPr>
      <w:spacing w:before="180" w:after="120" w:line="240" w:lineRule="auto"/>
    </w:pPr>
  </w:style>
  <w:style w:type="paragraph" w:customStyle="1" w:styleId="Indent2">
    <w:name w:val="Indent 2"/>
    <w:basedOn w:val="Indent1"/>
    <w:rsid w:val="00DC73C7"/>
    <w:pPr>
      <w:numPr>
        <w:numId w:val="20"/>
      </w:numPr>
      <w:spacing w:before="60" w:after="60"/>
    </w:pPr>
  </w:style>
  <w:style w:type="paragraph" w:customStyle="1" w:styleId="Graphic">
    <w:name w:val="Graphic"/>
    <w:basedOn w:val="Normal"/>
    <w:next w:val="Caption"/>
    <w:rsid w:val="00DC73C7"/>
    <w:pPr>
      <w:keepNext/>
      <w:widowControl w:val="0"/>
      <w:spacing w:before="480" w:after="60" w:line="240" w:lineRule="auto"/>
      <w:jc w:val="center"/>
    </w:pPr>
    <w:rPr>
      <w:sz w:val="22"/>
    </w:rPr>
  </w:style>
  <w:style w:type="paragraph" w:customStyle="1" w:styleId="Indent3">
    <w:name w:val="Indent 3"/>
    <w:basedOn w:val="Indent2"/>
    <w:rsid w:val="00DC73C7"/>
    <w:pPr>
      <w:numPr>
        <w:numId w:val="19"/>
      </w:numPr>
      <w:ind w:left="1066" w:hanging="357"/>
    </w:pPr>
  </w:style>
  <w:style w:type="paragraph" w:customStyle="1" w:styleId="Equation">
    <w:name w:val="Equation"/>
    <w:basedOn w:val="Caption"/>
    <w:next w:val="DSS-Normal"/>
    <w:rsid w:val="00DC73C7"/>
    <w:pPr>
      <w:tabs>
        <w:tab w:val="center" w:pos="3402"/>
        <w:tab w:val="left" w:pos="6804"/>
      </w:tabs>
      <w:spacing w:after="240" w:line="280" w:lineRule="atLeast"/>
      <w:jc w:val="left"/>
    </w:pPr>
    <w:rPr>
      <w:b w:val="0"/>
      <w:kern w:val="28"/>
      <w:sz w:val="24"/>
      <w:lang w:val="en-US" w:eastAsia="de-DE"/>
    </w:rPr>
  </w:style>
  <w:style w:type="paragraph" w:customStyle="1" w:styleId="Headline">
    <w:name w:val="Headline"/>
    <w:basedOn w:val="DSS-Normal"/>
    <w:rsid w:val="00DC73C7"/>
    <w:pPr>
      <w:keepNext/>
      <w:spacing w:after="60"/>
    </w:pPr>
    <w:rPr>
      <w:rFonts w:cs="Times New Roman"/>
      <w:b/>
      <w:u w:val="single"/>
      <w:lang w:eastAsia="de-DE"/>
    </w:rPr>
  </w:style>
  <w:style w:type="paragraph" w:customStyle="1" w:styleId="Indent1withbullet">
    <w:name w:val="Indent1 with bullet"/>
    <w:basedOn w:val="DSS-Normal"/>
    <w:rsid w:val="00DC73C7"/>
    <w:pPr>
      <w:numPr>
        <w:numId w:val="25"/>
      </w:numPr>
      <w:tabs>
        <w:tab w:val="left" w:pos="567"/>
      </w:tabs>
    </w:pPr>
    <w:rPr>
      <w:rFonts w:cs="Times New Roman"/>
      <w:lang w:eastAsia="de-DE"/>
    </w:rPr>
  </w:style>
  <w:style w:type="paragraph" w:customStyle="1" w:styleId="Indent2withbullet">
    <w:name w:val="Indent2 with bullet"/>
    <w:basedOn w:val="DSS-Normal"/>
    <w:rsid w:val="00DC73C7"/>
    <w:pPr>
      <w:keepLines/>
      <w:numPr>
        <w:numId w:val="26"/>
      </w:numPr>
      <w:tabs>
        <w:tab w:val="clear" w:pos="360"/>
        <w:tab w:val="num" w:pos="567"/>
      </w:tabs>
      <w:spacing w:before="60"/>
      <w:ind w:left="567" w:hanging="425"/>
    </w:pPr>
    <w:rPr>
      <w:rFonts w:cs="Times New Roman"/>
      <w:lang w:eastAsia="de-DE"/>
    </w:rPr>
  </w:style>
  <w:style w:type="paragraph" w:customStyle="1" w:styleId="Normal-bold">
    <w:name w:val="Normal-bold"/>
    <w:basedOn w:val="DSS-Normal"/>
    <w:rsid w:val="00DC73C7"/>
    <w:rPr>
      <w:rFonts w:cs="Times New Roman"/>
      <w:b/>
      <w:noProof/>
      <w:color w:val="808080"/>
      <w:sz w:val="28"/>
      <w:lang w:eastAsia="de-DE"/>
    </w:rPr>
  </w:style>
  <w:style w:type="paragraph" w:customStyle="1" w:styleId="Pictures">
    <w:name w:val="Pictures"/>
    <w:basedOn w:val="DSS-Normal"/>
    <w:rsid w:val="00DC73C7"/>
    <w:pPr>
      <w:keepNext/>
      <w:spacing w:before="360" w:after="240"/>
      <w:jc w:val="center"/>
    </w:pPr>
    <w:rPr>
      <w:rFonts w:cs="Times New Roman"/>
      <w:lang w:eastAsia="de-DE"/>
    </w:rPr>
  </w:style>
  <w:style w:type="paragraph" w:customStyle="1" w:styleId="Report">
    <w:name w:val="Report"/>
    <w:basedOn w:val="Normal"/>
    <w:rsid w:val="00DC73C7"/>
    <w:pPr>
      <w:spacing w:before="240" w:line="240" w:lineRule="auto"/>
      <w:jc w:val="left"/>
    </w:pPr>
    <w:rPr>
      <w:rFonts w:ascii="Times New Roman" w:hAnsi="Times New Roman"/>
      <w:sz w:val="24"/>
      <w:lang w:eastAsia="de-DE"/>
    </w:rPr>
  </w:style>
  <w:style w:type="paragraph" w:customStyle="1" w:styleId="Tabletext">
    <w:name w:val="Table text"/>
    <w:basedOn w:val="DSS-Normal"/>
    <w:next w:val="DSS-Normal"/>
    <w:rsid w:val="00DC73C7"/>
    <w:pPr>
      <w:keepNext/>
      <w:keepLines/>
      <w:ind w:left="142" w:right="142"/>
    </w:pPr>
    <w:rPr>
      <w:rFonts w:cs="Times New Roman"/>
      <w:lang w:eastAsia="de-DE"/>
    </w:rPr>
  </w:style>
  <w:style w:type="paragraph" w:customStyle="1" w:styleId="Figures">
    <w:name w:val="Figures"/>
    <w:basedOn w:val="DSS-Normal"/>
    <w:link w:val="FiguresChar"/>
    <w:rsid w:val="00DC73C7"/>
    <w:rPr>
      <w:kern w:val="28"/>
      <w:sz w:val="22"/>
      <w:lang w:val="en-US" w:eastAsia="de-DE"/>
    </w:rPr>
  </w:style>
  <w:style w:type="paragraph" w:styleId="Index8">
    <w:name w:val="index 8"/>
    <w:basedOn w:val="Normal"/>
    <w:next w:val="Normal"/>
    <w:semiHidden/>
    <w:rsid w:val="00DC73C7"/>
    <w:pPr>
      <w:spacing w:line="280" w:lineRule="atLeast"/>
      <w:ind w:left="1600" w:hanging="200"/>
      <w:jc w:val="left"/>
    </w:pPr>
    <w:rPr>
      <w:lang w:eastAsia="de-DE"/>
    </w:rPr>
  </w:style>
  <w:style w:type="paragraph" w:styleId="Index9">
    <w:name w:val="index 9"/>
    <w:basedOn w:val="Normal"/>
    <w:next w:val="Normal"/>
    <w:semiHidden/>
    <w:rsid w:val="00DC73C7"/>
    <w:pPr>
      <w:spacing w:line="280" w:lineRule="atLeast"/>
      <w:ind w:left="1800" w:hanging="200"/>
      <w:jc w:val="left"/>
    </w:pPr>
    <w:rPr>
      <w:lang w:eastAsia="de-DE"/>
    </w:rPr>
  </w:style>
  <w:style w:type="paragraph" w:styleId="ListBullet">
    <w:name w:val="List Bullet"/>
    <w:basedOn w:val="Normal"/>
    <w:rsid w:val="00DC73C7"/>
    <w:pPr>
      <w:numPr>
        <w:numId w:val="21"/>
      </w:numPr>
      <w:spacing w:line="280" w:lineRule="atLeast"/>
      <w:jc w:val="left"/>
    </w:pPr>
    <w:rPr>
      <w:lang w:eastAsia="de-DE"/>
    </w:rPr>
  </w:style>
  <w:style w:type="paragraph" w:styleId="ListBullet3">
    <w:name w:val="List Bullet 3"/>
    <w:basedOn w:val="Normal"/>
    <w:rsid w:val="00DC73C7"/>
    <w:pPr>
      <w:numPr>
        <w:numId w:val="22"/>
      </w:numPr>
      <w:spacing w:line="280" w:lineRule="atLeast"/>
      <w:jc w:val="left"/>
    </w:pPr>
    <w:rPr>
      <w:lang w:eastAsia="de-DE"/>
    </w:rPr>
  </w:style>
  <w:style w:type="paragraph" w:styleId="ListBullet4">
    <w:name w:val="List Bullet 4"/>
    <w:basedOn w:val="Normal"/>
    <w:rsid w:val="00DC73C7"/>
    <w:pPr>
      <w:numPr>
        <w:numId w:val="23"/>
      </w:numPr>
      <w:spacing w:line="280" w:lineRule="atLeast"/>
      <w:jc w:val="left"/>
    </w:pPr>
    <w:rPr>
      <w:lang w:eastAsia="de-DE"/>
    </w:rPr>
  </w:style>
  <w:style w:type="paragraph" w:styleId="ListBullet5">
    <w:name w:val="List Bullet 5"/>
    <w:basedOn w:val="Normal"/>
    <w:rsid w:val="00DC73C7"/>
    <w:pPr>
      <w:numPr>
        <w:numId w:val="24"/>
      </w:numPr>
      <w:spacing w:line="280" w:lineRule="atLeast"/>
      <w:jc w:val="left"/>
    </w:pPr>
    <w:rPr>
      <w:lang w:eastAsia="de-DE"/>
    </w:rPr>
  </w:style>
  <w:style w:type="paragraph" w:customStyle="1" w:styleId="Standard1">
    <w:name w:val="Standard1"/>
    <w:basedOn w:val="Default"/>
    <w:next w:val="Default"/>
    <w:rsid w:val="00DC73C7"/>
    <w:rPr>
      <w:rFonts w:ascii="Arial" w:hAnsi="Arial" w:cs="Times New Roman"/>
      <w:color w:val="auto"/>
    </w:rPr>
  </w:style>
  <w:style w:type="paragraph" w:customStyle="1" w:styleId="StyleCaption12pt">
    <w:name w:val="Style Caption + 12 pt"/>
    <w:basedOn w:val="Caption"/>
    <w:next w:val="Caption"/>
    <w:link w:val="StyleCaption12ptChar"/>
    <w:rsid w:val="00DC73C7"/>
    <w:pPr>
      <w:tabs>
        <w:tab w:val="left" w:pos="1701"/>
      </w:tabs>
      <w:spacing w:after="240" w:line="280" w:lineRule="atLeast"/>
      <w:jc w:val="left"/>
    </w:pPr>
    <w:rPr>
      <w:bCs/>
      <w:i/>
      <w:lang w:eastAsia="de-DE"/>
    </w:rPr>
  </w:style>
  <w:style w:type="character" w:customStyle="1" w:styleId="FiguresChar">
    <w:name w:val="Figures Char"/>
    <w:basedOn w:val="DSS-NormalChar"/>
    <w:link w:val="Figures"/>
    <w:rsid w:val="00DC73C7"/>
    <w:rPr>
      <w:rFonts w:ascii="Arial" w:hAnsi="Arial" w:cs="Arial"/>
      <w:kern w:val="28"/>
      <w:sz w:val="22"/>
      <w:lang w:val="en-US" w:eastAsia="de-DE"/>
    </w:rPr>
  </w:style>
  <w:style w:type="character" w:customStyle="1" w:styleId="StyleCaption12ptChar">
    <w:name w:val="Style Caption + 12 pt Char"/>
    <w:basedOn w:val="CaptionChar1"/>
    <w:link w:val="StyleCaption12pt"/>
    <w:rsid w:val="00DC73C7"/>
    <w:rPr>
      <w:rFonts w:ascii="Arial" w:hAnsi="Arial"/>
      <w:b/>
      <w:bCs/>
      <w:i/>
      <w:lang w:eastAsia="de-DE"/>
    </w:rPr>
  </w:style>
  <w:style w:type="paragraph" w:customStyle="1" w:styleId="text">
    <w:name w:val="text"/>
    <w:basedOn w:val="NormalIndent"/>
    <w:rsid w:val="00DC73C7"/>
    <w:pPr>
      <w:spacing w:before="60" w:after="60" w:line="240" w:lineRule="auto"/>
      <w:ind w:left="0"/>
      <w:jc w:val="both"/>
    </w:pPr>
    <w:rPr>
      <w:rFonts w:cs="Arial"/>
      <w:noProof/>
      <w:sz w:val="22"/>
      <w:szCs w:val="22"/>
      <w:lang w:eastAsia="ja-JP"/>
    </w:rPr>
  </w:style>
  <w:style w:type="paragraph" w:styleId="NormalIndent">
    <w:name w:val="Normal Indent"/>
    <w:basedOn w:val="Normal"/>
    <w:rsid w:val="00DC73C7"/>
    <w:pPr>
      <w:spacing w:line="280" w:lineRule="atLeast"/>
      <w:ind w:left="720"/>
      <w:jc w:val="left"/>
    </w:pPr>
    <w:rPr>
      <w:lang w:eastAsia="de-DE"/>
    </w:rPr>
  </w:style>
  <w:style w:type="paragraph" w:customStyle="1" w:styleId="RETRAITPUCE">
    <w:name w:val="RETRAIT PUCE"/>
    <w:basedOn w:val="Normal"/>
    <w:rsid w:val="00DC73C7"/>
    <w:pPr>
      <w:numPr>
        <w:numId w:val="27"/>
      </w:numPr>
      <w:spacing w:after="110" w:line="312" w:lineRule="atLeast"/>
      <w:jc w:val="left"/>
    </w:pPr>
    <w:rPr>
      <w:rFonts w:ascii="Garamond" w:hAnsi="Garamond"/>
      <w:sz w:val="22"/>
    </w:rPr>
  </w:style>
  <w:style w:type="paragraph" w:customStyle="1" w:styleId="Bullet">
    <w:name w:val="Bullet"/>
    <w:basedOn w:val="Normal"/>
    <w:rsid w:val="00DC73C7"/>
    <w:pPr>
      <w:numPr>
        <w:numId w:val="28"/>
      </w:numPr>
      <w:spacing w:before="60" w:after="60" w:line="240" w:lineRule="auto"/>
    </w:pPr>
    <w:rPr>
      <w:sz w:val="22"/>
      <w:szCs w:val="24"/>
      <w:lang w:eastAsia="de-DE"/>
    </w:rPr>
  </w:style>
  <w:style w:type="paragraph" w:customStyle="1" w:styleId="RETRAITTIRET">
    <w:name w:val="RETRAIT TIRET"/>
    <w:basedOn w:val="Normal"/>
    <w:rsid w:val="00DC73C7"/>
    <w:pPr>
      <w:numPr>
        <w:numId w:val="29"/>
      </w:numPr>
      <w:tabs>
        <w:tab w:val="clear" w:pos="1494"/>
      </w:tabs>
      <w:spacing w:after="110" w:line="312" w:lineRule="atLeast"/>
      <w:ind w:left="568" w:hanging="284"/>
    </w:pPr>
    <w:rPr>
      <w:rFonts w:ascii="Garamond" w:hAnsi="Garamond"/>
      <w:sz w:val="22"/>
    </w:rPr>
  </w:style>
  <w:style w:type="paragraph" w:customStyle="1" w:styleId="texteigerDash">
    <w:name w:val="text_eiger_Dash"/>
    <w:basedOn w:val="Normal"/>
    <w:rsid w:val="00DC73C7"/>
    <w:pPr>
      <w:numPr>
        <w:ilvl w:val="1"/>
        <w:numId w:val="30"/>
      </w:numPr>
      <w:spacing w:before="120" w:after="120" w:line="240" w:lineRule="auto"/>
    </w:pPr>
    <w:rPr>
      <w:sz w:val="22"/>
      <w:szCs w:val="24"/>
      <w:lang w:eastAsia="de-DE"/>
    </w:rPr>
  </w:style>
  <w:style w:type="paragraph" w:customStyle="1" w:styleId="Dash">
    <w:name w:val="Dash"/>
    <w:basedOn w:val="texteigerDash"/>
    <w:rsid w:val="00DC73C7"/>
    <w:pPr>
      <w:numPr>
        <w:ilvl w:val="0"/>
        <w:numId w:val="0"/>
      </w:numPr>
      <w:tabs>
        <w:tab w:val="num" w:pos="717"/>
      </w:tabs>
      <w:ind w:left="714" w:hanging="357"/>
    </w:pPr>
  </w:style>
  <w:style w:type="paragraph" w:customStyle="1" w:styleId="Bullet0">
    <w:name w:val="Bullet 0"/>
    <w:basedOn w:val="Normal"/>
    <w:rsid w:val="00DC73C7"/>
    <w:pPr>
      <w:numPr>
        <w:numId w:val="31"/>
      </w:numPr>
      <w:spacing w:line="280" w:lineRule="atLeast"/>
      <w:jc w:val="left"/>
    </w:pPr>
    <w:rPr>
      <w:sz w:val="22"/>
      <w:lang w:eastAsia="de-DE"/>
    </w:rPr>
  </w:style>
  <w:style w:type="paragraph" w:styleId="ListNumber">
    <w:name w:val="List Number"/>
    <w:basedOn w:val="Normal"/>
    <w:rsid w:val="00DC73C7"/>
    <w:pPr>
      <w:tabs>
        <w:tab w:val="num" w:pos="720"/>
      </w:tabs>
      <w:spacing w:after="110" w:line="312" w:lineRule="atLeast"/>
      <w:ind w:left="720" w:hanging="360"/>
    </w:pPr>
    <w:rPr>
      <w:rFonts w:ascii="Garamond" w:hAnsi="Garamond"/>
      <w:sz w:val="22"/>
      <w:lang w:val="en-US"/>
    </w:rPr>
  </w:style>
  <w:style w:type="paragraph" w:customStyle="1" w:styleId="Vorsatz">
    <w:name w:val="Vorsatz"/>
    <w:basedOn w:val="Normal"/>
    <w:rsid w:val="00DC73C7"/>
    <w:pPr>
      <w:keepNext/>
      <w:spacing w:line="240" w:lineRule="atLeast"/>
      <w:jc w:val="left"/>
    </w:pPr>
    <w:rPr>
      <w:lang w:val="en-US"/>
    </w:rPr>
  </w:style>
  <w:style w:type="paragraph" w:customStyle="1" w:styleId="EADSStandard">
    <w:name w:val="EADS_Standard"/>
    <w:basedOn w:val="Normal"/>
    <w:rsid w:val="00DC73C7"/>
    <w:pPr>
      <w:spacing w:line="280" w:lineRule="atLeast"/>
      <w:jc w:val="left"/>
    </w:pPr>
    <w:rPr>
      <w:rFonts w:cs="Arial"/>
      <w:sz w:val="24"/>
      <w:szCs w:val="24"/>
      <w:lang w:val="de-DE" w:eastAsia="de-DE"/>
    </w:rPr>
  </w:style>
  <w:style w:type="paragraph" w:styleId="Salutation">
    <w:name w:val="Salutation"/>
    <w:basedOn w:val="Normal"/>
    <w:next w:val="Normal"/>
    <w:link w:val="SalutationChar"/>
    <w:rsid w:val="00DC73C7"/>
    <w:pPr>
      <w:spacing w:before="60" w:after="60"/>
    </w:pPr>
  </w:style>
  <w:style w:type="character" w:customStyle="1" w:styleId="SalutationChar">
    <w:name w:val="Salutation Char"/>
    <w:basedOn w:val="DefaultParagraphFont"/>
    <w:link w:val="Salutation"/>
    <w:rsid w:val="00DC73C7"/>
    <w:rPr>
      <w:rFonts w:ascii="Arial" w:hAnsi="Arial"/>
      <w:lang w:eastAsia="en-US"/>
    </w:rPr>
  </w:style>
  <w:style w:type="paragraph" w:styleId="BlockText">
    <w:name w:val="Block Text"/>
    <w:basedOn w:val="Normal"/>
    <w:rsid w:val="00DC73C7"/>
    <w:pPr>
      <w:spacing w:before="60" w:after="120"/>
      <w:ind w:left="1440" w:right="1440"/>
    </w:pPr>
  </w:style>
  <w:style w:type="paragraph" w:styleId="Date">
    <w:name w:val="Date"/>
    <w:basedOn w:val="Normal"/>
    <w:next w:val="Normal"/>
    <w:link w:val="DateChar"/>
    <w:rsid w:val="00DC73C7"/>
    <w:pPr>
      <w:spacing w:before="60" w:after="60"/>
    </w:pPr>
  </w:style>
  <w:style w:type="character" w:customStyle="1" w:styleId="DateChar">
    <w:name w:val="Date Char"/>
    <w:basedOn w:val="DefaultParagraphFont"/>
    <w:link w:val="Date"/>
    <w:rsid w:val="00DC73C7"/>
    <w:rPr>
      <w:rFonts w:ascii="Arial" w:hAnsi="Arial"/>
      <w:lang w:eastAsia="en-US"/>
    </w:rPr>
  </w:style>
  <w:style w:type="paragraph" w:styleId="EmailSignature">
    <w:name w:val="E-mail Signature"/>
    <w:basedOn w:val="Normal"/>
    <w:link w:val="EmailSignatureChar"/>
    <w:rsid w:val="00DC73C7"/>
    <w:pPr>
      <w:spacing w:before="60" w:after="60"/>
    </w:pPr>
  </w:style>
  <w:style w:type="character" w:customStyle="1" w:styleId="EmailSignatureChar">
    <w:name w:val="Email Signature Char"/>
    <w:basedOn w:val="DefaultParagraphFont"/>
    <w:link w:val="EmailSignature"/>
    <w:rsid w:val="00DC73C7"/>
    <w:rPr>
      <w:rFonts w:ascii="Arial" w:hAnsi="Arial"/>
      <w:lang w:eastAsia="en-US"/>
    </w:rPr>
  </w:style>
  <w:style w:type="paragraph" w:styleId="NoteHeading">
    <w:name w:val="Note Heading"/>
    <w:basedOn w:val="Normal"/>
    <w:next w:val="Normal"/>
    <w:link w:val="NoteHeadingChar"/>
    <w:rsid w:val="00DC73C7"/>
    <w:pPr>
      <w:spacing w:before="60" w:after="60"/>
    </w:pPr>
  </w:style>
  <w:style w:type="character" w:customStyle="1" w:styleId="NoteHeadingChar">
    <w:name w:val="Note Heading Char"/>
    <w:basedOn w:val="DefaultParagraphFont"/>
    <w:link w:val="NoteHeading"/>
    <w:rsid w:val="00DC73C7"/>
    <w:rPr>
      <w:rFonts w:ascii="Arial" w:hAnsi="Arial"/>
      <w:lang w:eastAsia="en-US"/>
    </w:rPr>
  </w:style>
  <w:style w:type="paragraph" w:styleId="Closing">
    <w:name w:val="Closing"/>
    <w:basedOn w:val="Normal"/>
    <w:link w:val="ClosingChar"/>
    <w:rsid w:val="00DC73C7"/>
    <w:pPr>
      <w:spacing w:before="60" w:after="60"/>
      <w:ind w:left="4252"/>
    </w:pPr>
  </w:style>
  <w:style w:type="character" w:customStyle="1" w:styleId="ClosingChar">
    <w:name w:val="Closing Char"/>
    <w:basedOn w:val="DefaultParagraphFont"/>
    <w:link w:val="Closing"/>
    <w:rsid w:val="00DC73C7"/>
    <w:rPr>
      <w:rFonts w:ascii="Arial" w:hAnsi="Arial"/>
      <w:lang w:eastAsia="en-US"/>
    </w:rPr>
  </w:style>
  <w:style w:type="paragraph" w:styleId="HTMLAddress">
    <w:name w:val="HTML Address"/>
    <w:basedOn w:val="Normal"/>
    <w:link w:val="HTMLAddressChar"/>
    <w:rsid w:val="00DC73C7"/>
    <w:pPr>
      <w:spacing w:before="60" w:after="60"/>
    </w:pPr>
    <w:rPr>
      <w:i/>
      <w:iCs/>
    </w:rPr>
  </w:style>
  <w:style w:type="character" w:customStyle="1" w:styleId="HTMLAddressChar">
    <w:name w:val="HTML Address Char"/>
    <w:basedOn w:val="DefaultParagraphFont"/>
    <w:link w:val="HTMLAddress"/>
    <w:rsid w:val="00DC73C7"/>
    <w:rPr>
      <w:rFonts w:ascii="Arial" w:hAnsi="Arial"/>
      <w:i/>
      <w:iCs/>
      <w:lang w:eastAsia="en-US"/>
    </w:rPr>
  </w:style>
  <w:style w:type="paragraph" w:styleId="HTMLPreformatted">
    <w:name w:val="HTML Preformatted"/>
    <w:basedOn w:val="Normal"/>
    <w:link w:val="HTMLPreformattedChar"/>
    <w:rsid w:val="00DC73C7"/>
    <w:pPr>
      <w:spacing w:before="60" w:after="60"/>
    </w:pPr>
    <w:rPr>
      <w:rFonts w:ascii="Courier New" w:hAnsi="Courier New" w:cs="Courier New"/>
    </w:rPr>
  </w:style>
  <w:style w:type="character" w:customStyle="1" w:styleId="HTMLPreformattedChar">
    <w:name w:val="HTML Preformatted Char"/>
    <w:basedOn w:val="DefaultParagraphFont"/>
    <w:link w:val="HTMLPreformatted"/>
    <w:rsid w:val="00DC73C7"/>
    <w:rPr>
      <w:rFonts w:ascii="Courier New" w:hAnsi="Courier New" w:cs="Courier New"/>
      <w:lang w:eastAsia="en-US"/>
    </w:rPr>
  </w:style>
  <w:style w:type="paragraph" w:styleId="List">
    <w:name w:val="List"/>
    <w:basedOn w:val="Normal"/>
    <w:rsid w:val="00DC73C7"/>
    <w:pPr>
      <w:spacing w:before="60" w:after="60"/>
      <w:ind w:left="283" w:hanging="283"/>
    </w:pPr>
  </w:style>
  <w:style w:type="paragraph" w:styleId="List20">
    <w:name w:val="List 2"/>
    <w:basedOn w:val="Normal"/>
    <w:rsid w:val="00DC73C7"/>
    <w:pPr>
      <w:spacing w:before="60" w:after="60"/>
      <w:ind w:left="566" w:hanging="283"/>
    </w:pPr>
  </w:style>
  <w:style w:type="paragraph" w:styleId="List30">
    <w:name w:val="List 3"/>
    <w:basedOn w:val="Normal"/>
    <w:rsid w:val="00DC73C7"/>
    <w:pPr>
      <w:spacing w:before="60" w:after="60"/>
      <w:ind w:left="849" w:hanging="283"/>
    </w:pPr>
  </w:style>
  <w:style w:type="paragraph" w:styleId="List4">
    <w:name w:val="List 4"/>
    <w:basedOn w:val="Normal"/>
    <w:rsid w:val="00DC73C7"/>
    <w:pPr>
      <w:spacing w:before="60" w:after="60"/>
      <w:ind w:left="1132" w:hanging="283"/>
    </w:pPr>
  </w:style>
  <w:style w:type="paragraph" w:styleId="List5">
    <w:name w:val="List 5"/>
    <w:basedOn w:val="Normal"/>
    <w:rsid w:val="00DC73C7"/>
    <w:pPr>
      <w:spacing w:before="60" w:after="60"/>
      <w:ind w:left="1415" w:hanging="283"/>
    </w:pPr>
  </w:style>
  <w:style w:type="paragraph" w:styleId="ListContinue">
    <w:name w:val="List Continue"/>
    <w:basedOn w:val="Normal"/>
    <w:rsid w:val="00DC73C7"/>
    <w:pPr>
      <w:spacing w:before="60" w:after="120"/>
      <w:ind w:left="283"/>
    </w:pPr>
  </w:style>
  <w:style w:type="paragraph" w:styleId="ListContinue2">
    <w:name w:val="List Continue 2"/>
    <w:basedOn w:val="Normal"/>
    <w:rsid w:val="00DC73C7"/>
    <w:pPr>
      <w:spacing w:before="60" w:after="120"/>
      <w:ind w:left="566"/>
    </w:pPr>
  </w:style>
  <w:style w:type="paragraph" w:styleId="ListContinue3">
    <w:name w:val="List Continue 3"/>
    <w:basedOn w:val="Normal"/>
    <w:rsid w:val="00DC73C7"/>
    <w:pPr>
      <w:spacing w:before="60" w:after="120"/>
      <w:ind w:left="849"/>
    </w:pPr>
  </w:style>
  <w:style w:type="paragraph" w:styleId="ListContinue4">
    <w:name w:val="List Continue 4"/>
    <w:basedOn w:val="Normal"/>
    <w:rsid w:val="00DC73C7"/>
    <w:pPr>
      <w:spacing w:before="60" w:after="120"/>
      <w:ind w:left="1132"/>
    </w:pPr>
  </w:style>
  <w:style w:type="paragraph" w:styleId="ListContinue5">
    <w:name w:val="List Continue 5"/>
    <w:basedOn w:val="Normal"/>
    <w:rsid w:val="00DC73C7"/>
    <w:pPr>
      <w:spacing w:before="60" w:after="120"/>
      <w:ind w:left="1415"/>
    </w:pPr>
  </w:style>
  <w:style w:type="paragraph" w:styleId="ListNumber2">
    <w:name w:val="List Number 2"/>
    <w:basedOn w:val="Normal"/>
    <w:rsid w:val="00DC73C7"/>
    <w:pPr>
      <w:numPr>
        <w:numId w:val="32"/>
      </w:numPr>
      <w:spacing w:before="60" w:after="60"/>
    </w:pPr>
  </w:style>
  <w:style w:type="paragraph" w:styleId="ListNumber3">
    <w:name w:val="List Number 3"/>
    <w:basedOn w:val="Normal"/>
    <w:rsid w:val="00DC73C7"/>
    <w:pPr>
      <w:numPr>
        <w:numId w:val="33"/>
      </w:numPr>
      <w:spacing w:before="60" w:after="60"/>
    </w:pPr>
  </w:style>
  <w:style w:type="paragraph" w:styleId="ListNumber4">
    <w:name w:val="List Number 4"/>
    <w:basedOn w:val="Normal"/>
    <w:rsid w:val="00DC73C7"/>
    <w:pPr>
      <w:numPr>
        <w:numId w:val="34"/>
      </w:numPr>
      <w:spacing w:before="60" w:after="60"/>
    </w:pPr>
  </w:style>
  <w:style w:type="paragraph" w:styleId="ListNumber5">
    <w:name w:val="List Number 5"/>
    <w:basedOn w:val="Normal"/>
    <w:rsid w:val="00DC73C7"/>
    <w:pPr>
      <w:numPr>
        <w:numId w:val="35"/>
      </w:numPr>
      <w:spacing w:before="60" w:after="60"/>
    </w:pPr>
  </w:style>
  <w:style w:type="paragraph" w:styleId="MacroText">
    <w:name w:val="macro"/>
    <w:link w:val="MacroTextChar"/>
    <w:semiHidden/>
    <w:rsid w:val="00DC73C7"/>
    <w:pPr>
      <w:tabs>
        <w:tab w:val="left" w:pos="480"/>
        <w:tab w:val="left" w:pos="960"/>
        <w:tab w:val="left" w:pos="1440"/>
        <w:tab w:val="left" w:pos="1920"/>
        <w:tab w:val="left" w:pos="2400"/>
        <w:tab w:val="left" w:pos="2880"/>
        <w:tab w:val="left" w:pos="3360"/>
        <w:tab w:val="left" w:pos="3840"/>
        <w:tab w:val="left" w:pos="4320"/>
      </w:tabs>
      <w:spacing w:before="60" w:after="60" w:line="220" w:lineRule="atLeast"/>
      <w:jc w:val="both"/>
    </w:pPr>
    <w:rPr>
      <w:rFonts w:ascii="Courier New" w:hAnsi="Courier New" w:cs="Courier New"/>
      <w:lang w:eastAsia="en-US"/>
    </w:rPr>
  </w:style>
  <w:style w:type="character" w:customStyle="1" w:styleId="MacroTextChar">
    <w:name w:val="Macro Text Char"/>
    <w:basedOn w:val="DefaultParagraphFont"/>
    <w:link w:val="MacroText"/>
    <w:semiHidden/>
    <w:rsid w:val="00DC73C7"/>
    <w:rPr>
      <w:rFonts w:ascii="Courier New" w:hAnsi="Courier New" w:cs="Courier New"/>
      <w:lang w:eastAsia="en-US"/>
    </w:rPr>
  </w:style>
  <w:style w:type="paragraph" w:styleId="MessageHeader">
    <w:name w:val="Message Header"/>
    <w:basedOn w:val="Normal"/>
    <w:link w:val="MessageHeaderChar"/>
    <w:rsid w:val="00DC73C7"/>
    <w:pPr>
      <w:pBdr>
        <w:top w:val="single" w:sz="6" w:space="1" w:color="auto"/>
        <w:left w:val="single" w:sz="6" w:space="1" w:color="auto"/>
        <w:bottom w:val="single" w:sz="6" w:space="1" w:color="auto"/>
        <w:right w:val="single" w:sz="6" w:space="1" w:color="auto"/>
      </w:pBdr>
      <w:shd w:val="pct20" w:color="auto" w:fill="auto"/>
      <w:spacing w:before="60" w:after="60"/>
      <w:ind w:left="1134" w:hanging="1134"/>
    </w:pPr>
    <w:rPr>
      <w:rFonts w:cs="Arial"/>
      <w:sz w:val="24"/>
      <w:szCs w:val="24"/>
    </w:rPr>
  </w:style>
  <w:style w:type="character" w:customStyle="1" w:styleId="MessageHeaderChar">
    <w:name w:val="Message Header Char"/>
    <w:basedOn w:val="DefaultParagraphFont"/>
    <w:link w:val="MessageHeader"/>
    <w:rsid w:val="00DC73C7"/>
    <w:rPr>
      <w:rFonts w:ascii="Arial" w:hAnsi="Arial" w:cs="Arial"/>
      <w:sz w:val="24"/>
      <w:szCs w:val="24"/>
      <w:shd w:val="pct20" w:color="auto" w:fill="auto"/>
      <w:lang w:eastAsia="en-US"/>
    </w:rPr>
  </w:style>
  <w:style w:type="paragraph" w:styleId="PlainText">
    <w:name w:val="Plain Text"/>
    <w:basedOn w:val="Normal"/>
    <w:link w:val="PlainTextChar"/>
    <w:rsid w:val="00DC73C7"/>
    <w:pPr>
      <w:spacing w:before="60" w:after="60"/>
    </w:pPr>
    <w:rPr>
      <w:rFonts w:ascii="Courier New" w:hAnsi="Courier New" w:cs="Courier New"/>
    </w:rPr>
  </w:style>
  <w:style w:type="character" w:customStyle="1" w:styleId="PlainTextChar">
    <w:name w:val="Plain Text Char"/>
    <w:basedOn w:val="DefaultParagraphFont"/>
    <w:link w:val="PlainText"/>
    <w:rsid w:val="00DC73C7"/>
    <w:rPr>
      <w:rFonts w:ascii="Courier New" w:hAnsi="Courier New" w:cs="Courier New"/>
      <w:lang w:eastAsia="en-US"/>
    </w:rPr>
  </w:style>
  <w:style w:type="paragraph" w:styleId="TableofAuthorities">
    <w:name w:val="table of authorities"/>
    <w:basedOn w:val="Normal"/>
    <w:next w:val="Normal"/>
    <w:semiHidden/>
    <w:rsid w:val="00DC73C7"/>
    <w:pPr>
      <w:spacing w:before="60" w:after="60"/>
      <w:ind w:left="200" w:hanging="200"/>
    </w:pPr>
  </w:style>
  <w:style w:type="paragraph" w:styleId="TOAHeading">
    <w:name w:val="toa heading"/>
    <w:basedOn w:val="Normal"/>
    <w:next w:val="Normal"/>
    <w:semiHidden/>
    <w:rsid w:val="00DC73C7"/>
    <w:pPr>
      <w:spacing w:before="120" w:after="60"/>
    </w:pPr>
    <w:rPr>
      <w:rFonts w:cs="Arial"/>
      <w:b/>
      <w:bCs/>
      <w:sz w:val="24"/>
      <w:szCs w:val="24"/>
    </w:rPr>
  </w:style>
  <w:style w:type="paragraph" w:styleId="BodyText2">
    <w:name w:val="Body Text 2"/>
    <w:basedOn w:val="Normal"/>
    <w:link w:val="BodyText2Char"/>
    <w:rsid w:val="00DC73C7"/>
    <w:pPr>
      <w:spacing w:before="60" w:after="120" w:line="480" w:lineRule="auto"/>
    </w:pPr>
  </w:style>
  <w:style w:type="character" w:customStyle="1" w:styleId="BodyText2Char">
    <w:name w:val="Body Text 2 Char"/>
    <w:basedOn w:val="DefaultParagraphFont"/>
    <w:link w:val="BodyText2"/>
    <w:rsid w:val="00DC73C7"/>
    <w:rPr>
      <w:rFonts w:ascii="Arial" w:hAnsi="Arial"/>
      <w:lang w:eastAsia="en-US"/>
    </w:rPr>
  </w:style>
  <w:style w:type="paragraph" w:styleId="BodyText3">
    <w:name w:val="Body Text 3"/>
    <w:basedOn w:val="Normal"/>
    <w:link w:val="BodyText3Char"/>
    <w:rsid w:val="00DC73C7"/>
    <w:pPr>
      <w:spacing w:before="60" w:after="120"/>
    </w:pPr>
    <w:rPr>
      <w:sz w:val="16"/>
      <w:szCs w:val="16"/>
    </w:rPr>
  </w:style>
  <w:style w:type="character" w:customStyle="1" w:styleId="BodyText3Char">
    <w:name w:val="Body Text 3 Char"/>
    <w:basedOn w:val="DefaultParagraphFont"/>
    <w:link w:val="BodyText3"/>
    <w:rsid w:val="00DC73C7"/>
    <w:rPr>
      <w:rFonts w:ascii="Arial" w:hAnsi="Arial"/>
      <w:sz w:val="16"/>
      <w:szCs w:val="16"/>
      <w:lang w:eastAsia="en-US"/>
    </w:rPr>
  </w:style>
  <w:style w:type="paragraph" w:styleId="BodyTextIndent2">
    <w:name w:val="Body Text Indent 2"/>
    <w:basedOn w:val="Normal"/>
    <w:link w:val="BodyTextIndent2Char"/>
    <w:rsid w:val="00DC73C7"/>
    <w:pPr>
      <w:spacing w:before="60" w:after="120" w:line="480" w:lineRule="auto"/>
      <w:ind w:left="283"/>
    </w:pPr>
  </w:style>
  <w:style w:type="character" w:customStyle="1" w:styleId="BodyTextIndent2Char">
    <w:name w:val="Body Text Indent 2 Char"/>
    <w:basedOn w:val="DefaultParagraphFont"/>
    <w:link w:val="BodyTextIndent2"/>
    <w:rsid w:val="00DC73C7"/>
    <w:rPr>
      <w:rFonts w:ascii="Arial" w:hAnsi="Arial"/>
      <w:lang w:eastAsia="en-US"/>
    </w:rPr>
  </w:style>
  <w:style w:type="paragraph" w:styleId="BodyTextIndent3">
    <w:name w:val="Body Text Indent 3"/>
    <w:basedOn w:val="Normal"/>
    <w:link w:val="BodyTextIndent3Char"/>
    <w:rsid w:val="00DC73C7"/>
    <w:pPr>
      <w:spacing w:before="60" w:after="120"/>
      <w:ind w:left="283"/>
    </w:pPr>
    <w:rPr>
      <w:sz w:val="16"/>
      <w:szCs w:val="16"/>
    </w:rPr>
  </w:style>
  <w:style w:type="character" w:customStyle="1" w:styleId="BodyTextIndent3Char">
    <w:name w:val="Body Text Indent 3 Char"/>
    <w:basedOn w:val="DefaultParagraphFont"/>
    <w:link w:val="BodyTextIndent3"/>
    <w:rsid w:val="00DC73C7"/>
    <w:rPr>
      <w:rFonts w:ascii="Arial" w:hAnsi="Arial"/>
      <w:sz w:val="16"/>
      <w:szCs w:val="16"/>
      <w:lang w:eastAsia="en-US"/>
    </w:rPr>
  </w:style>
  <w:style w:type="paragraph" w:styleId="BodyTextFirstIndent">
    <w:name w:val="Body Text First Indent"/>
    <w:basedOn w:val="BodyText"/>
    <w:link w:val="BodyTextFirstIndentChar"/>
    <w:rsid w:val="00DC73C7"/>
    <w:pPr>
      <w:widowControl/>
      <w:autoSpaceDE/>
      <w:autoSpaceDN/>
      <w:spacing w:before="60" w:after="120" w:line="220" w:lineRule="atLeast"/>
      <w:ind w:firstLine="210"/>
      <w:jc w:val="both"/>
    </w:pPr>
    <w:rPr>
      <w:rFonts w:eastAsia="Times New Roman" w:cs="Times New Roman"/>
      <w:lang w:val="en-GB"/>
    </w:rPr>
  </w:style>
  <w:style w:type="character" w:customStyle="1" w:styleId="BodyTextFirstIndentChar">
    <w:name w:val="Body Text First Indent Char"/>
    <w:basedOn w:val="BodyTextChar"/>
    <w:link w:val="BodyTextFirstIndent"/>
    <w:rsid w:val="00DC73C7"/>
    <w:rPr>
      <w:rFonts w:ascii="Arial" w:eastAsia="Arial" w:hAnsi="Arial" w:cs="Arial"/>
      <w:lang w:val="it-IT" w:eastAsia="en-US"/>
    </w:rPr>
  </w:style>
  <w:style w:type="paragraph" w:styleId="BodyTextIndent">
    <w:name w:val="Body Text Indent"/>
    <w:basedOn w:val="Normal"/>
    <w:link w:val="BodyTextIndentChar"/>
    <w:rsid w:val="00DC73C7"/>
    <w:pPr>
      <w:spacing w:before="60" w:after="120"/>
      <w:ind w:left="283"/>
    </w:pPr>
  </w:style>
  <w:style w:type="character" w:customStyle="1" w:styleId="BodyTextIndentChar">
    <w:name w:val="Body Text Indent Char"/>
    <w:basedOn w:val="DefaultParagraphFont"/>
    <w:link w:val="BodyTextIndent"/>
    <w:rsid w:val="00DC73C7"/>
    <w:rPr>
      <w:rFonts w:ascii="Arial" w:hAnsi="Arial"/>
      <w:lang w:eastAsia="en-US"/>
    </w:rPr>
  </w:style>
  <w:style w:type="paragraph" w:styleId="BodyTextFirstIndent2">
    <w:name w:val="Body Text First Indent 2"/>
    <w:basedOn w:val="BodyTextIndent"/>
    <w:link w:val="BodyTextFirstIndent2Char"/>
    <w:rsid w:val="00DC73C7"/>
    <w:pPr>
      <w:ind w:firstLine="210"/>
    </w:pPr>
  </w:style>
  <w:style w:type="character" w:customStyle="1" w:styleId="BodyTextFirstIndent2Char">
    <w:name w:val="Body Text First Indent 2 Char"/>
    <w:basedOn w:val="BodyTextIndentChar"/>
    <w:link w:val="BodyTextFirstIndent2"/>
    <w:rsid w:val="00DC73C7"/>
    <w:rPr>
      <w:rFonts w:ascii="Arial" w:hAnsi="Arial"/>
      <w:lang w:eastAsia="en-US"/>
    </w:rPr>
  </w:style>
  <w:style w:type="paragraph" w:styleId="Title">
    <w:name w:val="Title"/>
    <w:basedOn w:val="Normal"/>
    <w:link w:val="TitleChar"/>
    <w:qFormat/>
    <w:rsid w:val="00DC73C7"/>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DC73C7"/>
    <w:rPr>
      <w:rFonts w:ascii="Arial" w:hAnsi="Arial" w:cs="Arial"/>
      <w:b/>
      <w:bCs/>
      <w:kern w:val="28"/>
      <w:sz w:val="32"/>
      <w:szCs w:val="32"/>
      <w:lang w:eastAsia="en-US"/>
    </w:rPr>
  </w:style>
  <w:style w:type="paragraph" w:styleId="EnvelopeReturn">
    <w:name w:val="envelope return"/>
    <w:basedOn w:val="Normal"/>
    <w:rsid w:val="00DC73C7"/>
    <w:pPr>
      <w:spacing w:before="60" w:after="60"/>
    </w:pPr>
    <w:rPr>
      <w:rFonts w:cs="Arial"/>
    </w:rPr>
  </w:style>
  <w:style w:type="paragraph" w:styleId="EnvelopeAddress">
    <w:name w:val="envelope address"/>
    <w:basedOn w:val="Normal"/>
    <w:rsid w:val="00DC73C7"/>
    <w:pPr>
      <w:framePr w:w="4320" w:h="2160" w:hRule="exact" w:hSpace="141" w:wrap="auto" w:hAnchor="page" w:xAlign="center" w:yAlign="bottom"/>
      <w:spacing w:before="60" w:after="60"/>
      <w:ind w:left="1"/>
    </w:pPr>
    <w:rPr>
      <w:rFonts w:cs="Arial"/>
      <w:sz w:val="24"/>
      <w:szCs w:val="24"/>
    </w:rPr>
  </w:style>
  <w:style w:type="paragraph" w:styleId="Signature">
    <w:name w:val="Signature"/>
    <w:basedOn w:val="Normal"/>
    <w:link w:val="SignatureChar"/>
    <w:rsid w:val="00DC73C7"/>
    <w:pPr>
      <w:spacing w:before="60" w:after="60"/>
      <w:ind w:left="4252"/>
    </w:pPr>
  </w:style>
  <w:style w:type="character" w:customStyle="1" w:styleId="SignatureChar">
    <w:name w:val="Signature Char"/>
    <w:basedOn w:val="DefaultParagraphFont"/>
    <w:link w:val="Signature"/>
    <w:rsid w:val="00DC73C7"/>
    <w:rPr>
      <w:rFonts w:ascii="Arial" w:hAnsi="Arial"/>
      <w:lang w:eastAsia="en-US"/>
    </w:rPr>
  </w:style>
  <w:style w:type="paragraph" w:styleId="Subtitle">
    <w:name w:val="Subtitle"/>
    <w:basedOn w:val="Normal"/>
    <w:link w:val="SubtitleChar"/>
    <w:qFormat/>
    <w:rsid w:val="00DC73C7"/>
    <w:pPr>
      <w:spacing w:before="60" w:after="60"/>
      <w:jc w:val="center"/>
      <w:outlineLvl w:val="1"/>
    </w:pPr>
    <w:rPr>
      <w:rFonts w:cs="Arial"/>
      <w:sz w:val="24"/>
      <w:szCs w:val="24"/>
    </w:rPr>
  </w:style>
  <w:style w:type="character" w:customStyle="1" w:styleId="SubtitleChar">
    <w:name w:val="Subtitle Char"/>
    <w:basedOn w:val="DefaultParagraphFont"/>
    <w:link w:val="Subtitle"/>
    <w:rsid w:val="00DC73C7"/>
    <w:rPr>
      <w:rFonts w:ascii="Arial" w:hAnsi="Arial" w:cs="Arial"/>
      <w:sz w:val="24"/>
      <w:szCs w:val="24"/>
      <w:lang w:eastAsia="en-US"/>
    </w:rPr>
  </w:style>
  <w:style w:type="paragraph" w:customStyle="1" w:styleId="Formatvorlageberschrift2">
    <w:name w:val="Formatvorlage Überschrift 2"/>
    <w:aliases w:val="Heading 2n + Vor:  6 pt Nach:  11 pt Zeilenab..."/>
    <w:basedOn w:val="Heading2"/>
    <w:rsid w:val="00DC73C7"/>
    <w:pPr>
      <w:widowControl w:val="0"/>
      <w:numPr>
        <w:numId w:val="28"/>
      </w:numPr>
      <w:tabs>
        <w:tab w:val="clear" w:pos="9582"/>
      </w:tabs>
      <w:spacing w:after="220"/>
    </w:pPr>
    <w:rPr>
      <w:bCs/>
      <w:kern w:val="32"/>
      <w:sz w:val="22"/>
      <w:lang w:eastAsia="de-DE"/>
    </w:rPr>
  </w:style>
  <w:style w:type="paragraph" w:customStyle="1" w:styleId="Annex30">
    <w:name w:val="Annex 3"/>
    <w:basedOn w:val="Normal"/>
    <w:next w:val="Normal"/>
    <w:rsid w:val="00DC73C7"/>
    <w:pPr>
      <w:tabs>
        <w:tab w:val="num" w:pos="720"/>
      </w:tabs>
      <w:spacing w:before="120" w:after="120" w:line="240" w:lineRule="auto"/>
      <w:ind w:left="720" w:hanging="720"/>
      <w:jc w:val="left"/>
      <w:outlineLvl w:val="2"/>
    </w:pPr>
    <w:rPr>
      <w:b/>
      <w:sz w:val="24"/>
    </w:rPr>
  </w:style>
  <w:style w:type="paragraph" w:customStyle="1" w:styleId="retraitrond">
    <w:name w:val="retrait rond"/>
    <w:basedOn w:val="Normal"/>
    <w:rsid w:val="00DC73C7"/>
    <w:pPr>
      <w:numPr>
        <w:numId w:val="36"/>
      </w:numPr>
      <w:tabs>
        <w:tab w:val="clear" w:pos="1627"/>
        <w:tab w:val="left" w:pos="1559"/>
      </w:tabs>
      <w:spacing w:line="312" w:lineRule="atLeast"/>
      <w:ind w:left="1621" w:hanging="357"/>
      <w:jc w:val="left"/>
    </w:pPr>
    <w:rPr>
      <w:szCs w:val="22"/>
      <w:lang w:eastAsia="de-DE"/>
    </w:rPr>
  </w:style>
  <w:style w:type="paragraph" w:customStyle="1" w:styleId="SOW-StrichAufz">
    <w:name w:val="SOW-Strich_Aufz"/>
    <w:basedOn w:val="Normal"/>
    <w:rsid w:val="00DC73C7"/>
    <w:pPr>
      <w:tabs>
        <w:tab w:val="left" w:pos="284"/>
        <w:tab w:val="left" w:pos="425"/>
        <w:tab w:val="left" w:pos="851"/>
        <w:tab w:val="left" w:pos="1304"/>
        <w:tab w:val="left" w:pos="1843"/>
        <w:tab w:val="left" w:pos="3119"/>
        <w:tab w:val="left" w:pos="6237"/>
      </w:tabs>
      <w:spacing w:after="100" w:line="240" w:lineRule="auto"/>
      <w:ind w:left="1305" w:hanging="284"/>
    </w:pPr>
    <w:rPr>
      <w:rFonts w:ascii="Times New Roman" w:hAnsi="Times New Roman"/>
      <w:snapToGrid w:val="0"/>
      <w:color w:val="000000"/>
      <w:sz w:val="22"/>
      <w:lang w:eastAsia="de-DE"/>
    </w:rPr>
  </w:style>
  <w:style w:type="paragraph" w:customStyle="1" w:styleId="Bul1">
    <w:name w:val="Bul1"/>
    <w:rsid w:val="00DC73C7"/>
    <w:pPr>
      <w:numPr>
        <w:numId w:val="37"/>
      </w:numPr>
      <w:spacing w:before="120"/>
      <w:jc w:val="both"/>
    </w:pPr>
    <w:rPr>
      <w:rFonts w:ascii="Palatino Linotype" w:hAnsi="Palatino Linotype"/>
    </w:rPr>
  </w:style>
  <w:style w:type="paragraph" w:customStyle="1" w:styleId="paragraph">
    <w:name w:val="paragraph"/>
    <w:link w:val="paragraphChar"/>
    <w:rsid w:val="00DC73C7"/>
    <w:pPr>
      <w:spacing w:before="120"/>
      <w:ind w:left="1985"/>
      <w:jc w:val="both"/>
    </w:pPr>
    <w:rPr>
      <w:rFonts w:ascii="Palatino Linotype" w:hAnsi="Palatino Linotype"/>
      <w:szCs w:val="22"/>
    </w:rPr>
  </w:style>
  <w:style w:type="character" w:customStyle="1" w:styleId="paragraphChar">
    <w:name w:val="paragraph Char"/>
    <w:basedOn w:val="DefaultParagraphFont"/>
    <w:link w:val="paragraph"/>
    <w:rsid w:val="00DC73C7"/>
    <w:rPr>
      <w:rFonts w:ascii="Palatino Linotype" w:hAnsi="Palatino Linotype"/>
      <w:szCs w:val="22"/>
    </w:rPr>
  </w:style>
  <w:style w:type="paragraph" w:customStyle="1" w:styleId="equationwheretext">
    <w:name w:val="equation:wheretext"/>
    <w:autoRedefine/>
    <w:rsid w:val="00DC73C7"/>
    <w:pPr>
      <w:numPr>
        <w:numId w:val="38"/>
      </w:numPr>
      <w:tabs>
        <w:tab w:val="clear" w:pos="3955"/>
        <w:tab w:val="left" w:pos="3175"/>
        <w:tab w:val="left" w:pos="4615"/>
        <w:tab w:val="left" w:pos="6055"/>
        <w:tab w:val="left" w:pos="7495"/>
      </w:tabs>
      <w:autoSpaceDE w:val="0"/>
      <w:autoSpaceDN w:val="0"/>
      <w:adjustRightInd w:val="0"/>
      <w:spacing w:after="79" w:line="240" w:lineRule="atLeast"/>
      <w:ind w:left="3175" w:hanging="1134"/>
      <w:jc w:val="both"/>
    </w:pPr>
    <w:rPr>
      <w:rFonts w:ascii="NewCenturySchlbk" w:hAnsi="NewCenturySchlbk"/>
      <w:lang w:eastAsia="en-US"/>
    </w:rPr>
  </w:style>
  <w:style w:type="paragraph" w:customStyle="1" w:styleId="requirelevel1">
    <w:name w:val="require:level1"/>
    <w:rsid w:val="00DC73C7"/>
    <w:pPr>
      <w:tabs>
        <w:tab w:val="num" w:pos="2552"/>
      </w:tabs>
      <w:spacing w:before="120"/>
      <w:ind w:left="2552" w:hanging="567"/>
      <w:jc w:val="both"/>
    </w:pPr>
    <w:rPr>
      <w:rFonts w:ascii="Palatino Linotype" w:hAnsi="Palatino Linotype"/>
      <w:szCs w:val="22"/>
    </w:rPr>
  </w:style>
  <w:style w:type="paragraph" w:customStyle="1" w:styleId="requirelevel2">
    <w:name w:val="require:level2"/>
    <w:rsid w:val="00DC73C7"/>
    <w:pPr>
      <w:tabs>
        <w:tab w:val="num" w:pos="3119"/>
      </w:tabs>
      <w:spacing w:before="120"/>
      <w:ind w:left="3119" w:hanging="567"/>
      <w:jc w:val="both"/>
    </w:pPr>
    <w:rPr>
      <w:rFonts w:ascii="Palatino Linotype" w:hAnsi="Palatino Linotype"/>
      <w:szCs w:val="22"/>
    </w:rPr>
  </w:style>
  <w:style w:type="paragraph" w:customStyle="1" w:styleId="requirelevel3">
    <w:name w:val="require:level3"/>
    <w:rsid w:val="00DC73C7"/>
    <w:pPr>
      <w:tabs>
        <w:tab w:val="num" w:pos="3686"/>
      </w:tabs>
      <w:spacing w:before="120"/>
      <w:ind w:left="3686" w:hanging="567"/>
      <w:jc w:val="both"/>
    </w:pPr>
    <w:rPr>
      <w:rFonts w:ascii="Palatino Linotype" w:hAnsi="Palatino Linotype"/>
      <w:szCs w:val="22"/>
    </w:rPr>
  </w:style>
  <w:style w:type="paragraph" w:customStyle="1" w:styleId="NOTEnumbered">
    <w:name w:val="NOTE:numbered"/>
    <w:rsid w:val="00DC73C7"/>
    <w:pPr>
      <w:numPr>
        <w:numId w:val="39"/>
      </w:numPr>
      <w:spacing w:before="60" w:after="60"/>
      <w:ind w:right="567"/>
      <w:jc w:val="both"/>
    </w:pPr>
    <w:rPr>
      <w:rFonts w:ascii="Palatino Linotype" w:hAnsi="Palatino Linotype"/>
      <w:szCs w:val="22"/>
      <w:lang w:val="en-US"/>
    </w:rPr>
  </w:style>
  <w:style w:type="character" w:customStyle="1" w:styleId="requireChar">
    <w:name w:val="require Char"/>
    <w:basedOn w:val="DefaultParagraphFont"/>
    <w:rsid w:val="00DC73C7"/>
    <w:rPr>
      <w:szCs w:val="24"/>
      <w:lang w:val="en-GB" w:eastAsia="en-GB" w:bidi="ar-SA"/>
    </w:rPr>
  </w:style>
  <w:style w:type="paragraph" w:customStyle="1" w:styleId="TableText0">
    <w:name w:val="Table Text"/>
    <w:basedOn w:val="Normal"/>
    <w:rsid w:val="00DC73C7"/>
    <w:pPr>
      <w:overflowPunct w:val="0"/>
      <w:autoSpaceDE w:val="0"/>
      <w:autoSpaceDN w:val="0"/>
      <w:adjustRightInd w:val="0"/>
      <w:spacing w:before="40" w:after="40" w:line="240" w:lineRule="auto"/>
      <w:textAlignment w:val="baseline"/>
    </w:pPr>
    <w:rPr>
      <w:rFonts w:ascii="EADS Sans" w:hAnsi="EADS Sans"/>
      <w:bCs/>
      <w:iCs/>
      <w:sz w:val="18"/>
    </w:rPr>
  </w:style>
  <w:style w:type="paragraph" w:customStyle="1" w:styleId="NormalReqt">
    <w:name w:val="Normal Reqt"/>
    <w:basedOn w:val="Normal"/>
    <w:rsid w:val="00DC73C7"/>
    <w:pPr>
      <w:widowControl w:val="0"/>
      <w:spacing w:before="60" w:after="60" w:line="240" w:lineRule="auto"/>
    </w:pPr>
    <w:rPr>
      <w:rFonts w:ascii="EADS Sans" w:hAnsi="EADS Sans" w:cs="Arial"/>
      <w:bCs/>
      <w:sz w:val="22"/>
    </w:rPr>
  </w:style>
  <w:style w:type="paragraph" w:customStyle="1" w:styleId="Bullet1">
    <w:name w:val="Bullet 1"/>
    <w:basedOn w:val="Normal"/>
    <w:link w:val="Bullet1Char"/>
    <w:rsid w:val="00DC73C7"/>
    <w:pPr>
      <w:numPr>
        <w:numId w:val="40"/>
      </w:numPr>
      <w:spacing w:after="120" w:line="240" w:lineRule="auto"/>
    </w:pPr>
  </w:style>
  <w:style w:type="character" w:customStyle="1" w:styleId="Bullet1Char">
    <w:name w:val="Bullet 1 Char"/>
    <w:basedOn w:val="DefaultParagraphFont"/>
    <w:link w:val="Bullet1"/>
    <w:rsid w:val="00DC73C7"/>
    <w:rPr>
      <w:rFonts w:ascii="Arial" w:hAnsi="Arial"/>
      <w:lang w:eastAsia="en-US"/>
    </w:rPr>
  </w:style>
  <w:style w:type="paragraph" w:customStyle="1" w:styleId="Figure">
    <w:name w:val="Figure"/>
    <w:basedOn w:val="Normal"/>
    <w:next w:val="Normal"/>
    <w:rsid w:val="00DC73C7"/>
    <w:pPr>
      <w:spacing w:before="60" w:after="120" w:line="240" w:lineRule="auto"/>
      <w:jc w:val="center"/>
    </w:pPr>
    <w:rPr>
      <w:rFonts w:ascii="Times New Roman" w:hAnsi="Times New Roman"/>
      <w:smallCaps/>
      <w:sz w:val="16"/>
    </w:rPr>
  </w:style>
  <w:style w:type="character" w:customStyle="1" w:styleId="st1">
    <w:name w:val="st1"/>
    <w:basedOn w:val="DefaultParagraphFont"/>
    <w:rsid w:val="00DC73C7"/>
  </w:style>
  <w:style w:type="paragraph" w:customStyle="1" w:styleId="BATSOW">
    <w:name w:val="BAT_SOW"/>
    <w:basedOn w:val="ASG-Normal"/>
    <w:qFormat/>
    <w:rsid w:val="00C35F80"/>
    <w:pPr>
      <w:jc w:val="left"/>
    </w:pPr>
    <w:rPr>
      <w:lang w:eastAsia="en-US"/>
    </w:rPr>
  </w:style>
  <w:style w:type="paragraph" w:customStyle="1" w:styleId="TabelleBatSOW">
    <w:name w:val="_Tabelle_Bat_SOW"/>
    <w:basedOn w:val="Caption"/>
    <w:link w:val="TabelleBatSOWZchn"/>
    <w:qFormat/>
    <w:rsid w:val="00BC5A15"/>
    <w:pPr>
      <w:spacing w:line="312" w:lineRule="atLeast"/>
    </w:pPr>
    <w:rPr>
      <w:rFonts w:cs="Arial"/>
      <w:lang w:eastAsia="fr-FR"/>
    </w:rPr>
  </w:style>
  <w:style w:type="character" w:customStyle="1" w:styleId="TabelleBatSOWZchn">
    <w:name w:val="_Tabelle_Bat_SOW Zchn"/>
    <w:link w:val="TabelleBatSOW"/>
    <w:rsid w:val="00BC5A15"/>
    <w:rPr>
      <w:rFonts w:ascii="Arial" w:hAnsi="Arial" w:cs="Arial"/>
      <w:b/>
      <w:lang w:eastAsia="fr-FR"/>
    </w:rPr>
  </w:style>
  <w:style w:type="paragraph" w:styleId="NoSpacing">
    <w:name w:val="No Spacing"/>
    <w:uiPriority w:val="1"/>
    <w:qFormat/>
    <w:rsid w:val="00062418"/>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7587">
      <w:bodyDiv w:val="1"/>
      <w:marLeft w:val="0"/>
      <w:marRight w:val="0"/>
      <w:marTop w:val="0"/>
      <w:marBottom w:val="0"/>
      <w:divBdr>
        <w:top w:val="none" w:sz="0" w:space="0" w:color="auto"/>
        <w:left w:val="none" w:sz="0" w:space="0" w:color="auto"/>
        <w:bottom w:val="none" w:sz="0" w:space="0" w:color="auto"/>
        <w:right w:val="none" w:sz="0" w:space="0" w:color="auto"/>
      </w:divBdr>
    </w:div>
    <w:div w:id="15082349">
      <w:bodyDiv w:val="1"/>
      <w:marLeft w:val="0"/>
      <w:marRight w:val="0"/>
      <w:marTop w:val="0"/>
      <w:marBottom w:val="0"/>
      <w:divBdr>
        <w:top w:val="none" w:sz="0" w:space="0" w:color="auto"/>
        <w:left w:val="none" w:sz="0" w:space="0" w:color="auto"/>
        <w:bottom w:val="none" w:sz="0" w:space="0" w:color="auto"/>
        <w:right w:val="none" w:sz="0" w:space="0" w:color="auto"/>
      </w:divBdr>
    </w:div>
    <w:div w:id="15619756">
      <w:bodyDiv w:val="1"/>
      <w:marLeft w:val="0"/>
      <w:marRight w:val="0"/>
      <w:marTop w:val="0"/>
      <w:marBottom w:val="0"/>
      <w:divBdr>
        <w:top w:val="none" w:sz="0" w:space="0" w:color="auto"/>
        <w:left w:val="none" w:sz="0" w:space="0" w:color="auto"/>
        <w:bottom w:val="none" w:sz="0" w:space="0" w:color="auto"/>
        <w:right w:val="none" w:sz="0" w:space="0" w:color="auto"/>
      </w:divBdr>
    </w:div>
    <w:div w:id="24528222">
      <w:bodyDiv w:val="1"/>
      <w:marLeft w:val="0"/>
      <w:marRight w:val="0"/>
      <w:marTop w:val="0"/>
      <w:marBottom w:val="0"/>
      <w:divBdr>
        <w:top w:val="none" w:sz="0" w:space="0" w:color="auto"/>
        <w:left w:val="none" w:sz="0" w:space="0" w:color="auto"/>
        <w:bottom w:val="none" w:sz="0" w:space="0" w:color="auto"/>
        <w:right w:val="none" w:sz="0" w:space="0" w:color="auto"/>
      </w:divBdr>
    </w:div>
    <w:div w:id="53429388">
      <w:bodyDiv w:val="1"/>
      <w:marLeft w:val="0"/>
      <w:marRight w:val="0"/>
      <w:marTop w:val="0"/>
      <w:marBottom w:val="0"/>
      <w:divBdr>
        <w:top w:val="none" w:sz="0" w:space="0" w:color="auto"/>
        <w:left w:val="none" w:sz="0" w:space="0" w:color="auto"/>
        <w:bottom w:val="none" w:sz="0" w:space="0" w:color="auto"/>
        <w:right w:val="none" w:sz="0" w:space="0" w:color="auto"/>
      </w:divBdr>
    </w:div>
    <w:div w:id="69041481">
      <w:bodyDiv w:val="1"/>
      <w:marLeft w:val="0"/>
      <w:marRight w:val="0"/>
      <w:marTop w:val="0"/>
      <w:marBottom w:val="0"/>
      <w:divBdr>
        <w:top w:val="none" w:sz="0" w:space="0" w:color="auto"/>
        <w:left w:val="none" w:sz="0" w:space="0" w:color="auto"/>
        <w:bottom w:val="none" w:sz="0" w:space="0" w:color="auto"/>
        <w:right w:val="none" w:sz="0" w:space="0" w:color="auto"/>
      </w:divBdr>
    </w:div>
    <w:div w:id="84500043">
      <w:bodyDiv w:val="1"/>
      <w:marLeft w:val="0"/>
      <w:marRight w:val="0"/>
      <w:marTop w:val="0"/>
      <w:marBottom w:val="0"/>
      <w:divBdr>
        <w:top w:val="none" w:sz="0" w:space="0" w:color="auto"/>
        <w:left w:val="none" w:sz="0" w:space="0" w:color="auto"/>
        <w:bottom w:val="none" w:sz="0" w:space="0" w:color="auto"/>
        <w:right w:val="none" w:sz="0" w:space="0" w:color="auto"/>
      </w:divBdr>
    </w:div>
    <w:div w:id="92828650">
      <w:bodyDiv w:val="1"/>
      <w:marLeft w:val="0"/>
      <w:marRight w:val="0"/>
      <w:marTop w:val="0"/>
      <w:marBottom w:val="0"/>
      <w:divBdr>
        <w:top w:val="none" w:sz="0" w:space="0" w:color="auto"/>
        <w:left w:val="none" w:sz="0" w:space="0" w:color="auto"/>
        <w:bottom w:val="none" w:sz="0" w:space="0" w:color="auto"/>
        <w:right w:val="none" w:sz="0" w:space="0" w:color="auto"/>
      </w:divBdr>
    </w:div>
    <w:div w:id="100804568">
      <w:bodyDiv w:val="1"/>
      <w:marLeft w:val="0"/>
      <w:marRight w:val="0"/>
      <w:marTop w:val="0"/>
      <w:marBottom w:val="0"/>
      <w:divBdr>
        <w:top w:val="none" w:sz="0" w:space="0" w:color="auto"/>
        <w:left w:val="none" w:sz="0" w:space="0" w:color="auto"/>
        <w:bottom w:val="none" w:sz="0" w:space="0" w:color="auto"/>
        <w:right w:val="none" w:sz="0" w:space="0" w:color="auto"/>
      </w:divBdr>
    </w:div>
    <w:div w:id="101649393">
      <w:bodyDiv w:val="1"/>
      <w:marLeft w:val="0"/>
      <w:marRight w:val="0"/>
      <w:marTop w:val="0"/>
      <w:marBottom w:val="0"/>
      <w:divBdr>
        <w:top w:val="none" w:sz="0" w:space="0" w:color="auto"/>
        <w:left w:val="none" w:sz="0" w:space="0" w:color="auto"/>
        <w:bottom w:val="none" w:sz="0" w:space="0" w:color="auto"/>
        <w:right w:val="none" w:sz="0" w:space="0" w:color="auto"/>
      </w:divBdr>
    </w:div>
    <w:div w:id="108747169">
      <w:bodyDiv w:val="1"/>
      <w:marLeft w:val="0"/>
      <w:marRight w:val="0"/>
      <w:marTop w:val="0"/>
      <w:marBottom w:val="0"/>
      <w:divBdr>
        <w:top w:val="none" w:sz="0" w:space="0" w:color="auto"/>
        <w:left w:val="none" w:sz="0" w:space="0" w:color="auto"/>
        <w:bottom w:val="none" w:sz="0" w:space="0" w:color="auto"/>
        <w:right w:val="none" w:sz="0" w:space="0" w:color="auto"/>
      </w:divBdr>
    </w:div>
    <w:div w:id="150487595">
      <w:bodyDiv w:val="1"/>
      <w:marLeft w:val="0"/>
      <w:marRight w:val="0"/>
      <w:marTop w:val="0"/>
      <w:marBottom w:val="0"/>
      <w:divBdr>
        <w:top w:val="none" w:sz="0" w:space="0" w:color="auto"/>
        <w:left w:val="none" w:sz="0" w:space="0" w:color="auto"/>
        <w:bottom w:val="none" w:sz="0" w:space="0" w:color="auto"/>
        <w:right w:val="none" w:sz="0" w:space="0" w:color="auto"/>
      </w:divBdr>
    </w:div>
    <w:div w:id="154304419">
      <w:bodyDiv w:val="1"/>
      <w:marLeft w:val="0"/>
      <w:marRight w:val="0"/>
      <w:marTop w:val="0"/>
      <w:marBottom w:val="0"/>
      <w:divBdr>
        <w:top w:val="none" w:sz="0" w:space="0" w:color="auto"/>
        <w:left w:val="none" w:sz="0" w:space="0" w:color="auto"/>
        <w:bottom w:val="none" w:sz="0" w:space="0" w:color="auto"/>
        <w:right w:val="none" w:sz="0" w:space="0" w:color="auto"/>
      </w:divBdr>
    </w:div>
    <w:div w:id="179319130">
      <w:bodyDiv w:val="1"/>
      <w:marLeft w:val="0"/>
      <w:marRight w:val="0"/>
      <w:marTop w:val="0"/>
      <w:marBottom w:val="0"/>
      <w:divBdr>
        <w:top w:val="none" w:sz="0" w:space="0" w:color="auto"/>
        <w:left w:val="none" w:sz="0" w:space="0" w:color="auto"/>
        <w:bottom w:val="none" w:sz="0" w:space="0" w:color="auto"/>
        <w:right w:val="none" w:sz="0" w:space="0" w:color="auto"/>
      </w:divBdr>
    </w:div>
    <w:div w:id="210270818">
      <w:bodyDiv w:val="1"/>
      <w:marLeft w:val="0"/>
      <w:marRight w:val="0"/>
      <w:marTop w:val="0"/>
      <w:marBottom w:val="0"/>
      <w:divBdr>
        <w:top w:val="none" w:sz="0" w:space="0" w:color="auto"/>
        <w:left w:val="none" w:sz="0" w:space="0" w:color="auto"/>
        <w:bottom w:val="none" w:sz="0" w:space="0" w:color="auto"/>
        <w:right w:val="none" w:sz="0" w:space="0" w:color="auto"/>
      </w:divBdr>
    </w:div>
    <w:div w:id="227768560">
      <w:bodyDiv w:val="1"/>
      <w:marLeft w:val="0"/>
      <w:marRight w:val="0"/>
      <w:marTop w:val="0"/>
      <w:marBottom w:val="0"/>
      <w:divBdr>
        <w:top w:val="none" w:sz="0" w:space="0" w:color="auto"/>
        <w:left w:val="none" w:sz="0" w:space="0" w:color="auto"/>
        <w:bottom w:val="none" w:sz="0" w:space="0" w:color="auto"/>
        <w:right w:val="none" w:sz="0" w:space="0" w:color="auto"/>
      </w:divBdr>
    </w:div>
    <w:div w:id="248931471">
      <w:bodyDiv w:val="1"/>
      <w:marLeft w:val="0"/>
      <w:marRight w:val="0"/>
      <w:marTop w:val="0"/>
      <w:marBottom w:val="0"/>
      <w:divBdr>
        <w:top w:val="none" w:sz="0" w:space="0" w:color="auto"/>
        <w:left w:val="none" w:sz="0" w:space="0" w:color="auto"/>
        <w:bottom w:val="none" w:sz="0" w:space="0" w:color="auto"/>
        <w:right w:val="none" w:sz="0" w:space="0" w:color="auto"/>
      </w:divBdr>
    </w:div>
    <w:div w:id="257952614">
      <w:bodyDiv w:val="1"/>
      <w:marLeft w:val="0"/>
      <w:marRight w:val="0"/>
      <w:marTop w:val="0"/>
      <w:marBottom w:val="0"/>
      <w:divBdr>
        <w:top w:val="none" w:sz="0" w:space="0" w:color="auto"/>
        <w:left w:val="none" w:sz="0" w:space="0" w:color="auto"/>
        <w:bottom w:val="none" w:sz="0" w:space="0" w:color="auto"/>
        <w:right w:val="none" w:sz="0" w:space="0" w:color="auto"/>
      </w:divBdr>
    </w:div>
    <w:div w:id="265576526">
      <w:bodyDiv w:val="1"/>
      <w:marLeft w:val="0"/>
      <w:marRight w:val="0"/>
      <w:marTop w:val="0"/>
      <w:marBottom w:val="0"/>
      <w:divBdr>
        <w:top w:val="none" w:sz="0" w:space="0" w:color="auto"/>
        <w:left w:val="none" w:sz="0" w:space="0" w:color="auto"/>
        <w:bottom w:val="none" w:sz="0" w:space="0" w:color="auto"/>
        <w:right w:val="none" w:sz="0" w:space="0" w:color="auto"/>
      </w:divBdr>
    </w:div>
    <w:div w:id="295647928">
      <w:bodyDiv w:val="1"/>
      <w:marLeft w:val="0"/>
      <w:marRight w:val="0"/>
      <w:marTop w:val="0"/>
      <w:marBottom w:val="0"/>
      <w:divBdr>
        <w:top w:val="none" w:sz="0" w:space="0" w:color="auto"/>
        <w:left w:val="none" w:sz="0" w:space="0" w:color="auto"/>
        <w:bottom w:val="none" w:sz="0" w:space="0" w:color="auto"/>
        <w:right w:val="none" w:sz="0" w:space="0" w:color="auto"/>
      </w:divBdr>
    </w:div>
    <w:div w:id="306012148">
      <w:bodyDiv w:val="1"/>
      <w:marLeft w:val="0"/>
      <w:marRight w:val="0"/>
      <w:marTop w:val="0"/>
      <w:marBottom w:val="0"/>
      <w:divBdr>
        <w:top w:val="none" w:sz="0" w:space="0" w:color="auto"/>
        <w:left w:val="none" w:sz="0" w:space="0" w:color="auto"/>
        <w:bottom w:val="none" w:sz="0" w:space="0" w:color="auto"/>
        <w:right w:val="none" w:sz="0" w:space="0" w:color="auto"/>
      </w:divBdr>
    </w:div>
    <w:div w:id="313215785">
      <w:bodyDiv w:val="1"/>
      <w:marLeft w:val="0"/>
      <w:marRight w:val="0"/>
      <w:marTop w:val="0"/>
      <w:marBottom w:val="0"/>
      <w:divBdr>
        <w:top w:val="none" w:sz="0" w:space="0" w:color="auto"/>
        <w:left w:val="none" w:sz="0" w:space="0" w:color="auto"/>
        <w:bottom w:val="none" w:sz="0" w:space="0" w:color="auto"/>
        <w:right w:val="none" w:sz="0" w:space="0" w:color="auto"/>
      </w:divBdr>
    </w:div>
    <w:div w:id="326711443">
      <w:bodyDiv w:val="1"/>
      <w:marLeft w:val="0"/>
      <w:marRight w:val="0"/>
      <w:marTop w:val="0"/>
      <w:marBottom w:val="0"/>
      <w:divBdr>
        <w:top w:val="none" w:sz="0" w:space="0" w:color="auto"/>
        <w:left w:val="none" w:sz="0" w:space="0" w:color="auto"/>
        <w:bottom w:val="none" w:sz="0" w:space="0" w:color="auto"/>
        <w:right w:val="none" w:sz="0" w:space="0" w:color="auto"/>
      </w:divBdr>
    </w:div>
    <w:div w:id="329333227">
      <w:bodyDiv w:val="1"/>
      <w:marLeft w:val="0"/>
      <w:marRight w:val="0"/>
      <w:marTop w:val="0"/>
      <w:marBottom w:val="0"/>
      <w:divBdr>
        <w:top w:val="none" w:sz="0" w:space="0" w:color="auto"/>
        <w:left w:val="none" w:sz="0" w:space="0" w:color="auto"/>
        <w:bottom w:val="none" w:sz="0" w:space="0" w:color="auto"/>
        <w:right w:val="none" w:sz="0" w:space="0" w:color="auto"/>
      </w:divBdr>
    </w:div>
    <w:div w:id="346099153">
      <w:bodyDiv w:val="1"/>
      <w:marLeft w:val="0"/>
      <w:marRight w:val="0"/>
      <w:marTop w:val="0"/>
      <w:marBottom w:val="0"/>
      <w:divBdr>
        <w:top w:val="none" w:sz="0" w:space="0" w:color="auto"/>
        <w:left w:val="none" w:sz="0" w:space="0" w:color="auto"/>
        <w:bottom w:val="none" w:sz="0" w:space="0" w:color="auto"/>
        <w:right w:val="none" w:sz="0" w:space="0" w:color="auto"/>
      </w:divBdr>
    </w:div>
    <w:div w:id="346177673">
      <w:bodyDiv w:val="1"/>
      <w:marLeft w:val="0"/>
      <w:marRight w:val="0"/>
      <w:marTop w:val="0"/>
      <w:marBottom w:val="0"/>
      <w:divBdr>
        <w:top w:val="none" w:sz="0" w:space="0" w:color="auto"/>
        <w:left w:val="none" w:sz="0" w:space="0" w:color="auto"/>
        <w:bottom w:val="none" w:sz="0" w:space="0" w:color="auto"/>
        <w:right w:val="none" w:sz="0" w:space="0" w:color="auto"/>
      </w:divBdr>
    </w:div>
    <w:div w:id="346831639">
      <w:bodyDiv w:val="1"/>
      <w:marLeft w:val="0"/>
      <w:marRight w:val="0"/>
      <w:marTop w:val="0"/>
      <w:marBottom w:val="0"/>
      <w:divBdr>
        <w:top w:val="none" w:sz="0" w:space="0" w:color="auto"/>
        <w:left w:val="none" w:sz="0" w:space="0" w:color="auto"/>
        <w:bottom w:val="none" w:sz="0" w:space="0" w:color="auto"/>
        <w:right w:val="none" w:sz="0" w:space="0" w:color="auto"/>
      </w:divBdr>
    </w:div>
    <w:div w:id="353070036">
      <w:bodyDiv w:val="1"/>
      <w:marLeft w:val="0"/>
      <w:marRight w:val="0"/>
      <w:marTop w:val="0"/>
      <w:marBottom w:val="0"/>
      <w:divBdr>
        <w:top w:val="none" w:sz="0" w:space="0" w:color="auto"/>
        <w:left w:val="none" w:sz="0" w:space="0" w:color="auto"/>
        <w:bottom w:val="none" w:sz="0" w:space="0" w:color="auto"/>
        <w:right w:val="none" w:sz="0" w:space="0" w:color="auto"/>
      </w:divBdr>
    </w:div>
    <w:div w:id="368649002">
      <w:bodyDiv w:val="1"/>
      <w:marLeft w:val="0"/>
      <w:marRight w:val="0"/>
      <w:marTop w:val="0"/>
      <w:marBottom w:val="0"/>
      <w:divBdr>
        <w:top w:val="none" w:sz="0" w:space="0" w:color="auto"/>
        <w:left w:val="none" w:sz="0" w:space="0" w:color="auto"/>
        <w:bottom w:val="none" w:sz="0" w:space="0" w:color="auto"/>
        <w:right w:val="none" w:sz="0" w:space="0" w:color="auto"/>
      </w:divBdr>
    </w:div>
    <w:div w:id="388192969">
      <w:bodyDiv w:val="1"/>
      <w:marLeft w:val="0"/>
      <w:marRight w:val="0"/>
      <w:marTop w:val="0"/>
      <w:marBottom w:val="0"/>
      <w:divBdr>
        <w:top w:val="none" w:sz="0" w:space="0" w:color="auto"/>
        <w:left w:val="none" w:sz="0" w:space="0" w:color="auto"/>
        <w:bottom w:val="none" w:sz="0" w:space="0" w:color="auto"/>
        <w:right w:val="none" w:sz="0" w:space="0" w:color="auto"/>
      </w:divBdr>
    </w:div>
    <w:div w:id="394662742">
      <w:bodyDiv w:val="1"/>
      <w:marLeft w:val="0"/>
      <w:marRight w:val="0"/>
      <w:marTop w:val="0"/>
      <w:marBottom w:val="0"/>
      <w:divBdr>
        <w:top w:val="none" w:sz="0" w:space="0" w:color="auto"/>
        <w:left w:val="none" w:sz="0" w:space="0" w:color="auto"/>
        <w:bottom w:val="none" w:sz="0" w:space="0" w:color="auto"/>
        <w:right w:val="none" w:sz="0" w:space="0" w:color="auto"/>
      </w:divBdr>
    </w:div>
    <w:div w:id="404959641">
      <w:bodyDiv w:val="1"/>
      <w:marLeft w:val="0"/>
      <w:marRight w:val="0"/>
      <w:marTop w:val="0"/>
      <w:marBottom w:val="0"/>
      <w:divBdr>
        <w:top w:val="none" w:sz="0" w:space="0" w:color="auto"/>
        <w:left w:val="none" w:sz="0" w:space="0" w:color="auto"/>
        <w:bottom w:val="none" w:sz="0" w:space="0" w:color="auto"/>
        <w:right w:val="none" w:sz="0" w:space="0" w:color="auto"/>
      </w:divBdr>
    </w:div>
    <w:div w:id="412557121">
      <w:bodyDiv w:val="1"/>
      <w:marLeft w:val="0"/>
      <w:marRight w:val="0"/>
      <w:marTop w:val="0"/>
      <w:marBottom w:val="0"/>
      <w:divBdr>
        <w:top w:val="none" w:sz="0" w:space="0" w:color="auto"/>
        <w:left w:val="none" w:sz="0" w:space="0" w:color="auto"/>
        <w:bottom w:val="none" w:sz="0" w:space="0" w:color="auto"/>
        <w:right w:val="none" w:sz="0" w:space="0" w:color="auto"/>
      </w:divBdr>
    </w:div>
    <w:div w:id="414205102">
      <w:bodyDiv w:val="1"/>
      <w:marLeft w:val="0"/>
      <w:marRight w:val="0"/>
      <w:marTop w:val="0"/>
      <w:marBottom w:val="0"/>
      <w:divBdr>
        <w:top w:val="none" w:sz="0" w:space="0" w:color="auto"/>
        <w:left w:val="none" w:sz="0" w:space="0" w:color="auto"/>
        <w:bottom w:val="none" w:sz="0" w:space="0" w:color="auto"/>
        <w:right w:val="none" w:sz="0" w:space="0" w:color="auto"/>
      </w:divBdr>
    </w:div>
    <w:div w:id="436560386">
      <w:bodyDiv w:val="1"/>
      <w:marLeft w:val="0"/>
      <w:marRight w:val="0"/>
      <w:marTop w:val="0"/>
      <w:marBottom w:val="0"/>
      <w:divBdr>
        <w:top w:val="none" w:sz="0" w:space="0" w:color="auto"/>
        <w:left w:val="none" w:sz="0" w:space="0" w:color="auto"/>
        <w:bottom w:val="none" w:sz="0" w:space="0" w:color="auto"/>
        <w:right w:val="none" w:sz="0" w:space="0" w:color="auto"/>
      </w:divBdr>
    </w:div>
    <w:div w:id="457912635">
      <w:bodyDiv w:val="1"/>
      <w:marLeft w:val="0"/>
      <w:marRight w:val="0"/>
      <w:marTop w:val="0"/>
      <w:marBottom w:val="0"/>
      <w:divBdr>
        <w:top w:val="none" w:sz="0" w:space="0" w:color="auto"/>
        <w:left w:val="none" w:sz="0" w:space="0" w:color="auto"/>
        <w:bottom w:val="none" w:sz="0" w:space="0" w:color="auto"/>
        <w:right w:val="none" w:sz="0" w:space="0" w:color="auto"/>
      </w:divBdr>
    </w:div>
    <w:div w:id="460340377">
      <w:bodyDiv w:val="1"/>
      <w:marLeft w:val="0"/>
      <w:marRight w:val="0"/>
      <w:marTop w:val="0"/>
      <w:marBottom w:val="0"/>
      <w:divBdr>
        <w:top w:val="none" w:sz="0" w:space="0" w:color="auto"/>
        <w:left w:val="none" w:sz="0" w:space="0" w:color="auto"/>
        <w:bottom w:val="none" w:sz="0" w:space="0" w:color="auto"/>
        <w:right w:val="none" w:sz="0" w:space="0" w:color="auto"/>
      </w:divBdr>
    </w:div>
    <w:div w:id="477721325">
      <w:bodyDiv w:val="1"/>
      <w:marLeft w:val="0"/>
      <w:marRight w:val="0"/>
      <w:marTop w:val="0"/>
      <w:marBottom w:val="0"/>
      <w:divBdr>
        <w:top w:val="none" w:sz="0" w:space="0" w:color="auto"/>
        <w:left w:val="none" w:sz="0" w:space="0" w:color="auto"/>
        <w:bottom w:val="none" w:sz="0" w:space="0" w:color="auto"/>
        <w:right w:val="none" w:sz="0" w:space="0" w:color="auto"/>
      </w:divBdr>
    </w:div>
    <w:div w:id="480317480">
      <w:bodyDiv w:val="1"/>
      <w:marLeft w:val="0"/>
      <w:marRight w:val="0"/>
      <w:marTop w:val="0"/>
      <w:marBottom w:val="0"/>
      <w:divBdr>
        <w:top w:val="none" w:sz="0" w:space="0" w:color="auto"/>
        <w:left w:val="none" w:sz="0" w:space="0" w:color="auto"/>
        <w:bottom w:val="none" w:sz="0" w:space="0" w:color="auto"/>
        <w:right w:val="none" w:sz="0" w:space="0" w:color="auto"/>
      </w:divBdr>
    </w:div>
    <w:div w:id="499586363">
      <w:bodyDiv w:val="1"/>
      <w:marLeft w:val="0"/>
      <w:marRight w:val="0"/>
      <w:marTop w:val="0"/>
      <w:marBottom w:val="0"/>
      <w:divBdr>
        <w:top w:val="none" w:sz="0" w:space="0" w:color="auto"/>
        <w:left w:val="none" w:sz="0" w:space="0" w:color="auto"/>
        <w:bottom w:val="none" w:sz="0" w:space="0" w:color="auto"/>
        <w:right w:val="none" w:sz="0" w:space="0" w:color="auto"/>
      </w:divBdr>
    </w:div>
    <w:div w:id="515197512">
      <w:bodyDiv w:val="1"/>
      <w:marLeft w:val="0"/>
      <w:marRight w:val="0"/>
      <w:marTop w:val="0"/>
      <w:marBottom w:val="0"/>
      <w:divBdr>
        <w:top w:val="none" w:sz="0" w:space="0" w:color="auto"/>
        <w:left w:val="none" w:sz="0" w:space="0" w:color="auto"/>
        <w:bottom w:val="none" w:sz="0" w:space="0" w:color="auto"/>
        <w:right w:val="none" w:sz="0" w:space="0" w:color="auto"/>
      </w:divBdr>
    </w:div>
    <w:div w:id="515390248">
      <w:bodyDiv w:val="1"/>
      <w:marLeft w:val="0"/>
      <w:marRight w:val="0"/>
      <w:marTop w:val="0"/>
      <w:marBottom w:val="0"/>
      <w:divBdr>
        <w:top w:val="none" w:sz="0" w:space="0" w:color="auto"/>
        <w:left w:val="none" w:sz="0" w:space="0" w:color="auto"/>
        <w:bottom w:val="none" w:sz="0" w:space="0" w:color="auto"/>
        <w:right w:val="none" w:sz="0" w:space="0" w:color="auto"/>
      </w:divBdr>
    </w:div>
    <w:div w:id="533888287">
      <w:bodyDiv w:val="1"/>
      <w:marLeft w:val="0"/>
      <w:marRight w:val="0"/>
      <w:marTop w:val="0"/>
      <w:marBottom w:val="0"/>
      <w:divBdr>
        <w:top w:val="none" w:sz="0" w:space="0" w:color="auto"/>
        <w:left w:val="none" w:sz="0" w:space="0" w:color="auto"/>
        <w:bottom w:val="none" w:sz="0" w:space="0" w:color="auto"/>
        <w:right w:val="none" w:sz="0" w:space="0" w:color="auto"/>
      </w:divBdr>
    </w:div>
    <w:div w:id="543299352">
      <w:bodyDiv w:val="1"/>
      <w:marLeft w:val="0"/>
      <w:marRight w:val="0"/>
      <w:marTop w:val="0"/>
      <w:marBottom w:val="0"/>
      <w:divBdr>
        <w:top w:val="none" w:sz="0" w:space="0" w:color="auto"/>
        <w:left w:val="none" w:sz="0" w:space="0" w:color="auto"/>
        <w:bottom w:val="none" w:sz="0" w:space="0" w:color="auto"/>
        <w:right w:val="none" w:sz="0" w:space="0" w:color="auto"/>
      </w:divBdr>
    </w:div>
    <w:div w:id="551382203">
      <w:bodyDiv w:val="1"/>
      <w:marLeft w:val="0"/>
      <w:marRight w:val="0"/>
      <w:marTop w:val="0"/>
      <w:marBottom w:val="0"/>
      <w:divBdr>
        <w:top w:val="none" w:sz="0" w:space="0" w:color="auto"/>
        <w:left w:val="none" w:sz="0" w:space="0" w:color="auto"/>
        <w:bottom w:val="none" w:sz="0" w:space="0" w:color="auto"/>
        <w:right w:val="none" w:sz="0" w:space="0" w:color="auto"/>
      </w:divBdr>
    </w:div>
    <w:div w:id="602612992">
      <w:bodyDiv w:val="1"/>
      <w:marLeft w:val="0"/>
      <w:marRight w:val="0"/>
      <w:marTop w:val="0"/>
      <w:marBottom w:val="0"/>
      <w:divBdr>
        <w:top w:val="none" w:sz="0" w:space="0" w:color="auto"/>
        <w:left w:val="none" w:sz="0" w:space="0" w:color="auto"/>
        <w:bottom w:val="none" w:sz="0" w:space="0" w:color="auto"/>
        <w:right w:val="none" w:sz="0" w:space="0" w:color="auto"/>
      </w:divBdr>
    </w:div>
    <w:div w:id="623968652">
      <w:bodyDiv w:val="1"/>
      <w:marLeft w:val="0"/>
      <w:marRight w:val="0"/>
      <w:marTop w:val="0"/>
      <w:marBottom w:val="0"/>
      <w:divBdr>
        <w:top w:val="none" w:sz="0" w:space="0" w:color="auto"/>
        <w:left w:val="none" w:sz="0" w:space="0" w:color="auto"/>
        <w:bottom w:val="none" w:sz="0" w:space="0" w:color="auto"/>
        <w:right w:val="none" w:sz="0" w:space="0" w:color="auto"/>
      </w:divBdr>
    </w:div>
    <w:div w:id="625158551">
      <w:bodyDiv w:val="1"/>
      <w:marLeft w:val="0"/>
      <w:marRight w:val="0"/>
      <w:marTop w:val="0"/>
      <w:marBottom w:val="0"/>
      <w:divBdr>
        <w:top w:val="none" w:sz="0" w:space="0" w:color="auto"/>
        <w:left w:val="none" w:sz="0" w:space="0" w:color="auto"/>
        <w:bottom w:val="none" w:sz="0" w:space="0" w:color="auto"/>
        <w:right w:val="none" w:sz="0" w:space="0" w:color="auto"/>
      </w:divBdr>
    </w:div>
    <w:div w:id="629022380">
      <w:bodyDiv w:val="1"/>
      <w:marLeft w:val="0"/>
      <w:marRight w:val="0"/>
      <w:marTop w:val="0"/>
      <w:marBottom w:val="0"/>
      <w:divBdr>
        <w:top w:val="none" w:sz="0" w:space="0" w:color="auto"/>
        <w:left w:val="none" w:sz="0" w:space="0" w:color="auto"/>
        <w:bottom w:val="none" w:sz="0" w:space="0" w:color="auto"/>
        <w:right w:val="none" w:sz="0" w:space="0" w:color="auto"/>
      </w:divBdr>
    </w:div>
    <w:div w:id="631979897">
      <w:bodyDiv w:val="1"/>
      <w:marLeft w:val="0"/>
      <w:marRight w:val="0"/>
      <w:marTop w:val="0"/>
      <w:marBottom w:val="0"/>
      <w:divBdr>
        <w:top w:val="none" w:sz="0" w:space="0" w:color="auto"/>
        <w:left w:val="none" w:sz="0" w:space="0" w:color="auto"/>
        <w:bottom w:val="none" w:sz="0" w:space="0" w:color="auto"/>
        <w:right w:val="none" w:sz="0" w:space="0" w:color="auto"/>
      </w:divBdr>
    </w:div>
    <w:div w:id="635530830">
      <w:bodyDiv w:val="1"/>
      <w:marLeft w:val="0"/>
      <w:marRight w:val="0"/>
      <w:marTop w:val="0"/>
      <w:marBottom w:val="0"/>
      <w:divBdr>
        <w:top w:val="none" w:sz="0" w:space="0" w:color="auto"/>
        <w:left w:val="none" w:sz="0" w:space="0" w:color="auto"/>
        <w:bottom w:val="none" w:sz="0" w:space="0" w:color="auto"/>
        <w:right w:val="none" w:sz="0" w:space="0" w:color="auto"/>
      </w:divBdr>
    </w:div>
    <w:div w:id="649019658">
      <w:bodyDiv w:val="1"/>
      <w:marLeft w:val="0"/>
      <w:marRight w:val="0"/>
      <w:marTop w:val="0"/>
      <w:marBottom w:val="0"/>
      <w:divBdr>
        <w:top w:val="none" w:sz="0" w:space="0" w:color="auto"/>
        <w:left w:val="none" w:sz="0" w:space="0" w:color="auto"/>
        <w:bottom w:val="none" w:sz="0" w:space="0" w:color="auto"/>
        <w:right w:val="none" w:sz="0" w:space="0" w:color="auto"/>
      </w:divBdr>
    </w:div>
    <w:div w:id="652369990">
      <w:bodyDiv w:val="1"/>
      <w:marLeft w:val="0"/>
      <w:marRight w:val="0"/>
      <w:marTop w:val="0"/>
      <w:marBottom w:val="0"/>
      <w:divBdr>
        <w:top w:val="none" w:sz="0" w:space="0" w:color="auto"/>
        <w:left w:val="none" w:sz="0" w:space="0" w:color="auto"/>
        <w:bottom w:val="none" w:sz="0" w:space="0" w:color="auto"/>
        <w:right w:val="none" w:sz="0" w:space="0" w:color="auto"/>
      </w:divBdr>
    </w:div>
    <w:div w:id="661471728">
      <w:bodyDiv w:val="1"/>
      <w:marLeft w:val="0"/>
      <w:marRight w:val="0"/>
      <w:marTop w:val="0"/>
      <w:marBottom w:val="0"/>
      <w:divBdr>
        <w:top w:val="none" w:sz="0" w:space="0" w:color="auto"/>
        <w:left w:val="none" w:sz="0" w:space="0" w:color="auto"/>
        <w:bottom w:val="none" w:sz="0" w:space="0" w:color="auto"/>
        <w:right w:val="none" w:sz="0" w:space="0" w:color="auto"/>
      </w:divBdr>
    </w:div>
    <w:div w:id="664012335">
      <w:bodyDiv w:val="1"/>
      <w:marLeft w:val="0"/>
      <w:marRight w:val="0"/>
      <w:marTop w:val="0"/>
      <w:marBottom w:val="0"/>
      <w:divBdr>
        <w:top w:val="none" w:sz="0" w:space="0" w:color="auto"/>
        <w:left w:val="none" w:sz="0" w:space="0" w:color="auto"/>
        <w:bottom w:val="none" w:sz="0" w:space="0" w:color="auto"/>
        <w:right w:val="none" w:sz="0" w:space="0" w:color="auto"/>
      </w:divBdr>
    </w:div>
    <w:div w:id="668361885">
      <w:bodyDiv w:val="1"/>
      <w:marLeft w:val="0"/>
      <w:marRight w:val="0"/>
      <w:marTop w:val="0"/>
      <w:marBottom w:val="0"/>
      <w:divBdr>
        <w:top w:val="none" w:sz="0" w:space="0" w:color="auto"/>
        <w:left w:val="none" w:sz="0" w:space="0" w:color="auto"/>
        <w:bottom w:val="none" w:sz="0" w:space="0" w:color="auto"/>
        <w:right w:val="none" w:sz="0" w:space="0" w:color="auto"/>
      </w:divBdr>
    </w:div>
    <w:div w:id="671642593">
      <w:bodyDiv w:val="1"/>
      <w:marLeft w:val="0"/>
      <w:marRight w:val="0"/>
      <w:marTop w:val="0"/>
      <w:marBottom w:val="0"/>
      <w:divBdr>
        <w:top w:val="none" w:sz="0" w:space="0" w:color="auto"/>
        <w:left w:val="none" w:sz="0" w:space="0" w:color="auto"/>
        <w:bottom w:val="none" w:sz="0" w:space="0" w:color="auto"/>
        <w:right w:val="none" w:sz="0" w:space="0" w:color="auto"/>
      </w:divBdr>
    </w:div>
    <w:div w:id="680860519">
      <w:bodyDiv w:val="1"/>
      <w:marLeft w:val="0"/>
      <w:marRight w:val="0"/>
      <w:marTop w:val="0"/>
      <w:marBottom w:val="0"/>
      <w:divBdr>
        <w:top w:val="none" w:sz="0" w:space="0" w:color="auto"/>
        <w:left w:val="none" w:sz="0" w:space="0" w:color="auto"/>
        <w:bottom w:val="none" w:sz="0" w:space="0" w:color="auto"/>
        <w:right w:val="none" w:sz="0" w:space="0" w:color="auto"/>
      </w:divBdr>
    </w:div>
    <w:div w:id="681200541">
      <w:bodyDiv w:val="1"/>
      <w:marLeft w:val="0"/>
      <w:marRight w:val="0"/>
      <w:marTop w:val="0"/>
      <w:marBottom w:val="0"/>
      <w:divBdr>
        <w:top w:val="none" w:sz="0" w:space="0" w:color="auto"/>
        <w:left w:val="none" w:sz="0" w:space="0" w:color="auto"/>
        <w:bottom w:val="none" w:sz="0" w:space="0" w:color="auto"/>
        <w:right w:val="none" w:sz="0" w:space="0" w:color="auto"/>
      </w:divBdr>
    </w:div>
    <w:div w:id="685713540">
      <w:bodyDiv w:val="1"/>
      <w:marLeft w:val="0"/>
      <w:marRight w:val="0"/>
      <w:marTop w:val="0"/>
      <w:marBottom w:val="0"/>
      <w:divBdr>
        <w:top w:val="none" w:sz="0" w:space="0" w:color="auto"/>
        <w:left w:val="none" w:sz="0" w:space="0" w:color="auto"/>
        <w:bottom w:val="none" w:sz="0" w:space="0" w:color="auto"/>
        <w:right w:val="none" w:sz="0" w:space="0" w:color="auto"/>
      </w:divBdr>
    </w:div>
    <w:div w:id="709114743">
      <w:bodyDiv w:val="1"/>
      <w:marLeft w:val="0"/>
      <w:marRight w:val="0"/>
      <w:marTop w:val="0"/>
      <w:marBottom w:val="0"/>
      <w:divBdr>
        <w:top w:val="none" w:sz="0" w:space="0" w:color="auto"/>
        <w:left w:val="none" w:sz="0" w:space="0" w:color="auto"/>
        <w:bottom w:val="none" w:sz="0" w:space="0" w:color="auto"/>
        <w:right w:val="none" w:sz="0" w:space="0" w:color="auto"/>
      </w:divBdr>
    </w:div>
    <w:div w:id="714357451">
      <w:bodyDiv w:val="1"/>
      <w:marLeft w:val="0"/>
      <w:marRight w:val="0"/>
      <w:marTop w:val="0"/>
      <w:marBottom w:val="0"/>
      <w:divBdr>
        <w:top w:val="none" w:sz="0" w:space="0" w:color="auto"/>
        <w:left w:val="none" w:sz="0" w:space="0" w:color="auto"/>
        <w:bottom w:val="none" w:sz="0" w:space="0" w:color="auto"/>
        <w:right w:val="none" w:sz="0" w:space="0" w:color="auto"/>
      </w:divBdr>
    </w:div>
    <w:div w:id="766192327">
      <w:bodyDiv w:val="1"/>
      <w:marLeft w:val="0"/>
      <w:marRight w:val="0"/>
      <w:marTop w:val="0"/>
      <w:marBottom w:val="0"/>
      <w:divBdr>
        <w:top w:val="none" w:sz="0" w:space="0" w:color="auto"/>
        <w:left w:val="none" w:sz="0" w:space="0" w:color="auto"/>
        <w:bottom w:val="none" w:sz="0" w:space="0" w:color="auto"/>
        <w:right w:val="none" w:sz="0" w:space="0" w:color="auto"/>
      </w:divBdr>
    </w:div>
    <w:div w:id="767429173">
      <w:bodyDiv w:val="1"/>
      <w:marLeft w:val="0"/>
      <w:marRight w:val="0"/>
      <w:marTop w:val="0"/>
      <w:marBottom w:val="0"/>
      <w:divBdr>
        <w:top w:val="none" w:sz="0" w:space="0" w:color="auto"/>
        <w:left w:val="none" w:sz="0" w:space="0" w:color="auto"/>
        <w:bottom w:val="none" w:sz="0" w:space="0" w:color="auto"/>
        <w:right w:val="none" w:sz="0" w:space="0" w:color="auto"/>
      </w:divBdr>
    </w:div>
    <w:div w:id="772290561">
      <w:bodyDiv w:val="1"/>
      <w:marLeft w:val="0"/>
      <w:marRight w:val="0"/>
      <w:marTop w:val="0"/>
      <w:marBottom w:val="0"/>
      <w:divBdr>
        <w:top w:val="none" w:sz="0" w:space="0" w:color="auto"/>
        <w:left w:val="none" w:sz="0" w:space="0" w:color="auto"/>
        <w:bottom w:val="none" w:sz="0" w:space="0" w:color="auto"/>
        <w:right w:val="none" w:sz="0" w:space="0" w:color="auto"/>
      </w:divBdr>
    </w:div>
    <w:div w:id="776488665">
      <w:bodyDiv w:val="1"/>
      <w:marLeft w:val="0"/>
      <w:marRight w:val="0"/>
      <w:marTop w:val="0"/>
      <w:marBottom w:val="0"/>
      <w:divBdr>
        <w:top w:val="none" w:sz="0" w:space="0" w:color="auto"/>
        <w:left w:val="none" w:sz="0" w:space="0" w:color="auto"/>
        <w:bottom w:val="none" w:sz="0" w:space="0" w:color="auto"/>
        <w:right w:val="none" w:sz="0" w:space="0" w:color="auto"/>
      </w:divBdr>
    </w:div>
    <w:div w:id="836966843">
      <w:bodyDiv w:val="1"/>
      <w:marLeft w:val="0"/>
      <w:marRight w:val="0"/>
      <w:marTop w:val="0"/>
      <w:marBottom w:val="0"/>
      <w:divBdr>
        <w:top w:val="none" w:sz="0" w:space="0" w:color="auto"/>
        <w:left w:val="none" w:sz="0" w:space="0" w:color="auto"/>
        <w:bottom w:val="none" w:sz="0" w:space="0" w:color="auto"/>
        <w:right w:val="none" w:sz="0" w:space="0" w:color="auto"/>
      </w:divBdr>
    </w:div>
    <w:div w:id="838736219">
      <w:bodyDiv w:val="1"/>
      <w:marLeft w:val="0"/>
      <w:marRight w:val="0"/>
      <w:marTop w:val="0"/>
      <w:marBottom w:val="0"/>
      <w:divBdr>
        <w:top w:val="none" w:sz="0" w:space="0" w:color="auto"/>
        <w:left w:val="none" w:sz="0" w:space="0" w:color="auto"/>
        <w:bottom w:val="none" w:sz="0" w:space="0" w:color="auto"/>
        <w:right w:val="none" w:sz="0" w:space="0" w:color="auto"/>
      </w:divBdr>
    </w:div>
    <w:div w:id="847910172">
      <w:bodyDiv w:val="1"/>
      <w:marLeft w:val="0"/>
      <w:marRight w:val="0"/>
      <w:marTop w:val="0"/>
      <w:marBottom w:val="0"/>
      <w:divBdr>
        <w:top w:val="none" w:sz="0" w:space="0" w:color="auto"/>
        <w:left w:val="none" w:sz="0" w:space="0" w:color="auto"/>
        <w:bottom w:val="none" w:sz="0" w:space="0" w:color="auto"/>
        <w:right w:val="none" w:sz="0" w:space="0" w:color="auto"/>
      </w:divBdr>
    </w:div>
    <w:div w:id="878277441">
      <w:bodyDiv w:val="1"/>
      <w:marLeft w:val="0"/>
      <w:marRight w:val="0"/>
      <w:marTop w:val="0"/>
      <w:marBottom w:val="0"/>
      <w:divBdr>
        <w:top w:val="none" w:sz="0" w:space="0" w:color="auto"/>
        <w:left w:val="none" w:sz="0" w:space="0" w:color="auto"/>
        <w:bottom w:val="none" w:sz="0" w:space="0" w:color="auto"/>
        <w:right w:val="none" w:sz="0" w:space="0" w:color="auto"/>
      </w:divBdr>
    </w:div>
    <w:div w:id="879166415">
      <w:bodyDiv w:val="1"/>
      <w:marLeft w:val="0"/>
      <w:marRight w:val="0"/>
      <w:marTop w:val="0"/>
      <w:marBottom w:val="0"/>
      <w:divBdr>
        <w:top w:val="none" w:sz="0" w:space="0" w:color="auto"/>
        <w:left w:val="none" w:sz="0" w:space="0" w:color="auto"/>
        <w:bottom w:val="none" w:sz="0" w:space="0" w:color="auto"/>
        <w:right w:val="none" w:sz="0" w:space="0" w:color="auto"/>
      </w:divBdr>
    </w:div>
    <w:div w:id="899906960">
      <w:bodyDiv w:val="1"/>
      <w:marLeft w:val="0"/>
      <w:marRight w:val="0"/>
      <w:marTop w:val="0"/>
      <w:marBottom w:val="0"/>
      <w:divBdr>
        <w:top w:val="none" w:sz="0" w:space="0" w:color="auto"/>
        <w:left w:val="none" w:sz="0" w:space="0" w:color="auto"/>
        <w:bottom w:val="none" w:sz="0" w:space="0" w:color="auto"/>
        <w:right w:val="none" w:sz="0" w:space="0" w:color="auto"/>
      </w:divBdr>
    </w:div>
    <w:div w:id="904726937">
      <w:bodyDiv w:val="1"/>
      <w:marLeft w:val="0"/>
      <w:marRight w:val="0"/>
      <w:marTop w:val="0"/>
      <w:marBottom w:val="0"/>
      <w:divBdr>
        <w:top w:val="none" w:sz="0" w:space="0" w:color="auto"/>
        <w:left w:val="none" w:sz="0" w:space="0" w:color="auto"/>
        <w:bottom w:val="none" w:sz="0" w:space="0" w:color="auto"/>
        <w:right w:val="none" w:sz="0" w:space="0" w:color="auto"/>
      </w:divBdr>
    </w:div>
    <w:div w:id="925192024">
      <w:bodyDiv w:val="1"/>
      <w:marLeft w:val="0"/>
      <w:marRight w:val="0"/>
      <w:marTop w:val="0"/>
      <w:marBottom w:val="0"/>
      <w:divBdr>
        <w:top w:val="none" w:sz="0" w:space="0" w:color="auto"/>
        <w:left w:val="none" w:sz="0" w:space="0" w:color="auto"/>
        <w:bottom w:val="none" w:sz="0" w:space="0" w:color="auto"/>
        <w:right w:val="none" w:sz="0" w:space="0" w:color="auto"/>
      </w:divBdr>
    </w:div>
    <w:div w:id="940840000">
      <w:bodyDiv w:val="1"/>
      <w:marLeft w:val="0"/>
      <w:marRight w:val="0"/>
      <w:marTop w:val="0"/>
      <w:marBottom w:val="0"/>
      <w:divBdr>
        <w:top w:val="none" w:sz="0" w:space="0" w:color="auto"/>
        <w:left w:val="none" w:sz="0" w:space="0" w:color="auto"/>
        <w:bottom w:val="none" w:sz="0" w:space="0" w:color="auto"/>
        <w:right w:val="none" w:sz="0" w:space="0" w:color="auto"/>
      </w:divBdr>
    </w:div>
    <w:div w:id="942808615">
      <w:bodyDiv w:val="1"/>
      <w:marLeft w:val="0"/>
      <w:marRight w:val="0"/>
      <w:marTop w:val="0"/>
      <w:marBottom w:val="0"/>
      <w:divBdr>
        <w:top w:val="none" w:sz="0" w:space="0" w:color="auto"/>
        <w:left w:val="none" w:sz="0" w:space="0" w:color="auto"/>
        <w:bottom w:val="none" w:sz="0" w:space="0" w:color="auto"/>
        <w:right w:val="none" w:sz="0" w:space="0" w:color="auto"/>
      </w:divBdr>
    </w:div>
    <w:div w:id="953554670">
      <w:bodyDiv w:val="1"/>
      <w:marLeft w:val="0"/>
      <w:marRight w:val="0"/>
      <w:marTop w:val="0"/>
      <w:marBottom w:val="0"/>
      <w:divBdr>
        <w:top w:val="none" w:sz="0" w:space="0" w:color="auto"/>
        <w:left w:val="none" w:sz="0" w:space="0" w:color="auto"/>
        <w:bottom w:val="none" w:sz="0" w:space="0" w:color="auto"/>
        <w:right w:val="none" w:sz="0" w:space="0" w:color="auto"/>
      </w:divBdr>
    </w:div>
    <w:div w:id="993337366">
      <w:bodyDiv w:val="1"/>
      <w:marLeft w:val="0"/>
      <w:marRight w:val="0"/>
      <w:marTop w:val="0"/>
      <w:marBottom w:val="0"/>
      <w:divBdr>
        <w:top w:val="none" w:sz="0" w:space="0" w:color="auto"/>
        <w:left w:val="none" w:sz="0" w:space="0" w:color="auto"/>
        <w:bottom w:val="none" w:sz="0" w:space="0" w:color="auto"/>
        <w:right w:val="none" w:sz="0" w:space="0" w:color="auto"/>
      </w:divBdr>
    </w:div>
    <w:div w:id="1009984822">
      <w:bodyDiv w:val="1"/>
      <w:marLeft w:val="0"/>
      <w:marRight w:val="0"/>
      <w:marTop w:val="0"/>
      <w:marBottom w:val="0"/>
      <w:divBdr>
        <w:top w:val="none" w:sz="0" w:space="0" w:color="auto"/>
        <w:left w:val="none" w:sz="0" w:space="0" w:color="auto"/>
        <w:bottom w:val="none" w:sz="0" w:space="0" w:color="auto"/>
        <w:right w:val="none" w:sz="0" w:space="0" w:color="auto"/>
      </w:divBdr>
    </w:div>
    <w:div w:id="1012294525">
      <w:bodyDiv w:val="1"/>
      <w:marLeft w:val="0"/>
      <w:marRight w:val="0"/>
      <w:marTop w:val="0"/>
      <w:marBottom w:val="0"/>
      <w:divBdr>
        <w:top w:val="none" w:sz="0" w:space="0" w:color="auto"/>
        <w:left w:val="none" w:sz="0" w:space="0" w:color="auto"/>
        <w:bottom w:val="none" w:sz="0" w:space="0" w:color="auto"/>
        <w:right w:val="none" w:sz="0" w:space="0" w:color="auto"/>
      </w:divBdr>
    </w:div>
    <w:div w:id="1013603385">
      <w:bodyDiv w:val="1"/>
      <w:marLeft w:val="0"/>
      <w:marRight w:val="0"/>
      <w:marTop w:val="0"/>
      <w:marBottom w:val="0"/>
      <w:divBdr>
        <w:top w:val="none" w:sz="0" w:space="0" w:color="auto"/>
        <w:left w:val="none" w:sz="0" w:space="0" w:color="auto"/>
        <w:bottom w:val="none" w:sz="0" w:space="0" w:color="auto"/>
        <w:right w:val="none" w:sz="0" w:space="0" w:color="auto"/>
      </w:divBdr>
    </w:div>
    <w:div w:id="1026097731">
      <w:bodyDiv w:val="1"/>
      <w:marLeft w:val="0"/>
      <w:marRight w:val="0"/>
      <w:marTop w:val="0"/>
      <w:marBottom w:val="0"/>
      <w:divBdr>
        <w:top w:val="none" w:sz="0" w:space="0" w:color="auto"/>
        <w:left w:val="none" w:sz="0" w:space="0" w:color="auto"/>
        <w:bottom w:val="none" w:sz="0" w:space="0" w:color="auto"/>
        <w:right w:val="none" w:sz="0" w:space="0" w:color="auto"/>
      </w:divBdr>
    </w:div>
    <w:div w:id="1033310585">
      <w:bodyDiv w:val="1"/>
      <w:marLeft w:val="0"/>
      <w:marRight w:val="0"/>
      <w:marTop w:val="0"/>
      <w:marBottom w:val="0"/>
      <w:divBdr>
        <w:top w:val="none" w:sz="0" w:space="0" w:color="auto"/>
        <w:left w:val="none" w:sz="0" w:space="0" w:color="auto"/>
        <w:bottom w:val="none" w:sz="0" w:space="0" w:color="auto"/>
        <w:right w:val="none" w:sz="0" w:space="0" w:color="auto"/>
      </w:divBdr>
    </w:div>
    <w:div w:id="1049762665">
      <w:bodyDiv w:val="1"/>
      <w:marLeft w:val="0"/>
      <w:marRight w:val="0"/>
      <w:marTop w:val="0"/>
      <w:marBottom w:val="0"/>
      <w:divBdr>
        <w:top w:val="none" w:sz="0" w:space="0" w:color="auto"/>
        <w:left w:val="none" w:sz="0" w:space="0" w:color="auto"/>
        <w:bottom w:val="none" w:sz="0" w:space="0" w:color="auto"/>
        <w:right w:val="none" w:sz="0" w:space="0" w:color="auto"/>
      </w:divBdr>
    </w:div>
    <w:div w:id="1057244838">
      <w:bodyDiv w:val="1"/>
      <w:marLeft w:val="0"/>
      <w:marRight w:val="0"/>
      <w:marTop w:val="0"/>
      <w:marBottom w:val="0"/>
      <w:divBdr>
        <w:top w:val="none" w:sz="0" w:space="0" w:color="auto"/>
        <w:left w:val="none" w:sz="0" w:space="0" w:color="auto"/>
        <w:bottom w:val="none" w:sz="0" w:space="0" w:color="auto"/>
        <w:right w:val="none" w:sz="0" w:space="0" w:color="auto"/>
      </w:divBdr>
    </w:div>
    <w:div w:id="1065758170">
      <w:bodyDiv w:val="1"/>
      <w:marLeft w:val="0"/>
      <w:marRight w:val="0"/>
      <w:marTop w:val="0"/>
      <w:marBottom w:val="0"/>
      <w:divBdr>
        <w:top w:val="none" w:sz="0" w:space="0" w:color="auto"/>
        <w:left w:val="none" w:sz="0" w:space="0" w:color="auto"/>
        <w:bottom w:val="none" w:sz="0" w:space="0" w:color="auto"/>
        <w:right w:val="none" w:sz="0" w:space="0" w:color="auto"/>
      </w:divBdr>
    </w:div>
    <w:div w:id="1097796310">
      <w:bodyDiv w:val="1"/>
      <w:marLeft w:val="0"/>
      <w:marRight w:val="0"/>
      <w:marTop w:val="0"/>
      <w:marBottom w:val="0"/>
      <w:divBdr>
        <w:top w:val="none" w:sz="0" w:space="0" w:color="auto"/>
        <w:left w:val="none" w:sz="0" w:space="0" w:color="auto"/>
        <w:bottom w:val="none" w:sz="0" w:space="0" w:color="auto"/>
        <w:right w:val="none" w:sz="0" w:space="0" w:color="auto"/>
      </w:divBdr>
    </w:div>
    <w:div w:id="1100178826">
      <w:bodyDiv w:val="1"/>
      <w:marLeft w:val="0"/>
      <w:marRight w:val="0"/>
      <w:marTop w:val="0"/>
      <w:marBottom w:val="0"/>
      <w:divBdr>
        <w:top w:val="none" w:sz="0" w:space="0" w:color="auto"/>
        <w:left w:val="none" w:sz="0" w:space="0" w:color="auto"/>
        <w:bottom w:val="none" w:sz="0" w:space="0" w:color="auto"/>
        <w:right w:val="none" w:sz="0" w:space="0" w:color="auto"/>
      </w:divBdr>
    </w:div>
    <w:div w:id="1104301604">
      <w:bodyDiv w:val="1"/>
      <w:marLeft w:val="0"/>
      <w:marRight w:val="0"/>
      <w:marTop w:val="0"/>
      <w:marBottom w:val="0"/>
      <w:divBdr>
        <w:top w:val="none" w:sz="0" w:space="0" w:color="auto"/>
        <w:left w:val="none" w:sz="0" w:space="0" w:color="auto"/>
        <w:bottom w:val="none" w:sz="0" w:space="0" w:color="auto"/>
        <w:right w:val="none" w:sz="0" w:space="0" w:color="auto"/>
      </w:divBdr>
    </w:div>
    <w:div w:id="1105536212">
      <w:bodyDiv w:val="1"/>
      <w:marLeft w:val="0"/>
      <w:marRight w:val="0"/>
      <w:marTop w:val="0"/>
      <w:marBottom w:val="0"/>
      <w:divBdr>
        <w:top w:val="none" w:sz="0" w:space="0" w:color="auto"/>
        <w:left w:val="none" w:sz="0" w:space="0" w:color="auto"/>
        <w:bottom w:val="none" w:sz="0" w:space="0" w:color="auto"/>
        <w:right w:val="none" w:sz="0" w:space="0" w:color="auto"/>
      </w:divBdr>
    </w:div>
    <w:div w:id="1108476338">
      <w:bodyDiv w:val="1"/>
      <w:marLeft w:val="0"/>
      <w:marRight w:val="0"/>
      <w:marTop w:val="0"/>
      <w:marBottom w:val="0"/>
      <w:divBdr>
        <w:top w:val="none" w:sz="0" w:space="0" w:color="auto"/>
        <w:left w:val="none" w:sz="0" w:space="0" w:color="auto"/>
        <w:bottom w:val="none" w:sz="0" w:space="0" w:color="auto"/>
        <w:right w:val="none" w:sz="0" w:space="0" w:color="auto"/>
      </w:divBdr>
    </w:div>
    <w:div w:id="1146431955">
      <w:bodyDiv w:val="1"/>
      <w:marLeft w:val="0"/>
      <w:marRight w:val="0"/>
      <w:marTop w:val="0"/>
      <w:marBottom w:val="0"/>
      <w:divBdr>
        <w:top w:val="none" w:sz="0" w:space="0" w:color="auto"/>
        <w:left w:val="none" w:sz="0" w:space="0" w:color="auto"/>
        <w:bottom w:val="none" w:sz="0" w:space="0" w:color="auto"/>
        <w:right w:val="none" w:sz="0" w:space="0" w:color="auto"/>
      </w:divBdr>
    </w:div>
    <w:div w:id="1174224525">
      <w:bodyDiv w:val="1"/>
      <w:marLeft w:val="0"/>
      <w:marRight w:val="0"/>
      <w:marTop w:val="0"/>
      <w:marBottom w:val="0"/>
      <w:divBdr>
        <w:top w:val="none" w:sz="0" w:space="0" w:color="auto"/>
        <w:left w:val="none" w:sz="0" w:space="0" w:color="auto"/>
        <w:bottom w:val="none" w:sz="0" w:space="0" w:color="auto"/>
        <w:right w:val="none" w:sz="0" w:space="0" w:color="auto"/>
      </w:divBdr>
    </w:div>
    <w:div w:id="1178425652">
      <w:bodyDiv w:val="1"/>
      <w:marLeft w:val="0"/>
      <w:marRight w:val="0"/>
      <w:marTop w:val="0"/>
      <w:marBottom w:val="0"/>
      <w:divBdr>
        <w:top w:val="none" w:sz="0" w:space="0" w:color="auto"/>
        <w:left w:val="none" w:sz="0" w:space="0" w:color="auto"/>
        <w:bottom w:val="none" w:sz="0" w:space="0" w:color="auto"/>
        <w:right w:val="none" w:sz="0" w:space="0" w:color="auto"/>
      </w:divBdr>
    </w:div>
    <w:div w:id="1183319517">
      <w:bodyDiv w:val="1"/>
      <w:marLeft w:val="0"/>
      <w:marRight w:val="0"/>
      <w:marTop w:val="0"/>
      <w:marBottom w:val="0"/>
      <w:divBdr>
        <w:top w:val="none" w:sz="0" w:space="0" w:color="auto"/>
        <w:left w:val="none" w:sz="0" w:space="0" w:color="auto"/>
        <w:bottom w:val="none" w:sz="0" w:space="0" w:color="auto"/>
        <w:right w:val="none" w:sz="0" w:space="0" w:color="auto"/>
      </w:divBdr>
    </w:div>
    <w:div w:id="1183939250">
      <w:bodyDiv w:val="1"/>
      <w:marLeft w:val="0"/>
      <w:marRight w:val="0"/>
      <w:marTop w:val="0"/>
      <w:marBottom w:val="0"/>
      <w:divBdr>
        <w:top w:val="none" w:sz="0" w:space="0" w:color="auto"/>
        <w:left w:val="none" w:sz="0" w:space="0" w:color="auto"/>
        <w:bottom w:val="none" w:sz="0" w:space="0" w:color="auto"/>
        <w:right w:val="none" w:sz="0" w:space="0" w:color="auto"/>
      </w:divBdr>
    </w:div>
    <w:div w:id="1219560317">
      <w:bodyDiv w:val="1"/>
      <w:marLeft w:val="0"/>
      <w:marRight w:val="0"/>
      <w:marTop w:val="0"/>
      <w:marBottom w:val="0"/>
      <w:divBdr>
        <w:top w:val="none" w:sz="0" w:space="0" w:color="auto"/>
        <w:left w:val="none" w:sz="0" w:space="0" w:color="auto"/>
        <w:bottom w:val="none" w:sz="0" w:space="0" w:color="auto"/>
        <w:right w:val="none" w:sz="0" w:space="0" w:color="auto"/>
      </w:divBdr>
    </w:div>
    <w:div w:id="1243561822">
      <w:bodyDiv w:val="1"/>
      <w:marLeft w:val="0"/>
      <w:marRight w:val="0"/>
      <w:marTop w:val="0"/>
      <w:marBottom w:val="0"/>
      <w:divBdr>
        <w:top w:val="none" w:sz="0" w:space="0" w:color="auto"/>
        <w:left w:val="none" w:sz="0" w:space="0" w:color="auto"/>
        <w:bottom w:val="none" w:sz="0" w:space="0" w:color="auto"/>
        <w:right w:val="none" w:sz="0" w:space="0" w:color="auto"/>
      </w:divBdr>
    </w:div>
    <w:div w:id="1243684462">
      <w:bodyDiv w:val="1"/>
      <w:marLeft w:val="0"/>
      <w:marRight w:val="0"/>
      <w:marTop w:val="0"/>
      <w:marBottom w:val="0"/>
      <w:divBdr>
        <w:top w:val="none" w:sz="0" w:space="0" w:color="auto"/>
        <w:left w:val="none" w:sz="0" w:space="0" w:color="auto"/>
        <w:bottom w:val="none" w:sz="0" w:space="0" w:color="auto"/>
        <w:right w:val="none" w:sz="0" w:space="0" w:color="auto"/>
      </w:divBdr>
    </w:div>
    <w:div w:id="1258293805">
      <w:bodyDiv w:val="1"/>
      <w:marLeft w:val="0"/>
      <w:marRight w:val="0"/>
      <w:marTop w:val="0"/>
      <w:marBottom w:val="0"/>
      <w:divBdr>
        <w:top w:val="none" w:sz="0" w:space="0" w:color="auto"/>
        <w:left w:val="none" w:sz="0" w:space="0" w:color="auto"/>
        <w:bottom w:val="none" w:sz="0" w:space="0" w:color="auto"/>
        <w:right w:val="none" w:sz="0" w:space="0" w:color="auto"/>
      </w:divBdr>
    </w:div>
    <w:div w:id="1274897752">
      <w:bodyDiv w:val="1"/>
      <w:marLeft w:val="0"/>
      <w:marRight w:val="0"/>
      <w:marTop w:val="0"/>
      <w:marBottom w:val="0"/>
      <w:divBdr>
        <w:top w:val="none" w:sz="0" w:space="0" w:color="auto"/>
        <w:left w:val="none" w:sz="0" w:space="0" w:color="auto"/>
        <w:bottom w:val="none" w:sz="0" w:space="0" w:color="auto"/>
        <w:right w:val="none" w:sz="0" w:space="0" w:color="auto"/>
      </w:divBdr>
    </w:div>
    <w:div w:id="1279408661">
      <w:bodyDiv w:val="1"/>
      <w:marLeft w:val="0"/>
      <w:marRight w:val="0"/>
      <w:marTop w:val="0"/>
      <w:marBottom w:val="0"/>
      <w:divBdr>
        <w:top w:val="none" w:sz="0" w:space="0" w:color="auto"/>
        <w:left w:val="none" w:sz="0" w:space="0" w:color="auto"/>
        <w:bottom w:val="none" w:sz="0" w:space="0" w:color="auto"/>
        <w:right w:val="none" w:sz="0" w:space="0" w:color="auto"/>
      </w:divBdr>
    </w:div>
    <w:div w:id="1291740494">
      <w:bodyDiv w:val="1"/>
      <w:marLeft w:val="0"/>
      <w:marRight w:val="0"/>
      <w:marTop w:val="0"/>
      <w:marBottom w:val="0"/>
      <w:divBdr>
        <w:top w:val="none" w:sz="0" w:space="0" w:color="auto"/>
        <w:left w:val="none" w:sz="0" w:space="0" w:color="auto"/>
        <w:bottom w:val="none" w:sz="0" w:space="0" w:color="auto"/>
        <w:right w:val="none" w:sz="0" w:space="0" w:color="auto"/>
      </w:divBdr>
    </w:div>
    <w:div w:id="1294017943">
      <w:bodyDiv w:val="1"/>
      <w:marLeft w:val="0"/>
      <w:marRight w:val="0"/>
      <w:marTop w:val="0"/>
      <w:marBottom w:val="0"/>
      <w:divBdr>
        <w:top w:val="none" w:sz="0" w:space="0" w:color="auto"/>
        <w:left w:val="none" w:sz="0" w:space="0" w:color="auto"/>
        <w:bottom w:val="none" w:sz="0" w:space="0" w:color="auto"/>
        <w:right w:val="none" w:sz="0" w:space="0" w:color="auto"/>
      </w:divBdr>
    </w:div>
    <w:div w:id="1299998145">
      <w:bodyDiv w:val="1"/>
      <w:marLeft w:val="0"/>
      <w:marRight w:val="0"/>
      <w:marTop w:val="0"/>
      <w:marBottom w:val="0"/>
      <w:divBdr>
        <w:top w:val="none" w:sz="0" w:space="0" w:color="auto"/>
        <w:left w:val="none" w:sz="0" w:space="0" w:color="auto"/>
        <w:bottom w:val="none" w:sz="0" w:space="0" w:color="auto"/>
        <w:right w:val="none" w:sz="0" w:space="0" w:color="auto"/>
      </w:divBdr>
    </w:div>
    <w:div w:id="1321615189">
      <w:bodyDiv w:val="1"/>
      <w:marLeft w:val="0"/>
      <w:marRight w:val="0"/>
      <w:marTop w:val="0"/>
      <w:marBottom w:val="0"/>
      <w:divBdr>
        <w:top w:val="none" w:sz="0" w:space="0" w:color="auto"/>
        <w:left w:val="none" w:sz="0" w:space="0" w:color="auto"/>
        <w:bottom w:val="none" w:sz="0" w:space="0" w:color="auto"/>
        <w:right w:val="none" w:sz="0" w:space="0" w:color="auto"/>
      </w:divBdr>
    </w:div>
    <w:div w:id="1329095099">
      <w:bodyDiv w:val="1"/>
      <w:marLeft w:val="0"/>
      <w:marRight w:val="0"/>
      <w:marTop w:val="0"/>
      <w:marBottom w:val="0"/>
      <w:divBdr>
        <w:top w:val="none" w:sz="0" w:space="0" w:color="auto"/>
        <w:left w:val="none" w:sz="0" w:space="0" w:color="auto"/>
        <w:bottom w:val="none" w:sz="0" w:space="0" w:color="auto"/>
        <w:right w:val="none" w:sz="0" w:space="0" w:color="auto"/>
      </w:divBdr>
    </w:div>
    <w:div w:id="1338191611">
      <w:bodyDiv w:val="1"/>
      <w:marLeft w:val="0"/>
      <w:marRight w:val="0"/>
      <w:marTop w:val="0"/>
      <w:marBottom w:val="0"/>
      <w:divBdr>
        <w:top w:val="none" w:sz="0" w:space="0" w:color="auto"/>
        <w:left w:val="none" w:sz="0" w:space="0" w:color="auto"/>
        <w:bottom w:val="none" w:sz="0" w:space="0" w:color="auto"/>
        <w:right w:val="none" w:sz="0" w:space="0" w:color="auto"/>
      </w:divBdr>
    </w:div>
    <w:div w:id="1339887027">
      <w:bodyDiv w:val="1"/>
      <w:marLeft w:val="0"/>
      <w:marRight w:val="0"/>
      <w:marTop w:val="0"/>
      <w:marBottom w:val="0"/>
      <w:divBdr>
        <w:top w:val="none" w:sz="0" w:space="0" w:color="auto"/>
        <w:left w:val="none" w:sz="0" w:space="0" w:color="auto"/>
        <w:bottom w:val="none" w:sz="0" w:space="0" w:color="auto"/>
        <w:right w:val="none" w:sz="0" w:space="0" w:color="auto"/>
      </w:divBdr>
    </w:div>
    <w:div w:id="1368681068">
      <w:bodyDiv w:val="1"/>
      <w:marLeft w:val="0"/>
      <w:marRight w:val="0"/>
      <w:marTop w:val="0"/>
      <w:marBottom w:val="0"/>
      <w:divBdr>
        <w:top w:val="none" w:sz="0" w:space="0" w:color="auto"/>
        <w:left w:val="none" w:sz="0" w:space="0" w:color="auto"/>
        <w:bottom w:val="none" w:sz="0" w:space="0" w:color="auto"/>
        <w:right w:val="none" w:sz="0" w:space="0" w:color="auto"/>
      </w:divBdr>
    </w:div>
    <w:div w:id="1369799358">
      <w:bodyDiv w:val="1"/>
      <w:marLeft w:val="0"/>
      <w:marRight w:val="0"/>
      <w:marTop w:val="0"/>
      <w:marBottom w:val="0"/>
      <w:divBdr>
        <w:top w:val="none" w:sz="0" w:space="0" w:color="auto"/>
        <w:left w:val="none" w:sz="0" w:space="0" w:color="auto"/>
        <w:bottom w:val="none" w:sz="0" w:space="0" w:color="auto"/>
        <w:right w:val="none" w:sz="0" w:space="0" w:color="auto"/>
      </w:divBdr>
    </w:div>
    <w:div w:id="1386761587">
      <w:bodyDiv w:val="1"/>
      <w:marLeft w:val="0"/>
      <w:marRight w:val="0"/>
      <w:marTop w:val="0"/>
      <w:marBottom w:val="0"/>
      <w:divBdr>
        <w:top w:val="none" w:sz="0" w:space="0" w:color="auto"/>
        <w:left w:val="none" w:sz="0" w:space="0" w:color="auto"/>
        <w:bottom w:val="none" w:sz="0" w:space="0" w:color="auto"/>
        <w:right w:val="none" w:sz="0" w:space="0" w:color="auto"/>
      </w:divBdr>
    </w:div>
    <w:div w:id="1411199199">
      <w:bodyDiv w:val="1"/>
      <w:marLeft w:val="0"/>
      <w:marRight w:val="0"/>
      <w:marTop w:val="0"/>
      <w:marBottom w:val="0"/>
      <w:divBdr>
        <w:top w:val="none" w:sz="0" w:space="0" w:color="auto"/>
        <w:left w:val="none" w:sz="0" w:space="0" w:color="auto"/>
        <w:bottom w:val="none" w:sz="0" w:space="0" w:color="auto"/>
        <w:right w:val="none" w:sz="0" w:space="0" w:color="auto"/>
      </w:divBdr>
    </w:div>
    <w:div w:id="1453554984">
      <w:bodyDiv w:val="1"/>
      <w:marLeft w:val="0"/>
      <w:marRight w:val="0"/>
      <w:marTop w:val="0"/>
      <w:marBottom w:val="0"/>
      <w:divBdr>
        <w:top w:val="none" w:sz="0" w:space="0" w:color="auto"/>
        <w:left w:val="none" w:sz="0" w:space="0" w:color="auto"/>
        <w:bottom w:val="none" w:sz="0" w:space="0" w:color="auto"/>
        <w:right w:val="none" w:sz="0" w:space="0" w:color="auto"/>
      </w:divBdr>
    </w:div>
    <w:div w:id="1462917545">
      <w:bodyDiv w:val="1"/>
      <w:marLeft w:val="0"/>
      <w:marRight w:val="0"/>
      <w:marTop w:val="0"/>
      <w:marBottom w:val="0"/>
      <w:divBdr>
        <w:top w:val="none" w:sz="0" w:space="0" w:color="auto"/>
        <w:left w:val="none" w:sz="0" w:space="0" w:color="auto"/>
        <w:bottom w:val="none" w:sz="0" w:space="0" w:color="auto"/>
        <w:right w:val="none" w:sz="0" w:space="0" w:color="auto"/>
      </w:divBdr>
    </w:div>
    <w:div w:id="1473019868">
      <w:bodyDiv w:val="1"/>
      <w:marLeft w:val="0"/>
      <w:marRight w:val="0"/>
      <w:marTop w:val="0"/>
      <w:marBottom w:val="0"/>
      <w:divBdr>
        <w:top w:val="none" w:sz="0" w:space="0" w:color="auto"/>
        <w:left w:val="none" w:sz="0" w:space="0" w:color="auto"/>
        <w:bottom w:val="none" w:sz="0" w:space="0" w:color="auto"/>
        <w:right w:val="none" w:sz="0" w:space="0" w:color="auto"/>
      </w:divBdr>
    </w:div>
    <w:div w:id="1480727277">
      <w:bodyDiv w:val="1"/>
      <w:marLeft w:val="0"/>
      <w:marRight w:val="0"/>
      <w:marTop w:val="0"/>
      <w:marBottom w:val="0"/>
      <w:divBdr>
        <w:top w:val="none" w:sz="0" w:space="0" w:color="auto"/>
        <w:left w:val="none" w:sz="0" w:space="0" w:color="auto"/>
        <w:bottom w:val="none" w:sz="0" w:space="0" w:color="auto"/>
        <w:right w:val="none" w:sz="0" w:space="0" w:color="auto"/>
      </w:divBdr>
    </w:div>
    <w:div w:id="1482502796">
      <w:bodyDiv w:val="1"/>
      <w:marLeft w:val="0"/>
      <w:marRight w:val="0"/>
      <w:marTop w:val="0"/>
      <w:marBottom w:val="0"/>
      <w:divBdr>
        <w:top w:val="none" w:sz="0" w:space="0" w:color="auto"/>
        <w:left w:val="none" w:sz="0" w:space="0" w:color="auto"/>
        <w:bottom w:val="none" w:sz="0" w:space="0" w:color="auto"/>
        <w:right w:val="none" w:sz="0" w:space="0" w:color="auto"/>
      </w:divBdr>
    </w:div>
    <w:div w:id="1484852682">
      <w:bodyDiv w:val="1"/>
      <w:marLeft w:val="0"/>
      <w:marRight w:val="0"/>
      <w:marTop w:val="0"/>
      <w:marBottom w:val="0"/>
      <w:divBdr>
        <w:top w:val="none" w:sz="0" w:space="0" w:color="auto"/>
        <w:left w:val="none" w:sz="0" w:space="0" w:color="auto"/>
        <w:bottom w:val="none" w:sz="0" w:space="0" w:color="auto"/>
        <w:right w:val="none" w:sz="0" w:space="0" w:color="auto"/>
      </w:divBdr>
    </w:div>
    <w:div w:id="1491018996">
      <w:bodyDiv w:val="1"/>
      <w:marLeft w:val="0"/>
      <w:marRight w:val="0"/>
      <w:marTop w:val="0"/>
      <w:marBottom w:val="0"/>
      <w:divBdr>
        <w:top w:val="none" w:sz="0" w:space="0" w:color="auto"/>
        <w:left w:val="none" w:sz="0" w:space="0" w:color="auto"/>
        <w:bottom w:val="none" w:sz="0" w:space="0" w:color="auto"/>
        <w:right w:val="none" w:sz="0" w:space="0" w:color="auto"/>
      </w:divBdr>
    </w:div>
    <w:div w:id="1493137359">
      <w:bodyDiv w:val="1"/>
      <w:marLeft w:val="0"/>
      <w:marRight w:val="0"/>
      <w:marTop w:val="0"/>
      <w:marBottom w:val="0"/>
      <w:divBdr>
        <w:top w:val="none" w:sz="0" w:space="0" w:color="auto"/>
        <w:left w:val="none" w:sz="0" w:space="0" w:color="auto"/>
        <w:bottom w:val="none" w:sz="0" w:space="0" w:color="auto"/>
        <w:right w:val="none" w:sz="0" w:space="0" w:color="auto"/>
      </w:divBdr>
    </w:div>
    <w:div w:id="1532261145">
      <w:bodyDiv w:val="1"/>
      <w:marLeft w:val="0"/>
      <w:marRight w:val="0"/>
      <w:marTop w:val="0"/>
      <w:marBottom w:val="0"/>
      <w:divBdr>
        <w:top w:val="none" w:sz="0" w:space="0" w:color="auto"/>
        <w:left w:val="none" w:sz="0" w:space="0" w:color="auto"/>
        <w:bottom w:val="none" w:sz="0" w:space="0" w:color="auto"/>
        <w:right w:val="none" w:sz="0" w:space="0" w:color="auto"/>
      </w:divBdr>
    </w:div>
    <w:div w:id="1533693364">
      <w:bodyDiv w:val="1"/>
      <w:marLeft w:val="0"/>
      <w:marRight w:val="0"/>
      <w:marTop w:val="0"/>
      <w:marBottom w:val="0"/>
      <w:divBdr>
        <w:top w:val="none" w:sz="0" w:space="0" w:color="auto"/>
        <w:left w:val="none" w:sz="0" w:space="0" w:color="auto"/>
        <w:bottom w:val="none" w:sz="0" w:space="0" w:color="auto"/>
        <w:right w:val="none" w:sz="0" w:space="0" w:color="auto"/>
      </w:divBdr>
    </w:div>
    <w:div w:id="1539507973">
      <w:bodyDiv w:val="1"/>
      <w:marLeft w:val="0"/>
      <w:marRight w:val="0"/>
      <w:marTop w:val="0"/>
      <w:marBottom w:val="0"/>
      <w:divBdr>
        <w:top w:val="none" w:sz="0" w:space="0" w:color="auto"/>
        <w:left w:val="none" w:sz="0" w:space="0" w:color="auto"/>
        <w:bottom w:val="none" w:sz="0" w:space="0" w:color="auto"/>
        <w:right w:val="none" w:sz="0" w:space="0" w:color="auto"/>
      </w:divBdr>
    </w:div>
    <w:div w:id="1547789283">
      <w:bodyDiv w:val="1"/>
      <w:marLeft w:val="0"/>
      <w:marRight w:val="0"/>
      <w:marTop w:val="0"/>
      <w:marBottom w:val="0"/>
      <w:divBdr>
        <w:top w:val="none" w:sz="0" w:space="0" w:color="auto"/>
        <w:left w:val="none" w:sz="0" w:space="0" w:color="auto"/>
        <w:bottom w:val="none" w:sz="0" w:space="0" w:color="auto"/>
        <w:right w:val="none" w:sz="0" w:space="0" w:color="auto"/>
      </w:divBdr>
    </w:div>
    <w:div w:id="1556239786">
      <w:bodyDiv w:val="1"/>
      <w:marLeft w:val="0"/>
      <w:marRight w:val="0"/>
      <w:marTop w:val="0"/>
      <w:marBottom w:val="0"/>
      <w:divBdr>
        <w:top w:val="none" w:sz="0" w:space="0" w:color="auto"/>
        <w:left w:val="none" w:sz="0" w:space="0" w:color="auto"/>
        <w:bottom w:val="none" w:sz="0" w:space="0" w:color="auto"/>
        <w:right w:val="none" w:sz="0" w:space="0" w:color="auto"/>
      </w:divBdr>
    </w:div>
    <w:div w:id="1602102994">
      <w:bodyDiv w:val="1"/>
      <w:marLeft w:val="0"/>
      <w:marRight w:val="0"/>
      <w:marTop w:val="0"/>
      <w:marBottom w:val="0"/>
      <w:divBdr>
        <w:top w:val="none" w:sz="0" w:space="0" w:color="auto"/>
        <w:left w:val="none" w:sz="0" w:space="0" w:color="auto"/>
        <w:bottom w:val="none" w:sz="0" w:space="0" w:color="auto"/>
        <w:right w:val="none" w:sz="0" w:space="0" w:color="auto"/>
      </w:divBdr>
      <w:divsChild>
        <w:div w:id="1567229534">
          <w:marLeft w:val="0"/>
          <w:marRight w:val="0"/>
          <w:marTop w:val="0"/>
          <w:marBottom w:val="0"/>
          <w:divBdr>
            <w:top w:val="none" w:sz="0" w:space="0" w:color="auto"/>
            <w:left w:val="none" w:sz="0" w:space="0" w:color="auto"/>
            <w:bottom w:val="none" w:sz="0" w:space="0" w:color="auto"/>
            <w:right w:val="none" w:sz="0" w:space="0" w:color="auto"/>
          </w:divBdr>
        </w:div>
      </w:divsChild>
    </w:div>
    <w:div w:id="1628394301">
      <w:bodyDiv w:val="1"/>
      <w:marLeft w:val="0"/>
      <w:marRight w:val="0"/>
      <w:marTop w:val="0"/>
      <w:marBottom w:val="0"/>
      <w:divBdr>
        <w:top w:val="none" w:sz="0" w:space="0" w:color="auto"/>
        <w:left w:val="none" w:sz="0" w:space="0" w:color="auto"/>
        <w:bottom w:val="none" w:sz="0" w:space="0" w:color="auto"/>
        <w:right w:val="none" w:sz="0" w:space="0" w:color="auto"/>
      </w:divBdr>
    </w:div>
    <w:div w:id="1629554221">
      <w:bodyDiv w:val="1"/>
      <w:marLeft w:val="0"/>
      <w:marRight w:val="0"/>
      <w:marTop w:val="0"/>
      <w:marBottom w:val="0"/>
      <w:divBdr>
        <w:top w:val="none" w:sz="0" w:space="0" w:color="auto"/>
        <w:left w:val="none" w:sz="0" w:space="0" w:color="auto"/>
        <w:bottom w:val="none" w:sz="0" w:space="0" w:color="auto"/>
        <w:right w:val="none" w:sz="0" w:space="0" w:color="auto"/>
      </w:divBdr>
    </w:div>
    <w:div w:id="1646084908">
      <w:bodyDiv w:val="1"/>
      <w:marLeft w:val="0"/>
      <w:marRight w:val="0"/>
      <w:marTop w:val="0"/>
      <w:marBottom w:val="0"/>
      <w:divBdr>
        <w:top w:val="none" w:sz="0" w:space="0" w:color="auto"/>
        <w:left w:val="none" w:sz="0" w:space="0" w:color="auto"/>
        <w:bottom w:val="none" w:sz="0" w:space="0" w:color="auto"/>
        <w:right w:val="none" w:sz="0" w:space="0" w:color="auto"/>
      </w:divBdr>
    </w:div>
    <w:div w:id="1646739141">
      <w:bodyDiv w:val="1"/>
      <w:marLeft w:val="0"/>
      <w:marRight w:val="0"/>
      <w:marTop w:val="0"/>
      <w:marBottom w:val="0"/>
      <w:divBdr>
        <w:top w:val="none" w:sz="0" w:space="0" w:color="auto"/>
        <w:left w:val="none" w:sz="0" w:space="0" w:color="auto"/>
        <w:bottom w:val="none" w:sz="0" w:space="0" w:color="auto"/>
        <w:right w:val="none" w:sz="0" w:space="0" w:color="auto"/>
      </w:divBdr>
    </w:div>
    <w:div w:id="1652782246">
      <w:bodyDiv w:val="1"/>
      <w:marLeft w:val="0"/>
      <w:marRight w:val="0"/>
      <w:marTop w:val="0"/>
      <w:marBottom w:val="0"/>
      <w:divBdr>
        <w:top w:val="none" w:sz="0" w:space="0" w:color="auto"/>
        <w:left w:val="none" w:sz="0" w:space="0" w:color="auto"/>
        <w:bottom w:val="none" w:sz="0" w:space="0" w:color="auto"/>
        <w:right w:val="none" w:sz="0" w:space="0" w:color="auto"/>
      </w:divBdr>
    </w:div>
    <w:div w:id="1653604810">
      <w:bodyDiv w:val="1"/>
      <w:marLeft w:val="0"/>
      <w:marRight w:val="0"/>
      <w:marTop w:val="0"/>
      <w:marBottom w:val="0"/>
      <w:divBdr>
        <w:top w:val="none" w:sz="0" w:space="0" w:color="auto"/>
        <w:left w:val="none" w:sz="0" w:space="0" w:color="auto"/>
        <w:bottom w:val="none" w:sz="0" w:space="0" w:color="auto"/>
        <w:right w:val="none" w:sz="0" w:space="0" w:color="auto"/>
      </w:divBdr>
    </w:div>
    <w:div w:id="1667440529">
      <w:bodyDiv w:val="1"/>
      <w:marLeft w:val="0"/>
      <w:marRight w:val="0"/>
      <w:marTop w:val="0"/>
      <w:marBottom w:val="0"/>
      <w:divBdr>
        <w:top w:val="none" w:sz="0" w:space="0" w:color="auto"/>
        <w:left w:val="none" w:sz="0" w:space="0" w:color="auto"/>
        <w:bottom w:val="none" w:sz="0" w:space="0" w:color="auto"/>
        <w:right w:val="none" w:sz="0" w:space="0" w:color="auto"/>
      </w:divBdr>
    </w:div>
    <w:div w:id="1691907985">
      <w:bodyDiv w:val="1"/>
      <w:marLeft w:val="0"/>
      <w:marRight w:val="0"/>
      <w:marTop w:val="0"/>
      <w:marBottom w:val="0"/>
      <w:divBdr>
        <w:top w:val="none" w:sz="0" w:space="0" w:color="auto"/>
        <w:left w:val="none" w:sz="0" w:space="0" w:color="auto"/>
        <w:bottom w:val="none" w:sz="0" w:space="0" w:color="auto"/>
        <w:right w:val="none" w:sz="0" w:space="0" w:color="auto"/>
      </w:divBdr>
    </w:div>
    <w:div w:id="1708871436">
      <w:bodyDiv w:val="1"/>
      <w:marLeft w:val="0"/>
      <w:marRight w:val="0"/>
      <w:marTop w:val="0"/>
      <w:marBottom w:val="0"/>
      <w:divBdr>
        <w:top w:val="none" w:sz="0" w:space="0" w:color="auto"/>
        <w:left w:val="none" w:sz="0" w:space="0" w:color="auto"/>
        <w:bottom w:val="none" w:sz="0" w:space="0" w:color="auto"/>
        <w:right w:val="none" w:sz="0" w:space="0" w:color="auto"/>
      </w:divBdr>
      <w:divsChild>
        <w:div w:id="845243414">
          <w:marLeft w:val="432"/>
          <w:marRight w:val="0"/>
          <w:marTop w:val="0"/>
          <w:marBottom w:val="60"/>
          <w:divBdr>
            <w:top w:val="none" w:sz="0" w:space="0" w:color="auto"/>
            <w:left w:val="none" w:sz="0" w:space="0" w:color="auto"/>
            <w:bottom w:val="none" w:sz="0" w:space="0" w:color="auto"/>
            <w:right w:val="none" w:sz="0" w:space="0" w:color="auto"/>
          </w:divBdr>
        </w:div>
        <w:div w:id="1563445015">
          <w:marLeft w:val="850"/>
          <w:marRight w:val="0"/>
          <w:marTop w:val="0"/>
          <w:marBottom w:val="60"/>
          <w:divBdr>
            <w:top w:val="none" w:sz="0" w:space="0" w:color="auto"/>
            <w:left w:val="none" w:sz="0" w:space="0" w:color="auto"/>
            <w:bottom w:val="none" w:sz="0" w:space="0" w:color="auto"/>
            <w:right w:val="none" w:sz="0" w:space="0" w:color="auto"/>
          </w:divBdr>
        </w:div>
        <w:div w:id="1600259555">
          <w:marLeft w:val="850"/>
          <w:marRight w:val="0"/>
          <w:marTop w:val="0"/>
          <w:marBottom w:val="60"/>
          <w:divBdr>
            <w:top w:val="none" w:sz="0" w:space="0" w:color="auto"/>
            <w:left w:val="none" w:sz="0" w:space="0" w:color="auto"/>
            <w:bottom w:val="none" w:sz="0" w:space="0" w:color="auto"/>
            <w:right w:val="none" w:sz="0" w:space="0" w:color="auto"/>
          </w:divBdr>
        </w:div>
      </w:divsChild>
    </w:div>
    <w:div w:id="1714230198">
      <w:bodyDiv w:val="1"/>
      <w:marLeft w:val="0"/>
      <w:marRight w:val="0"/>
      <w:marTop w:val="0"/>
      <w:marBottom w:val="0"/>
      <w:divBdr>
        <w:top w:val="none" w:sz="0" w:space="0" w:color="auto"/>
        <w:left w:val="none" w:sz="0" w:space="0" w:color="auto"/>
        <w:bottom w:val="none" w:sz="0" w:space="0" w:color="auto"/>
        <w:right w:val="none" w:sz="0" w:space="0" w:color="auto"/>
      </w:divBdr>
    </w:div>
    <w:div w:id="1725176435">
      <w:bodyDiv w:val="1"/>
      <w:marLeft w:val="0"/>
      <w:marRight w:val="0"/>
      <w:marTop w:val="0"/>
      <w:marBottom w:val="0"/>
      <w:divBdr>
        <w:top w:val="none" w:sz="0" w:space="0" w:color="auto"/>
        <w:left w:val="none" w:sz="0" w:space="0" w:color="auto"/>
        <w:bottom w:val="none" w:sz="0" w:space="0" w:color="auto"/>
        <w:right w:val="none" w:sz="0" w:space="0" w:color="auto"/>
      </w:divBdr>
    </w:div>
    <w:div w:id="1732193517">
      <w:bodyDiv w:val="1"/>
      <w:marLeft w:val="0"/>
      <w:marRight w:val="0"/>
      <w:marTop w:val="0"/>
      <w:marBottom w:val="0"/>
      <w:divBdr>
        <w:top w:val="none" w:sz="0" w:space="0" w:color="auto"/>
        <w:left w:val="none" w:sz="0" w:space="0" w:color="auto"/>
        <w:bottom w:val="none" w:sz="0" w:space="0" w:color="auto"/>
        <w:right w:val="none" w:sz="0" w:space="0" w:color="auto"/>
      </w:divBdr>
    </w:div>
    <w:div w:id="1789355500">
      <w:bodyDiv w:val="1"/>
      <w:marLeft w:val="0"/>
      <w:marRight w:val="0"/>
      <w:marTop w:val="0"/>
      <w:marBottom w:val="0"/>
      <w:divBdr>
        <w:top w:val="none" w:sz="0" w:space="0" w:color="auto"/>
        <w:left w:val="none" w:sz="0" w:space="0" w:color="auto"/>
        <w:bottom w:val="none" w:sz="0" w:space="0" w:color="auto"/>
        <w:right w:val="none" w:sz="0" w:space="0" w:color="auto"/>
      </w:divBdr>
    </w:div>
    <w:div w:id="1789931234">
      <w:bodyDiv w:val="1"/>
      <w:marLeft w:val="0"/>
      <w:marRight w:val="0"/>
      <w:marTop w:val="0"/>
      <w:marBottom w:val="0"/>
      <w:divBdr>
        <w:top w:val="none" w:sz="0" w:space="0" w:color="auto"/>
        <w:left w:val="none" w:sz="0" w:space="0" w:color="auto"/>
        <w:bottom w:val="none" w:sz="0" w:space="0" w:color="auto"/>
        <w:right w:val="none" w:sz="0" w:space="0" w:color="auto"/>
      </w:divBdr>
    </w:div>
    <w:div w:id="1826625214">
      <w:bodyDiv w:val="1"/>
      <w:marLeft w:val="0"/>
      <w:marRight w:val="0"/>
      <w:marTop w:val="0"/>
      <w:marBottom w:val="0"/>
      <w:divBdr>
        <w:top w:val="none" w:sz="0" w:space="0" w:color="auto"/>
        <w:left w:val="none" w:sz="0" w:space="0" w:color="auto"/>
        <w:bottom w:val="none" w:sz="0" w:space="0" w:color="auto"/>
        <w:right w:val="none" w:sz="0" w:space="0" w:color="auto"/>
      </w:divBdr>
    </w:div>
    <w:div w:id="1847092285">
      <w:bodyDiv w:val="1"/>
      <w:marLeft w:val="0"/>
      <w:marRight w:val="0"/>
      <w:marTop w:val="0"/>
      <w:marBottom w:val="0"/>
      <w:divBdr>
        <w:top w:val="none" w:sz="0" w:space="0" w:color="auto"/>
        <w:left w:val="none" w:sz="0" w:space="0" w:color="auto"/>
        <w:bottom w:val="none" w:sz="0" w:space="0" w:color="auto"/>
        <w:right w:val="none" w:sz="0" w:space="0" w:color="auto"/>
      </w:divBdr>
    </w:div>
    <w:div w:id="1860310861">
      <w:bodyDiv w:val="1"/>
      <w:marLeft w:val="0"/>
      <w:marRight w:val="0"/>
      <w:marTop w:val="0"/>
      <w:marBottom w:val="0"/>
      <w:divBdr>
        <w:top w:val="none" w:sz="0" w:space="0" w:color="auto"/>
        <w:left w:val="none" w:sz="0" w:space="0" w:color="auto"/>
        <w:bottom w:val="none" w:sz="0" w:space="0" w:color="auto"/>
        <w:right w:val="none" w:sz="0" w:space="0" w:color="auto"/>
      </w:divBdr>
    </w:div>
    <w:div w:id="1898348250">
      <w:bodyDiv w:val="1"/>
      <w:marLeft w:val="0"/>
      <w:marRight w:val="0"/>
      <w:marTop w:val="0"/>
      <w:marBottom w:val="0"/>
      <w:divBdr>
        <w:top w:val="none" w:sz="0" w:space="0" w:color="auto"/>
        <w:left w:val="none" w:sz="0" w:space="0" w:color="auto"/>
        <w:bottom w:val="none" w:sz="0" w:space="0" w:color="auto"/>
        <w:right w:val="none" w:sz="0" w:space="0" w:color="auto"/>
      </w:divBdr>
    </w:div>
    <w:div w:id="1901818507">
      <w:bodyDiv w:val="1"/>
      <w:marLeft w:val="0"/>
      <w:marRight w:val="0"/>
      <w:marTop w:val="0"/>
      <w:marBottom w:val="0"/>
      <w:divBdr>
        <w:top w:val="none" w:sz="0" w:space="0" w:color="auto"/>
        <w:left w:val="none" w:sz="0" w:space="0" w:color="auto"/>
        <w:bottom w:val="none" w:sz="0" w:space="0" w:color="auto"/>
        <w:right w:val="none" w:sz="0" w:space="0" w:color="auto"/>
      </w:divBdr>
    </w:div>
    <w:div w:id="1909880725">
      <w:bodyDiv w:val="1"/>
      <w:marLeft w:val="0"/>
      <w:marRight w:val="0"/>
      <w:marTop w:val="0"/>
      <w:marBottom w:val="0"/>
      <w:divBdr>
        <w:top w:val="none" w:sz="0" w:space="0" w:color="auto"/>
        <w:left w:val="none" w:sz="0" w:space="0" w:color="auto"/>
        <w:bottom w:val="none" w:sz="0" w:space="0" w:color="auto"/>
        <w:right w:val="none" w:sz="0" w:space="0" w:color="auto"/>
      </w:divBdr>
    </w:div>
    <w:div w:id="1915118877">
      <w:bodyDiv w:val="1"/>
      <w:marLeft w:val="0"/>
      <w:marRight w:val="0"/>
      <w:marTop w:val="0"/>
      <w:marBottom w:val="0"/>
      <w:divBdr>
        <w:top w:val="none" w:sz="0" w:space="0" w:color="auto"/>
        <w:left w:val="none" w:sz="0" w:space="0" w:color="auto"/>
        <w:bottom w:val="none" w:sz="0" w:space="0" w:color="auto"/>
        <w:right w:val="none" w:sz="0" w:space="0" w:color="auto"/>
      </w:divBdr>
    </w:div>
    <w:div w:id="1915776354">
      <w:bodyDiv w:val="1"/>
      <w:marLeft w:val="0"/>
      <w:marRight w:val="0"/>
      <w:marTop w:val="0"/>
      <w:marBottom w:val="0"/>
      <w:divBdr>
        <w:top w:val="none" w:sz="0" w:space="0" w:color="auto"/>
        <w:left w:val="none" w:sz="0" w:space="0" w:color="auto"/>
        <w:bottom w:val="none" w:sz="0" w:space="0" w:color="auto"/>
        <w:right w:val="none" w:sz="0" w:space="0" w:color="auto"/>
      </w:divBdr>
    </w:div>
    <w:div w:id="1918007120">
      <w:bodyDiv w:val="1"/>
      <w:marLeft w:val="0"/>
      <w:marRight w:val="0"/>
      <w:marTop w:val="0"/>
      <w:marBottom w:val="0"/>
      <w:divBdr>
        <w:top w:val="none" w:sz="0" w:space="0" w:color="auto"/>
        <w:left w:val="none" w:sz="0" w:space="0" w:color="auto"/>
        <w:bottom w:val="none" w:sz="0" w:space="0" w:color="auto"/>
        <w:right w:val="none" w:sz="0" w:space="0" w:color="auto"/>
      </w:divBdr>
    </w:div>
    <w:div w:id="1925188999">
      <w:bodyDiv w:val="1"/>
      <w:marLeft w:val="0"/>
      <w:marRight w:val="0"/>
      <w:marTop w:val="0"/>
      <w:marBottom w:val="0"/>
      <w:divBdr>
        <w:top w:val="none" w:sz="0" w:space="0" w:color="auto"/>
        <w:left w:val="none" w:sz="0" w:space="0" w:color="auto"/>
        <w:bottom w:val="none" w:sz="0" w:space="0" w:color="auto"/>
        <w:right w:val="none" w:sz="0" w:space="0" w:color="auto"/>
      </w:divBdr>
    </w:div>
    <w:div w:id="1947884346">
      <w:bodyDiv w:val="1"/>
      <w:marLeft w:val="0"/>
      <w:marRight w:val="0"/>
      <w:marTop w:val="0"/>
      <w:marBottom w:val="0"/>
      <w:divBdr>
        <w:top w:val="none" w:sz="0" w:space="0" w:color="auto"/>
        <w:left w:val="none" w:sz="0" w:space="0" w:color="auto"/>
        <w:bottom w:val="none" w:sz="0" w:space="0" w:color="auto"/>
        <w:right w:val="none" w:sz="0" w:space="0" w:color="auto"/>
      </w:divBdr>
    </w:div>
    <w:div w:id="1954751254">
      <w:bodyDiv w:val="1"/>
      <w:marLeft w:val="0"/>
      <w:marRight w:val="0"/>
      <w:marTop w:val="0"/>
      <w:marBottom w:val="0"/>
      <w:divBdr>
        <w:top w:val="none" w:sz="0" w:space="0" w:color="auto"/>
        <w:left w:val="none" w:sz="0" w:space="0" w:color="auto"/>
        <w:bottom w:val="none" w:sz="0" w:space="0" w:color="auto"/>
        <w:right w:val="none" w:sz="0" w:space="0" w:color="auto"/>
      </w:divBdr>
    </w:div>
    <w:div w:id="1960869689">
      <w:bodyDiv w:val="1"/>
      <w:marLeft w:val="0"/>
      <w:marRight w:val="0"/>
      <w:marTop w:val="0"/>
      <w:marBottom w:val="0"/>
      <w:divBdr>
        <w:top w:val="none" w:sz="0" w:space="0" w:color="auto"/>
        <w:left w:val="none" w:sz="0" w:space="0" w:color="auto"/>
        <w:bottom w:val="none" w:sz="0" w:space="0" w:color="auto"/>
        <w:right w:val="none" w:sz="0" w:space="0" w:color="auto"/>
      </w:divBdr>
    </w:div>
    <w:div w:id="1969779792">
      <w:bodyDiv w:val="1"/>
      <w:marLeft w:val="0"/>
      <w:marRight w:val="0"/>
      <w:marTop w:val="0"/>
      <w:marBottom w:val="0"/>
      <w:divBdr>
        <w:top w:val="none" w:sz="0" w:space="0" w:color="auto"/>
        <w:left w:val="none" w:sz="0" w:space="0" w:color="auto"/>
        <w:bottom w:val="none" w:sz="0" w:space="0" w:color="auto"/>
        <w:right w:val="none" w:sz="0" w:space="0" w:color="auto"/>
      </w:divBdr>
    </w:div>
    <w:div w:id="2008089981">
      <w:bodyDiv w:val="1"/>
      <w:marLeft w:val="0"/>
      <w:marRight w:val="0"/>
      <w:marTop w:val="0"/>
      <w:marBottom w:val="0"/>
      <w:divBdr>
        <w:top w:val="none" w:sz="0" w:space="0" w:color="auto"/>
        <w:left w:val="none" w:sz="0" w:space="0" w:color="auto"/>
        <w:bottom w:val="none" w:sz="0" w:space="0" w:color="auto"/>
        <w:right w:val="none" w:sz="0" w:space="0" w:color="auto"/>
      </w:divBdr>
    </w:div>
    <w:div w:id="2025587942">
      <w:bodyDiv w:val="1"/>
      <w:marLeft w:val="0"/>
      <w:marRight w:val="0"/>
      <w:marTop w:val="0"/>
      <w:marBottom w:val="0"/>
      <w:divBdr>
        <w:top w:val="none" w:sz="0" w:space="0" w:color="auto"/>
        <w:left w:val="none" w:sz="0" w:space="0" w:color="auto"/>
        <w:bottom w:val="none" w:sz="0" w:space="0" w:color="auto"/>
        <w:right w:val="none" w:sz="0" w:space="0" w:color="auto"/>
      </w:divBdr>
    </w:div>
    <w:div w:id="2068725389">
      <w:bodyDiv w:val="1"/>
      <w:marLeft w:val="0"/>
      <w:marRight w:val="0"/>
      <w:marTop w:val="0"/>
      <w:marBottom w:val="0"/>
      <w:divBdr>
        <w:top w:val="none" w:sz="0" w:space="0" w:color="auto"/>
        <w:left w:val="none" w:sz="0" w:space="0" w:color="auto"/>
        <w:bottom w:val="none" w:sz="0" w:space="0" w:color="auto"/>
        <w:right w:val="none" w:sz="0" w:space="0" w:color="auto"/>
      </w:divBdr>
    </w:div>
    <w:div w:id="2075618728">
      <w:bodyDiv w:val="1"/>
      <w:marLeft w:val="0"/>
      <w:marRight w:val="0"/>
      <w:marTop w:val="0"/>
      <w:marBottom w:val="0"/>
      <w:divBdr>
        <w:top w:val="none" w:sz="0" w:space="0" w:color="auto"/>
        <w:left w:val="none" w:sz="0" w:space="0" w:color="auto"/>
        <w:bottom w:val="none" w:sz="0" w:space="0" w:color="auto"/>
        <w:right w:val="none" w:sz="0" w:space="0" w:color="auto"/>
      </w:divBdr>
    </w:div>
    <w:div w:id="2078092167">
      <w:bodyDiv w:val="1"/>
      <w:marLeft w:val="0"/>
      <w:marRight w:val="0"/>
      <w:marTop w:val="0"/>
      <w:marBottom w:val="0"/>
      <w:divBdr>
        <w:top w:val="none" w:sz="0" w:space="0" w:color="auto"/>
        <w:left w:val="none" w:sz="0" w:space="0" w:color="auto"/>
        <w:bottom w:val="none" w:sz="0" w:space="0" w:color="auto"/>
        <w:right w:val="none" w:sz="0" w:space="0" w:color="auto"/>
      </w:divBdr>
    </w:div>
    <w:div w:id="2092123011">
      <w:bodyDiv w:val="1"/>
      <w:marLeft w:val="0"/>
      <w:marRight w:val="0"/>
      <w:marTop w:val="0"/>
      <w:marBottom w:val="0"/>
      <w:divBdr>
        <w:top w:val="none" w:sz="0" w:space="0" w:color="auto"/>
        <w:left w:val="none" w:sz="0" w:space="0" w:color="auto"/>
        <w:bottom w:val="none" w:sz="0" w:space="0" w:color="auto"/>
        <w:right w:val="none" w:sz="0" w:space="0" w:color="auto"/>
      </w:divBdr>
    </w:div>
    <w:div w:id="2092658480">
      <w:bodyDiv w:val="1"/>
      <w:marLeft w:val="0"/>
      <w:marRight w:val="0"/>
      <w:marTop w:val="0"/>
      <w:marBottom w:val="0"/>
      <w:divBdr>
        <w:top w:val="none" w:sz="0" w:space="0" w:color="auto"/>
        <w:left w:val="none" w:sz="0" w:space="0" w:color="auto"/>
        <w:bottom w:val="none" w:sz="0" w:space="0" w:color="auto"/>
        <w:right w:val="none" w:sz="0" w:space="0" w:color="auto"/>
      </w:divBdr>
    </w:div>
    <w:div w:id="2109109798">
      <w:bodyDiv w:val="1"/>
      <w:marLeft w:val="0"/>
      <w:marRight w:val="0"/>
      <w:marTop w:val="0"/>
      <w:marBottom w:val="0"/>
      <w:divBdr>
        <w:top w:val="none" w:sz="0" w:space="0" w:color="auto"/>
        <w:left w:val="none" w:sz="0" w:space="0" w:color="auto"/>
        <w:bottom w:val="none" w:sz="0" w:space="0" w:color="auto"/>
        <w:right w:val="none" w:sz="0" w:space="0" w:color="auto"/>
      </w:divBdr>
    </w:div>
    <w:div w:id="2112780250">
      <w:bodyDiv w:val="1"/>
      <w:marLeft w:val="0"/>
      <w:marRight w:val="0"/>
      <w:marTop w:val="0"/>
      <w:marBottom w:val="0"/>
      <w:divBdr>
        <w:top w:val="none" w:sz="0" w:space="0" w:color="auto"/>
        <w:left w:val="none" w:sz="0" w:space="0" w:color="auto"/>
        <w:bottom w:val="none" w:sz="0" w:space="0" w:color="auto"/>
        <w:right w:val="none" w:sz="0" w:space="0" w:color="auto"/>
      </w:divBdr>
    </w:div>
    <w:div w:id="212692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Hazel\Biomass%20Industrial\BIOMASS%20SOW%20(based%20on%20METOP%20S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EB6642A39E3B49AE3DCE73A6AB35DA" ma:contentTypeVersion="0" ma:contentTypeDescription="Create a new document." ma:contentTypeScope="" ma:versionID="0ed5f080eb5227d4a2a7eca3c7df782b">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BD7516-F5D1-4561-A82C-F15BBE96F5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1A61A4-1697-428B-9150-765DA4BC8365}">
  <ds:schemaRefs>
    <ds:schemaRef ds:uri="http://schemas.openxmlformats.org/officeDocument/2006/bibliography"/>
  </ds:schemaRefs>
</ds:datastoreItem>
</file>

<file path=customXml/itemProps3.xml><?xml version="1.0" encoding="utf-8"?>
<ds:datastoreItem xmlns:ds="http://schemas.openxmlformats.org/officeDocument/2006/customXml" ds:itemID="{EC88A531-A468-41ED-A376-A895E4EBC574}">
  <ds:schemaRefs>
    <ds:schemaRef ds:uri="http://schemas.microsoft.com/sharepoint/v3/contenttype/forms"/>
  </ds:schemaRefs>
</ds:datastoreItem>
</file>

<file path=customXml/itemProps4.xml><?xml version="1.0" encoding="utf-8"?>
<ds:datastoreItem xmlns:ds="http://schemas.openxmlformats.org/officeDocument/2006/customXml" ds:itemID="{A1510EA8-83EA-4244-A6F3-B15DB1A3F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BIOMASS SOW (based on METOP SG).dot</Template>
  <TotalTime>0</TotalTime>
  <Pages>1</Pages>
  <Words>4119</Words>
  <Characters>25951</Characters>
  <Application>Microsoft Office Word</Application>
  <DocSecurity>0</DocSecurity>
  <Lines>216</Lines>
  <Paragraphs>60</Paragraphs>
  <ScaleCrop>false</ScaleCrop>
  <HeadingPairs>
    <vt:vector size="8" baseType="variant">
      <vt:variant>
        <vt:lpstr>Title</vt:lpstr>
      </vt:variant>
      <vt:variant>
        <vt:i4>1</vt:i4>
      </vt:variant>
      <vt:variant>
        <vt:lpstr>Titel</vt:lpstr>
      </vt:variant>
      <vt:variant>
        <vt:i4>1</vt:i4>
      </vt:variant>
      <vt:variant>
        <vt:lpstr>Titre</vt:lpstr>
      </vt:variant>
      <vt:variant>
        <vt:i4>1</vt:i4>
      </vt:variant>
      <vt:variant>
        <vt:lpstr>Título</vt:lpstr>
      </vt:variant>
      <vt:variant>
        <vt:i4>1</vt:i4>
      </vt:variant>
    </vt:vector>
  </HeadingPairs>
  <TitlesOfParts>
    <vt:vector size="4" baseType="lpstr">
      <vt:lpstr>S2NG SSOW THW</vt:lpstr>
      <vt:lpstr>S2NG SSOW THW</vt:lpstr>
      <vt:lpstr>S2NG SSOW THW</vt:lpstr>
      <vt:lpstr>BIOMASS Project Template</vt:lpstr>
    </vt:vector>
  </TitlesOfParts>
  <Company>Airbus Defence and Space</Company>
  <LinksUpToDate>false</LinksUpToDate>
  <CharactersWithSpaces>30010</CharactersWithSpaces>
  <SharedDoc>false</SharedDoc>
  <HLinks>
    <vt:vector size="24" baseType="variant">
      <vt:variant>
        <vt:i4>8323118</vt:i4>
      </vt:variant>
      <vt:variant>
        <vt:i4>120</vt:i4>
      </vt:variant>
      <vt:variant>
        <vt:i4>0</vt:i4>
      </vt:variant>
      <vt:variant>
        <vt:i4>5</vt:i4>
      </vt:variant>
      <vt:variant>
        <vt:lpwstr>http://www.ecss.nl/</vt:lpwstr>
      </vt:variant>
      <vt:variant>
        <vt:lpwstr/>
      </vt:variant>
      <vt:variant>
        <vt:i4>1376304</vt:i4>
      </vt:variant>
      <vt:variant>
        <vt:i4>107</vt:i4>
      </vt:variant>
      <vt:variant>
        <vt:i4>0</vt:i4>
      </vt:variant>
      <vt:variant>
        <vt:i4>5</vt:i4>
      </vt:variant>
      <vt:variant>
        <vt:lpwstr/>
      </vt:variant>
      <vt:variant>
        <vt:lpwstr>_Toc410701453</vt:lpwstr>
      </vt:variant>
      <vt:variant>
        <vt:i4>1310768</vt:i4>
      </vt:variant>
      <vt:variant>
        <vt:i4>98</vt:i4>
      </vt:variant>
      <vt:variant>
        <vt:i4>0</vt:i4>
      </vt:variant>
      <vt:variant>
        <vt:i4>5</vt:i4>
      </vt:variant>
      <vt:variant>
        <vt:lpwstr/>
      </vt:variant>
      <vt:variant>
        <vt:lpwstr>_Toc410701444</vt:lpwstr>
      </vt:variant>
      <vt:variant>
        <vt:i4>1310768</vt:i4>
      </vt:variant>
      <vt:variant>
        <vt:i4>92</vt:i4>
      </vt:variant>
      <vt:variant>
        <vt:i4>0</vt:i4>
      </vt:variant>
      <vt:variant>
        <vt:i4>5</vt:i4>
      </vt:variant>
      <vt:variant>
        <vt:lpwstr/>
      </vt:variant>
      <vt:variant>
        <vt:lpwstr>_Toc410701443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S2NG SSOW THW</dc:title>
  <dc:creator>christopher.speidel@airbus.com</dc:creator>
  <cp:keywords/>
  <cp:lastModifiedBy>Speidel, Christopher [DE]</cp:lastModifiedBy>
  <cp:revision>34</cp:revision>
  <cp:lastPrinted>2026-03-04T09:44:00Z</cp:lastPrinted>
  <dcterms:created xsi:type="dcterms:W3CDTF">2025-12-12T12:52:00Z</dcterms:created>
  <dcterms:modified xsi:type="dcterms:W3CDTF">2026-03-04T09:44:00Z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S2NG-SOW-ADSF-SYS-1002223258</vt:lpwstr>
  </property>
  <property fmtid="{D5CDD505-2E9C-101B-9397-08002B2CF9AE}" pid="3" name="Issue">
    <vt:lpwstr>01</vt:lpwstr>
  </property>
  <property fmtid="{D5CDD505-2E9C-101B-9397-08002B2CF9AE}" pid="4" name="Document Title">
    <vt:lpwstr>A Mission S2NG Document</vt:lpwstr>
  </property>
  <property fmtid="{D5CDD505-2E9C-101B-9397-08002B2CF9AE}" pid="5" name="CI Code">
    <vt:lpwstr>TBC</vt:lpwstr>
  </property>
  <property fmtid="{D5CDD505-2E9C-101B-9397-08002B2CF9AE}" pid="6" name="Export Rating">
    <vt:lpwstr>NO</vt:lpwstr>
  </property>
  <property fmtid="{D5CDD505-2E9C-101B-9397-08002B2CF9AE}" pid="7" name="Export Rated By">
    <vt:lpwstr>X. XXXXXX</vt:lpwstr>
  </property>
  <property fmtid="{D5CDD505-2E9C-101B-9397-08002B2CF9AE}" pid="8" name="Issue Date">
    <vt:lpwstr>04.03.2026</vt:lpwstr>
  </property>
  <property fmtid="{D5CDD505-2E9C-101B-9397-08002B2CF9AE}" pid="9" name="ContentTypeId">
    <vt:lpwstr>0x01010063EB6642A39E3B49AE3DCE73A6AB35DA</vt:lpwstr>
  </property>
  <property fmtid="{D5CDD505-2E9C-101B-9397-08002B2CF9AE}" pid="10" name="Equipment">
    <vt:lpwstr>THW</vt:lpwstr>
  </property>
  <property fmtid="{D5CDD505-2E9C-101B-9397-08002B2CF9AE}" pid="11" name="Year">
    <vt:lpwstr>2026</vt:lpwstr>
  </property>
  <property fmtid="{D5CDD505-2E9C-101B-9397-08002B2CF9AE}" pid="12" name="TitusGUID">
    <vt:lpwstr>335e28f2-2ddc-431f-83b0-143133335d39</vt:lpwstr>
  </property>
  <property fmtid="{D5CDD505-2E9C-101B-9397-08002B2CF9AE}" pid="13" name="LABEL">
    <vt:lpwstr>S</vt:lpwstr>
  </property>
  <property fmtid="{D5CDD505-2E9C-101B-9397-08002B2CF9AE}" pid="14" name="L1">
    <vt:lpwstr>C-ALL</vt:lpwstr>
  </property>
  <property fmtid="{D5CDD505-2E9C-101B-9397-08002B2CF9AE}" pid="15" name="L2">
    <vt:lpwstr>C-CS</vt:lpwstr>
  </property>
  <property fmtid="{D5CDD505-2E9C-101B-9397-08002B2CF9AE}" pid="16" name="L3">
    <vt:lpwstr>C-AD-AMB</vt:lpwstr>
  </property>
  <property fmtid="{D5CDD505-2E9C-101B-9397-08002B2CF9AE}" pid="17" name="CCAV">
    <vt:lpwstr>
    </vt:lpwstr>
  </property>
  <property fmtid="{D5CDD505-2E9C-101B-9397-08002B2CF9AE}" pid="18" name="Visual">
    <vt:lpwstr>0</vt:lpwstr>
  </property>
  <property fmtid="{D5CDD505-2E9C-101B-9397-08002B2CF9AE}" pid="19" name="Project">
    <vt:lpwstr>S2NG</vt:lpwstr>
  </property>
  <property fmtid="{D5CDD505-2E9C-101B-9397-08002B2CF9AE}" pid="20" name="TaggedBy">
    <vt:lpwstr>a1006794</vt:lpwstr>
  </property>
  <property fmtid="{D5CDD505-2E9C-101B-9397-08002B2CF9AE}" pid="21" name="L">
    <vt:lpwstr>XXPUB</vt:lpwstr>
  </property>
  <property fmtid="{D5CDD505-2E9C-101B-9397-08002B2CF9AE}" pid="22" name="STAMP">
    <vt:lpwstr>NO</vt:lpwstr>
  </property>
</Properties>
</file>